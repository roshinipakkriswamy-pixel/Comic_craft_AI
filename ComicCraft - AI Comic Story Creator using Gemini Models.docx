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494101568"/>
        <w:tag w:val="goog_rdk_5"/>
      </w:sdtPr>
      <w:sdtContent>
        <w:p w:rsidR="00000000" w:rsidDel="00000000" w:rsidP="00000000" w:rsidRDefault="00000000" w:rsidRPr="00000000" w14:paraId="00000001">
          <w:pPr>
            <w:keepNext w:val="0"/>
            <w:ind w:right="-6.666666666666288" w:firstLine="1133.8582677165355"/>
            <w:rPr>
              <w:ins w:author="K Desavalli" w:id="3" w:date="2026-09-23T04:01:06Z"/>
              <w:rPrChange w:author="K Desavalli" w:id="4" w:date="2026-09-23T04:01:06Z">
                <w:rPr>
                  <w:rFonts w:ascii="Arial" w:cs="Arial" w:eastAsia="Arial" w:hAnsi="Arial"/>
                  <w:b w:val="0"/>
                  <w:bCs w:val="0"/>
                  <w:i w:val="0"/>
                  <w:iCs w:val="0"/>
                  <w:smallCaps w:val="0"/>
                  <w:strike w:val="0"/>
                  <w:color w:val="000000"/>
                  <w:sz w:val="22"/>
                  <w:szCs w:val="22"/>
                  <w:u w:val="none"/>
                  <w:shd w:fill="auto" w:val="clear"/>
                  <w:vertAlign w:val="baseline"/>
                </w:rPr>
              </w:rPrChange>
            </w:rPr>
            <w:pPrChange w:author="Vishvaa S" w:id="0" w:date="2026-09-23T04:08:58Z">
              <w:pPr>
                <w:keepNext w:val="0"/>
                <w:ind w:firstLine="1133.8582677165355"/>
              </w:pPr>
            </w:pPrChange>
          </w:pPr>
          <w:sdt>
            <w:sdtPr>
              <w:id w:val="-1322344640"/>
              <w:tag w:val="goog_rdk_1"/>
            </w:sdtPr>
            <w:sdtContent>
              <w:ins w:author="Anonymous" w:id="1" w:date="2026-09-23T04:14:30Z"/>
              <w:sdt>
                <w:sdtPr>
                  <w:id w:val="-1409022345"/>
                  <w:tag w:val="goog_rdk_2"/>
                </w:sdtPr>
                <w:sdtContent>
                  <w:ins w:author="Anonymous" w:id="1" w:date="2026-09-23T04:14:30Z">
                    <w:r w:rsidDel="00000000" w:rsidR="00000000" w:rsidRPr="00000000">
                      <w:rPr>
                        <w:rtl w:val="0"/>
                        <w:rPrChange w:author="Anonymous" w:id="2" w:date="2026-09-23T04:14:30Z">
                          <w:rPr>
                            <w:rFonts w:ascii="Arial" w:cs="Arial" w:eastAsia="Arial" w:hAnsi="Arial"/>
                            <w:b w:val="0"/>
                            <w:bCs w:val="0"/>
                            <w:i w:val="0"/>
                            <w:iCs w:val="0"/>
                            <w:smallCaps w:val="0"/>
                            <w:strike w:val="0"/>
                            <w:color w:val="000000"/>
                            <w:sz w:val="22"/>
                            <w:szCs w:val="22"/>
                            <w:u w:val="none"/>
                            <w:shd w:fill="auto" w:val="clear"/>
                            <w:vertAlign w:val="baseline"/>
                          </w:rPr>
                        </w:rPrChange>
                      </w:rPr>
                      <w:t xml:space="preserve"> vb</w:t>
                    </w:r>
                  </w:ins>
                </w:sdtContent>
              </w:sdt>
              <w:ins w:author="Anonymous" w:id="1" w:date="2026-09-23T04:14:30Z"/>
            </w:sdtContent>
          </w:sdt>
          <w:sdt>
            <w:sdtPr>
              <w:id w:val="6793495"/>
              <w:tag w:val="goog_rdk_3"/>
            </w:sdtPr>
            <w:sdtContent>
              <w:ins w:author="K Desavalli" w:id="3" w:date="2026-09-23T04:01:06Z"/>
              <w:sdt>
                <w:sdtPr>
                  <w:id w:val="1625140396"/>
                  <w:tag w:val="goog_rdk_4"/>
                </w:sdtPr>
                <w:sdtContent>
                  <w:ins w:author="K Desavalli" w:id="3" w:date="2026-09-23T04:01:06Z">
                    <w:r w:rsidDel="00000000" w:rsidR="00000000" w:rsidRPr="00000000">
                      <w:rPr>
                        <w:rtl w:val="0"/>
                      </w:rPr>
                    </w:r>
                  </w:ins>
                </w:sdtContent>
              </w:sdt>
              <w:ins w:author="K Desavalli" w:id="3" w:date="2026-09-23T04:01:06Z"/>
            </w:sdtContent>
          </w:sdt>
        </w:p>
      </w:sdtContent>
    </w:sdt>
    <w:sdt>
      <w:sdtPr>
        <w:id w:val="-104297334"/>
        <w:tag w:val="goog_rdk_13"/>
      </w:sdtPr>
      <w:sdtContent>
        <w:p w:rsidR="00000000" w:rsidDel="00000000" w:rsidP="00000000" w:rsidRDefault="00000000" w:rsidRPr="00000000" w14:paraId="00000002">
          <w:pPr>
            <w:keepNext w:val="0"/>
            <w:rPr>
              <w:ins w:author="Anonymous" w:id="9" w:date="2026-09-22T05:57:54Z"/>
              <w:rFonts w:ascii="Arial" w:cs="Arial" w:eastAsia="Arial" w:hAnsi="Arial"/>
              <w:b w:val="0"/>
              <w:bCs w:val="0"/>
              <w:i w:val="0"/>
              <w:iCs w:val="0"/>
              <w:smallCaps w:val="0"/>
              <w:strike w:val="0"/>
              <w:color w:val="000000"/>
              <w:sz w:val="22"/>
              <w:szCs w:val="22"/>
              <w:u w:val="none"/>
              <w:shd w:fill="auto" w:val="clear"/>
              <w:vertAlign w:val="baseline"/>
              <w:rPrChange w:author="Maha Lakshmi" w:id="11" w:date="2026-09-22T14:12:59Z">
                <w:rPr>
                  <w:rFonts w:ascii="Arial" w:cs="Arial" w:eastAsia="Arial" w:hAnsi="Arial"/>
                  <w:b w:val="0"/>
                  <w:bCs w:val="0"/>
                  <w:i w:val="0"/>
                  <w:iCs w:val="0"/>
                  <w:smallCaps w:val="0"/>
                  <w:strike w:val="0"/>
                  <w:color w:val="000000"/>
                  <w:sz w:val="22"/>
                  <w:szCs w:val="22"/>
                  <w:u w:val="none"/>
                  <w:shd w:fill="auto" w:val="clear"/>
                  <w:vertAlign w:val="baseline"/>
                </w:rPr>
              </w:rPrChange>
            </w:rPr>
            <w:pPrChange w:author="Maha Lakshmi" w:id="0" w:date="2026-09-22T14:12:59Z">
              <w:pPr/>
            </w:pPrChange>
          </w:pPr>
          <w:sdt>
            <w:sdtPr>
              <w:id w:val="1868788111"/>
              <w:tag w:val="goog_rdk_8"/>
            </w:sdtPr>
            <w:sdtContent>
              <w:ins w:author="Naseer Ahamed" w:id="6" w:date="2026-09-22T09:53:23Z">
                <w:sdt>
                  <w:sdtPr>
                    <w:id w:val="1668942392"/>
                    <w:tag w:val="goog_rdk_9"/>
                  </w:sdtPr>
                  <w:sdtContent>
                    <w:del w:author="Selvi Subramaniyan" w:id="7" w:date="2026-09-22T16:27:16Z"/>
                  </w:sdtContent>
                </w:sdt>
              </w:ins>
              <w:sdt>
                <w:sdtPr>
                  <w:id w:val="45797359"/>
                  <w:tag w:val="goog_rdk_10"/>
                </w:sdtPr>
                <w:sdtContent>
                  <w:ins w:author="Naseer Ahamed" w:id="6" w:date="2026-09-22T09:53:23Z">
                    <w:del w:author="Selvi Subramaniyan" w:id="7" w:date="2026-09-22T16:27:16Z">
                      <w:r w:rsidDel="00000000" w:rsidR="00000000" w:rsidRPr="00000000">
                        <w:rPr>
                          <w:rtl w:val="0"/>
                          <w:rPrChange w:author="Naseer Ahamed" w:id="8" w:date="2026-09-22T09:53:23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Web</w:delText>
                      </w:r>
                    </w:del>
                  </w:ins>
                </w:sdtContent>
              </w:sdt>
              <w:ins w:author="Naseer Ahamed" w:id="6" w:date="2026-09-22T09:53:23Z">
                <w:del w:author="Selvi Subramaniyan" w:id="7" w:date="2026-09-22T16:27:16Z"/>
              </w:ins>
            </w:sdtContent>
          </w:sdt>
          <w:sdt>
            <w:sdtPr>
              <w:id w:val="-2048076256"/>
              <w:tag w:val="goog_rdk_11"/>
            </w:sdtPr>
            <w:sdtContent>
              <w:ins w:author="Anonymous" w:id="9" w:date="2026-09-22T05:57:54Z"/>
              <w:sdt>
                <w:sdtPr>
                  <w:id w:val="344924403"/>
                  <w:tag w:val="goog_rdk_12"/>
                </w:sdtPr>
                <w:sdtContent>
                  <w:ins w:author="Anonymous" w:id="9" w:date="2026-09-22T05:57:54Z">
                    <w:r w:rsidDel="00000000" w:rsidR="00000000" w:rsidRPr="00000000">
                      <w:rPr>
                        <w:rtl w:val="0"/>
                      </w:rPr>
                    </w:r>
                  </w:ins>
                </w:sdtContent>
              </w:sdt>
              <w:ins w:author="Anonymous" w:id="9" w:date="2026-09-22T05:57:54Z"/>
            </w:sdtContent>
          </w:sdt>
        </w:p>
      </w:sdtContent>
    </w:sdt>
    <w:sdt>
      <w:sdtPr>
        <w:lock w:val="contentLocked"/>
        <w:id w:val="1803930832"/>
        <w:tag w:val="goog_rdk_190"/>
      </w:sdtPr>
      <w:sdtContent>
        <w:tbl>
          <w:tblPr>
            <w:tblStyle w:val="Table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sdt>
            <w:sdtPr>
              <w:id w:val="677765518"/>
              <w:tag w:val="goog_rdk_14"/>
            </w:sdtPr>
            <w:sdtContent>
              <w:tr>
                <w:trPr>
                  <w:cantSplit w:val="0"/>
                  <w:trHeight w:val="1440.9375" w:hRule="atLeast"/>
                  <w:tblHeader w:val="1"/>
                  <w:ins w:author="Anonymous" w:id="9" w:date="2026-09-22T05:57:54Z"/>
                  <w:trPrChange w:author="Nithisha s" w:id="12" w:date="2026-09-22T08:47:46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Nithisha s" w:id="12" w:date="2026-09-22T08:47:46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sdt>
                    <w:sdtPr>
                      <w:id w:val="741755612"/>
                      <w:tag w:val="goog_rdk_18"/>
                    </w:sdtPr>
                    <w:sdtContent>
                      <w:p w:rsidR="00000000" w:rsidDel="00000000" w:rsidP="00000000" w:rsidRDefault="00000000" w:rsidRPr="00000000" w14:paraId="00000003">
                        <w:pPr>
                          <w:pStyle w:val="Heading2"/>
                          <w:widowControl w:val="0"/>
                          <w:spacing w:after="120" w:before="120" w:line="240" w:lineRule="auto"/>
                          <w:rPr>
                            <w:ins w:author="Hema Latha" w:id="13" w:date="2026-09-22T06:43:45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91198078"/>
                            <w:tag w:val="goog_rdk_16"/>
                          </w:sdtPr>
                          <w:sdtContent>
                            <w:ins w:author="Hema Latha" w:id="13" w:date="2026-09-22T06:43:45Z"/>
                            <w:sdt>
                              <w:sdtPr>
                                <w:id w:val="55540017"/>
                                <w:tag w:val="goog_rdk_17"/>
                              </w:sdtPr>
                              <w:sdtContent>
                                <w:ins w:author="Hema Latha" w:id="13" w:date="2026-09-22T06:43:4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Comiccraft-ai comic story creator using gemini models</w:t>
                                  </w:r>
                                </w:ins>
                              </w:sdtContent>
                            </w:sdt>
                            <w:ins w:author="Hema Latha" w:id="13" w:date="2026-09-22T06:43:45Z">
                              <w:bookmarkStart w:colFirst="0" w:colLast="0" w:name="_heading=h.ltirta6tpx7p" w:id="0"/>
                              <w:bookmarkEnd w:id="0"/>
                            </w:ins>
                          </w:sdtContent>
                        </w:sdt>
                      </w:p>
                    </w:sdtContent>
                  </w:sdt>
                  <w:sdt>
                    <w:sdtPr>
                      <w:id w:val="-235591041"/>
                      <w:tag w:val="goog_rdk_25"/>
                    </w:sdtPr>
                    <w:sdtContent>
                      <w:p w:rsidR="00000000" w:rsidDel="00000000" w:rsidP="00000000" w:rsidRDefault="00000000" w:rsidRPr="00000000" w14:paraId="00000004">
                        <w:pPr>
                          <w:pStyle w:val="Heading2"/>
                          <w:widowControl w:val="0"/>
                          <w:spacing w:after="120" w:before="120" w:line="240" w:lineRule="auto"/>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Change w:author="Hema Latha" w:id="0" w:date="2026-09-22T06:43:45Z">
                            <w:pPr>
                              <w:pStyle w:val="Heading2"/>
                              <w:widowControl w:val="0"/>
                              <w:spacing w:after="120" w:before="120" w:line="240" w:lineRule="auto"/>
                            </w:pPr>
                          </w:pPrChange>
                        </w:pPr>
                        <w:sdt>
                          <w:sdtPr>
                            <w:id w:val="899678961"/>
                            <w:tag w:val="goog_rdk_21"/>
                          </w:sdtPr>
                          <w:sdtContent>
                            <w:ins w:author="Anonymous" w:id="9" w:date="2026-09-22T05:57:54Z">
                              <w:sdt>
                                <w:sdtPr>
                                  <w:id w:val="154054421"/>
                                  <w:tag w:val="goog_rdk_22"/>
                                </w:sdtPr>
                                <w:sdtContent>
                                  <w:del w:author="Hema Latha" w:id="13" w:date="2026-09-22T06:43:45Z"/>
                                </w:sdtContent>
                              </w:sdt>
                            </w:ins>
                            <w:sdt>
                              <w:sdtPr>
                                <w:id w:val="333339173"/>
                                <w:tag w:val="goog_rdk_23"/>
                              </w:sdtPr>
                              <w:sdtContent>
                                <w:ins w:author="Anonymous" w:id="9" w:date="2026-09-22T05:57:54Z">
                                  <w:del w:author="Hema Latha" w:id="13" w:date="2026-09-22T06:43:4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Anonymous" w:id="9" w:date="2026-09-22T05:57:54Z">
                              <w:bookmarkStart w:colFirst="0" w:colLast="0" w:name="_heading=h.ltirta6tpx7p" w:id="0"/>
                              <w:bookmarkEnd w:id="0"/>
                              <w:del w:author="Hema Latha" w:id="13" w:date="2026-09-22T06:43:45Z"/>
                              <w:sdt>
                                <w:sdtPr>
                                  <w:id w:val="1780997070"/>
                                  <w:tag w:val="goog_rdk_24"/>
                                </w:sdtPr>
                                <w:sdtContent>
                                  <w:r w:rsidDel="00000000" w:rsidR="00000000" w:rsidRPr="00000000">
                                    <w:rPr>
                                      <w:rtl w:val="0"/>
                                    </w:rPr>
                                  </w:r>
                                </w:sdtContent>
                              </w:sdt>
                            </w:ins>
                          </w:sdtContent>
                        </w:sdt>
                      </w:p>
                    </w:sdtContent>
                  </w:sdt>
                </w:tc>
              </w:tr>
            </w:sdtContent>
          </w:sdt>
          <w:sdt>
            <w:sdtPr>
              <w:id w:val="1016677638"/>
              <w:tag w:val="goog_rdk_32"/>
            </w:sdtPr>
            <w:sdtContent>
              <w:tr>
                <w:trPr>
                  <w:cantSplit w:val="0"/>
                  <w:tblHeader w:val="1"/>
                  <w:ins w:author="Anonymous" w:id="9" w:date="2026-09-22T05:57:54Z"/>
                  <w:trPrChange w:author="Mohammed Aatheem" w:id="15" w:date="2026-09-22T10:52:46Z">
                    <w:trPr>
                      <w:cantSplit w:val="0"/>
                      <w:tblHeader w:val="1"/>
                    </w:trPr>
                  </w:trPrChange>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Change w:author="Mohammed Aatheem" w:id="15" w:date="2026-09-22T10:52:46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tcPrChange>
                  </w:tcPr>
                  <w:sdt>
                    <w:sdtPr>
                      <w:id w:val="-1370017285"/>
                      <w:tag w:val="goog_rdk_77"/>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2461457"/>
                            <w:tag w:val="goog_rdk_34"/>
                          </w:sdtPr>
                          <w:sdtContent>
                            <w:ins w:author="Hema Latha" w:id="16" w:date="2026-09-22T06:45:18Z"/>
                            <w:sdt>
                              <w:sdtPr>
                                <w:id w:val="-1520532963"/>
                                <w:tag w:val="goog_rdk_35"/>
                              </w:sdtPr>
                              <w:sdtContent>
                                <w:ins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Hema Latha" w:id="16" w:date="2026-09-22T06:45:18Z"/>
                          </w:sdtContent>
                        </w:sdt>
                        <w:sdt>
                          <w:sdtPr>
                            <w:id w:val="-1782456812"/>
                            <w:tag w:val="goog_rdk_36"/>
                          </w:sdtPr>
                          <w:sdtContent>
                            <w:ins w:author="Anonymous" w:id="9" w:date="2026-09-22T05:57:54Z">
                              <w:sdt>
                                <w:sdtPr>
                                  <w:id w:val="-672979710"/>
                                  <w:tag w:val="goog_rdk_37"/>
                                </w:sdtPr>
                                <w:sdtContent>
                                  <w:del w:author="Hema Latha" w:id="16" w:date="2026-09-22T06:45:18Z">
                                    <w:r w:rsidDel="00000000" w:rsidR="00000000" w:rsidRPr="00000000">
                                      <w:rPr>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 name="image3.png"/>
                                          <a:graphic>
                                            <a:graphicData uri="http://schemas.openxmlformats.org/drawingml/2006/picture">
                                              <pic:pic>
                                                <pic:nvPicPr>
                                                  <pic:cNvPr descr="Files" id="0" name="image3.png"/>
                                                  <pic:cNvPicPr preferRelativeResize="0"/>
                                                </pic:nvPicPr>
                                                <pic:blipFill>
                                                  <a:blip r:embed="rId7"/>
                                                  <a:srcRect b="0" l="0" r="0" t="0"/>
                                                  <a:stretch>
                                                    <a:fillRect/>
                                                  </a:stretch>
                                                </pic:blipFill>
                                                <pic:spPr>
                                                  <a:xfrm>
                                                    <a:off x="0" y="0"/>
                                                    <a:ext cx="190500" cy="152400"/>
                                                  </a:xfrm>
                                                  <a:prstGeom prst="rect"/>
                                                  <a:ln/>
                                                </pic:spPr>
                                              </pic:pic>
                                            </a:graphicData>
                                          </a:graphic>
                                        </wp:inline>
                                      </w:drawing>
                                    </w:r>
                                  </w:del>
                                </w:sdtContent>
                              </w:sdt>
                            </w:ins>
                            <w:sdt>
                              <w:sdtPr>
                                <w:id w:val="400290425"/>
                                <w:tag w:val="goog_rdk_38"/>
                              </w:sdtPr>
                              <w:sdtContent>
                                <w:ins w:author="Anonymous" w:id="9" w:date="2026-09-22T05:57:5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9" w:date="2026-09-22T05:57:54Z">
                              <w:del w:author="Hema Latha" w:id="16" w:date="2026-09-22T06:45:18Z"/>
                            </w:ins>
                          </w:sdtContent>
                        </w:sdt>
                        <w:sdt>
                          <w:sdtPr>
                            <w:id w:val="-1572175998"/>
                            <w:tag w:val="goog_rdk_39"/>
                          </w:sdtPr>
                          <w:sdtContent>
                            <w:ins w:author="Anonymous" w:id="17" w:date="2026-09-22T06:11:03Z">
                              <w:sdt>
                                <w:sdtPr>
                                  <w:id w:val="926322847"/>
                                  <w:tag w:val="goog_rdk_40"/>
                                </w:sdtPr>
                                <w:sdtContent>
                                  <w:del w:author="Hema Latha" w:id="16" w:date="2026-09-22T06:45:18Z"/>
                                </w:sdtContent>
                              </w:sdt>
                            </w:ins>
                            <w:sdt>
                              <w:sdtPr>
                                <w:id w:val="-1005378938"/>
                                <w:tag w:val="goog_rdk_41"/>
                              </w:sdtPr>
                              <w:sdtContent>
                                <w:ins w:author="Anonymous" w:id="17" w:date="2026-09-22T06:11:03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Anonymous" w:id="17" w:date="2026-09-22T06:11:03Z">
                              <w:del w:author="Hema Latha" w:id="16" w:date="2026-09-22T06:45:18Z"/>
                            </w:ins>
                          </w:sdtContent>
                        </w:sdt>
                        <w:sdt>
                          <w:sdtPr>
                            <w:id w:val="-535386383"/>
                            <w:tag w:val="goog_rdk_42"/>
                          </w:sdtPr>
                          <w:sdtContent>
                            <w:ins w:author="Anonymous" w:id="9" w:date="2026-09-22T05:57:54Z">
                              <w:sdt>
                                <w:sdtPr>
                                  <w:id w:val="-1436028600"/>
                                  <w:tag w:val="goog_rdk_43"/>
                                </w:sdtPr>
                                <w:sdtContent>
                                  <w:del w:author="Hema Latha" w:id="16" w:date="2026-09-22T06:45:18Z"/>
                                </w:sdtContent>
                              </w:sdt>
                            </w:ins>
                          </w:sdtContent>
                        </w:sdt>
                        <w:sdt>
                          <w:sdtPr>
                            <w:id w:val="-1922985674"/>
                            <w:tag w:val="goog_rdk_44"/>
                          </w:sdtPr>
                          <w:sdtContent>
                            <w:ins w:author="Anonymous" w:id="18" w:date="2026-09-22T06:11:04Z">
                              <w:sdt>
                                <w:sdtPr>
                                  <w:id w:val="-250585687"/>
                                  <w:tag w:val="goog_rdk_45"/>
                                </w:sdtPr>
                                <w:sdtContent>
                                  <w:del w:author="Hema Latha" w:id="16" w:date="2026-09-22T06:45:18Z"/>
                                </w:sdtContent>
                              </w:sdt>
                            </w:ins>
                            <w:sdt>
                              <w:sdtPr>
                                <w:id w:val="1358261122"/>
                                <w:tag w:val="goog_rdk_46"/>
                              </w:sdtPr>
                              <w:sdtContent>
                                <w:ins w:author="Anonymous" w:id="18" w:date="2026-09-22T06:11:0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o</w:delText>
                                    </w:r>
                                  </w:del>
                                </w:ins>
                              </w:sdtContent>
                            </w:sdt>
                            <w:ins w:author="Anonymous" w:id="18" w:date="2026-09-22T06:11:04Z">
                              <w:del w:author="Hema Latha" w:id="16" w:date="2026-09-22T06:45:18Z"/>
                            </w:ins>
                          </w:sdtContent>
                        </w:sdt>
                        <w:sdt>
                          <w:sdtPr>
                            <w:id w:val="1900847264"/>
                            <w:tag w:val="goog_rdk_47"/>
                          </w:sdtPr>
                          <w:sdtContent>
                            <w:ins w:author="Anonymous" w:id="9" w:date="2026-09-22T05:57:54Z">
                              <w:sdt>
                                <w:sdtPr>
                                  <w:id w:val="29725441"/>
                                  <w:tag w:val="goog_rdk_48"/>
                                </w:sdtPr>
                                <w:sdtContent>
                                  <w:del w:author="Hema Latha" w:id="16" w:date="2026-09-22T06:45:18Z"/>
                                </w:sdtContent>
                              </w:sdt>
                            </w:ins>
                          </w:sdtContent>
                        </w:sdt>
                        <w:sdt>
                          <w:sdtPr>
                            <w:id w:val="-266950162"/>
                            <w:tag w:val="goog_rdk_49"/>
                          </w:sdtPr>
                          <w:sdtContent>
                            <w:ins w:author="Anonymous" w:id="19" w:date="2026-09-22T06:11:06Z">
                              <w:sdt>
                                <w:sdtPr>
                                  <w:id w:val="-247124814"/>
                                  <w:tag w:val="goog_rdk_50"/>
                                </w:sdtPr>
                                <w:sdtContent>
                                  <w:del w:author="Hema Latha" w:id="16" w:date="2026-09-22T06:45:18Z"/>
                                </w:sdtContent>
                              </w:sdt>
                            </w:ins>
                            <w:sdt>
                              <w:sdtPr>
                                <w:id w:val="1335342197"/>
                                <w:tag w:val="goog_rdk_51"/>
                              </w:sdtPr>
                              <w:sdtContent>
                                <w:ins w:author="Anonymous" w:id="19" w:date="2026-09-22T06:11:06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mi</w:delText>
                                    </w:r>
                                  </w:del>
                                </w:ins>
                              </w:sdtContent>
                            </w:sdt>
                            <w:ins w:author="Anonymous" w:id="19" w:date="2026-09-22T06:11:06Z">
                              <w:del w:author="Hema Latha" w:id="16" w:date="2026-09-22T06:45:18Z"/>
                            </w:ins>
                          </w:sdtContent>
                        </w:sdt>
                        <w:sdt>
                          <w:sdtPr>
                            <w:id w:val="938656867"/>
                            <w:tag w:val="goog_rdk_52"/>
                          </w:sdtPr>
                          <w:sdtContent>
                            <w:ins w:author="Anonymous" w:id="9" w:date="2026-09-22T05:57:54Z">
                              <w:sdt>
                                <w:sdtPr>
                                  <w:id w:val="-2144487981"/>
                                  <w:tag w:val="goog_rdk_53"/>
                                </w:sdtPr>
                                <w:sdtContent>
                                  <w:del w:author="Hema Latha" w:id="16" w:date="2026-09-22T06:45:18Z"/>
                                </w:sdtContent>
                              </w:sdt>
                            </w:ins>
                          </w:sdtContent>
                        </w:sdt>
                        <w:sdt>
                          <w:sdtPr>
                            <w:id w:val="1786076374"/>
                            <w:tag w:val="goog_rdk_54"/>
                          </w:sdtPr>
                          <w:sdtContent>
                            <w:ins w:author="Anonymous" w:id="20" w:date="2026-09-22T06:11:07Z">
                              <w:sdt>
                                <w:sdtPr>
                                  <w:id w:val="-77914500"/>
                                  <w:tag w:val="goog_rdk_55"/>
                                </w:sdtPr>
                                <w:sdtContent>
                                  <w:del w:author="Hema Latha" w:id="16" w:date="2026-09-22T06:45:18Z"/>
                                </w:sdtContent>
                              </w:sdt>
                            </w:ins>
                            <w:sdt>
                              <w:sdtPr>
                                <w:id w:val="-1091798248"/>
                                <w:tag w:val="goog_rdk_56"/>
                              </w:sdtPr>
                              <w:sdtContent>
                                <w:ins w:author="Anonymous" w:id="20" w:date="2026-09-22T06:11:07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Anonymous" w:id="20" w:date="2026-09-22T06:11:07Z">
                              <w:del w:author="Hema Latha" w:id="16" w:date="2026-09-22T06:45:18Z"/>
                            </w:ins>
                          </w:sdtContent>
                        </w:sdt>
                        <w:sdt>
                          <w:sdtPr>
                            <w:id w:val="-1179739150"/>
                            <w:tag w:val="goog_rdk_57"/>
                          </w:sdtPr>
                          <w:sdtContent>
                            <w:ins w:author="Anonymous" w:id="9" w:date="2026-09-22T05:57:54Z">
                              <w:sdt>
                                <w:sdtPr>
                                  <w:id w:val="-1978004170"/>
                                  <w:tag w:val="goog_rdk_58"/>
                                </w:sdtPr>
                                <w:sdtContent>
                                  <w:del w:author="Hema Latha" w:id="16" w:date="2026-09-22T06:45:18Z"/>
                                </w:sdtContent>
                              </w:sdt>
                            </w:ins>
                          </w:sdtContent>
                        </w:sdt>
                        <w:sdt>
                          <w:sdtPr>
                            <w:id w:val="-1420307529"/>
                            <w:tag w:val="goog_rdk_59"/>
                          </w:sdtPr>
                          <w:sdtContent>
                            <w:ins w:author="Anonymous" w:id="21" w:date="2026-09-22T06:11:11Z">
                              <w:sdt>
                                <w:sdtPr>
                                  <w:id w:val="-819579672"/>
                                  <w:tag w:val="goog_rdk_60"/>
                                </w:sdtPr>
                                <w:sdtContent>
                                  <w:del w:author="Hema Latha" w:id="16" w:date="2026-09-22T06:45:18Z"/>
                                </w:sdtContent>
                              </w:sdt>
                            </w:ins>
                            <w:sdt>
                              <w:sdtPr>
                                <w:id w:val="1291404901"/>
                                <w:tag w:val="goog_rdk_61"/>
                              </w:sdtPr>
                              <w:sdtContent>
                                <w:ins w:author="Anonymous" w:id="21" w:date="2026-09-22T06:11:11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craft</w:delText>
                                    </w:r>
                                  </w:del>
                                </w:ins>
                              </w:sdtContent>
                            </w:sdt>
                            <w:ins w:author="Anonymous" w:id="21" w:date="2026-09-22T06:11:11Z">
                              <w:del w:author="Hema Latha" w:id="16" w:date="2026-09-22T06:45:18Z"/>
                            </w:ins>
                          </w:sdtContent>
                        </w:sdt>
                        <w:sdt>
                          <w:sdtPr>
                            <w:id w:val="2773849"/>
                            <w:tag w:val="goog_rdk_62"/>
                          </w:sdtPr>
                          <w:sdtContent>
                            <w:ins w:author="Anonymous" w:id="9" w:date="2026-09-22T05:57:54Z">
                              <w:sdt>
                                <w:sdtPr>
                                  <w:id w:val="-23668877"/>
                                  <w:tag w:val="goog_rdk_63"/>
                                </w:sdtPr>
                                <w:sdtContent>
                                  <w:del w:author="Hema Latha" w:id="16" w:date="2026-09-22T06:45:18Z"/>
                                </w:sdtContent>
                              </w:sdt>
                            </w:ins>
                          </w:sdtContent>
                        </w:sdt>
                        <w:sdt>
                          <w:sdtPr>
                            <w:id w:val="850519144"/>
                            <w:tag w:val="goog_rdk_64"/>
                          </w:sdtPr>
                          <w:sdtContent>
                            <w:ins w:author="Anonymous" w:id="22" w:date="2026-09-22T06:11:17Z">
                              <w:sdt>
                                <w:sdtPr>
                                  <w:id w:val="-58482414"/>
                                  <w:tag w:val="goog_rdk_65"/>
                                </w:sdtPr>
                                <w:sdtContent>
                                  <w:del w:author="Hema Latha" w:id="16" w:date="2026-09-22T06:45:18Z"/>
                                </w:sdtContent>
                              </w:sdt>
                            </w:ins>
                            <w:sdt>
                              <w:sdtPr>
                                <w:id w:val="-147521735"/>
                                <w:tag w:val="goog_rdk_66"/>
                              </w:sdtPr>
                              <w:sdtContent>
                                <w:ins w:author="Anonymous" w:id="22" w:date="2026-09-22T06:11:17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22" w:date="2026-09-22T06:11:17Z">
                              <w:del w:author="Hema Latha" w:id="16" w:date="2026-09-22T06:45:18Z"/>
                            </w:ins>
                          </w:sdtContent>
                        </w:sdt>
                        <w:sdt>
                          <w:sdtPr>
                            <w:id w:val="-383183260"/>
                            <w:tag w:val="goog_rdk_67"/>
                          </w:sdtPr>
                          <w:sdtContent>
                            <w:ins w:author="Anonymous" w:id="9" w:date="2026-09-22T05:57:54Z">
                              <w:sdt>
                                <w:sdtPr>
                                  <w:id w:val="-830893943"/>
                                  <w:tag w:val="goog_rdk_68"/>
                                </w:sdtPr>
                                <w:sdtContent>
                                  <w:del w:author="Hema Latha" w:id="16" w:date="2026-09-22T06:45:18Z"/>
                                </w:sdtContent>
                              </w:sdt>
                            </w:ins>
                            <w:sdt>
                              <w:sdtPr>
                                <w:id w:val="-1783850091"/>
                                <w:tag w:val="goog_rdk_69"/>
                              </w:sdtPr>
                              <w:sdtContent>
                                <w:ins w:author="Anonymous" w:id="9" w:date="2026-09-22T05:57:5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w:delText>
                                    </w:r>
                                  </w:del>
                                </w:ins>
                              </w:sdtContent>
                            </w:sdt>
                            <w:ins w:author="Anonymous" w:id="9" w:date="2026-09-22T05:57:54Z">
                              <w:del w:author="Hema Latha" w:id="16" w:date="2026-09-22T06:45:18Z"/>
                            </w:ins>
                          </w:sdtContent>
                        </w:sdt>
                        <w:sdt>
                          <w:sdtPr>
                            <w:id w:val="1359323760"/>
                            <w:tag w:val="goog_rdk_70"/>
                          </w:sdtPr>
                          <w:sdtContent>
                            <w:ins w:author="Anonymous" w:id="23" w:date="2026-09-22T06:10:53Z">
                              <w:sdt>
                                <w:sdtPr>
                                  <w:id w:val="1981288549"/>
                                  <w:tag w:val="goog_rdk_71"/>
                                </w:sdtPr>
                                <w:sdtContent>
                                  <w:del w:author="Hema Latha" w:id="16" w:date="2026-09-22T06:45:18Z"/>
                                </w:sdtContent>
                              </w:sdt>
                            </w:ins>
                            <w:sdt>
                              <w:sdtPr>
                                <w:id w:val="-2070002828"/>
                                <w:tag w:val="goog_rdk_72"/>
                              </w:sdtPr>
                              <w:sdtContent>
                                <w:ins w:author="Anonymous" w:id="23" w:date="2026-09-22T06:10:53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w:delText>
                                    </w:r>
                                  </w:del>
                                </w:ins>
                              </w:sdtContent>
                            </w:sdt>
                            <w:ins w:author="Anonymous" w:id="23" w:date="2026-09-22T06:10:53Z">
                              <w:del w:author="Hema Latha" w:id="16" w:date="2026-09-22T06:45:18Z"/>
                            </w:ins>
                          </w:sdtContent>
                        </w:sdt>
                        <w:sdt>
                          <w:sdtPr>
                            <w:id w:val="-285410129"/>
                            <w:tag w:val="goog_rdk_73"/>
                          </w:sdtPr>
                          <w:sdtContent>
                            <w:ins w:author="Anonymous" w:id="9" w:date="2026-09-22T05:57:54Z">
                              <w:sdt>
                                <w:sdtPr>
                                  <w:id w:val="1735648722"/>
                                  <w:tag w:val="goog_rdk_74"/>
                                </w:sdtPr>
                                <w:sdtContent>
                                  <w:del w:author="Hema Latha" w:id="16" w:date="2026-09-22T06:45:18Z"/>
                                </w:sdtContent>
                              </w:sdt>
                            </w:ins>
                            <w:sdt>
                              <w:sdtPr>
                                <w:id w:val="1708217276"/>
                                <w:tag w:val="goog_rdk_75"/>
                              </w:sdtPr>
                              <w:sdtContent>
                                <w:ins w:author="Anonymous" w:id="9" w:date="2026-09-22T05:57:5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le</w:delText>
                                    </w:r>
                                  </w:del>
                                </w:ins>
                              </w:sdtContent>
                            </w:sdt>
                            <w:ins w:author="Anonymous" w:id="9" w:date="2026-09-22T05:57:54Z">
                              <w:del w:author="Hema Latha" w:id="16" w:date="2026-09-22T06:45:18Z"/>
                              <w:sdt>
                                <w:sdtPr>
                                  <w:id w:val="1364608756"/>
                                  <w:tag w:val="goog_rdk_76"/>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Change w:author="Mohammed Aatheem" w:id="15" w:date="2026-09-22T10:52:46Z">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tcPrChange>
                  </w:tcPr>
                  <w:sdt>
                    <w:sdtPr>
                      <w:id w:val="874635850"/>
                      <w:tag w:val="goog_rdk_83"/>
                    </w:sdtPr>
                    <w:sdtConten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5944300"/>
                            <w:tag w:val="goog_rdk_78"/>
                          </w:sdtPr>
                          <w:sdtContent>
                            <w:ins w:author="Anonymous" w:id="9" w:date="2026-09-22T05:57:54Z">
                              <w:r w:rsidDel="00000000" w:rsidR="00000000" w:rsidRPr="00000000">
                                <w:rPr>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0" name="image2.png"/>
                                    <a:graphic>
                                      <a:graphicData uri="http://schemas.openxmlformats.org/drawingml/2006/picture">
                                        <pic:pic>
                                          <pic:nvPicPr>
                                            <pic:cNvPr descr="No type" id="0" name="image2.png"/>
                                            <pic:cNvPicPr preferRelativeResize="0"/>
                                          </pic:nvPicPr>
                                          <pic:blipFill>
                                            <a:blip r:embed="rId7"/>
                                            <a:srcRect b="0" l="0" r="0" t="0"/>
                                            <a:stretch>
                                              <a:fillRect/>
                                            </a:stretch>
                                          </pic:blipFill>
                                          <pic:spPr>
                                            <a:xfrm>
                                              <a:off x="0" y="0"/>
                                              <a:ext cx="190500" cy="152400"/>
                                            </a:xfrm>
                                            <a:prstGeom prst="rect"/>
                                            <a:ln/>
                                          </pic:spPr>
                                        </pic:pic>
                                      </a:graphicData>
                                    </a:graphic>
                                  </wp:inline>
                                </w:drawing>
                              </w:r>
                            </w:ins>
                            <w:sdt>
                              <w:sdtPr>
                                <w:id w:val="-1796950574"/>
                                <w:tag w:val="goog_rdk_79"/>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 Descriptio</w:t>
                                  </w:r>
                                </w:ins>
                              </w:sdtContent>
                            </w:sdt>
                            <w:ins w:author="Anonymous" w:id="9" w:date="2026-09-22T05:57:54Z">
                              <w:sdt>
                                <w:sdtPr>
                                  <w:id w:val="-1474437774"/>
                                  <w:tag w:val="goog_rdk_80"/>
                                </w:sdtPr>
                                <w:sdtContent>
                                  <w:del w:author="Anonymous" w:id="24" w:date="2026-09-23T03:54:14Z">
                                    <w:sdt>
                                      <w:sdtPr>
                                        <w:id w:val="2027463234"/>
                                        <w:tag w:val="goog_rdk_81"/>
                                      </w:sdtPr>
                                      <w:sdtContent>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w:delText>
                                        </w:r>
                                      </w:sdtContent>
                                    </w:sdt>
                                  </w:del>
                                </w:sdtContent>
                              </w:sdt>
                              <w:sdt>
                                <w:sdtPr>
                                  <w:id w:val="1941815636"/>
                                  <w:tag w:val="goog_rdk_82"/>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Change w:author="Mohammed Aatheem" w:id="15" w:date="2026-09-22T10:52:46Z">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tcPrChange>
                  </w:tcPr>
                  <w:sdt>
                    <w:sdtPr>
                      <w:id w:val="391556441"/>
                      <w:tag w:val="goog_rdk_86"/>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6134804"/>
                            <w:tag w:val="goog_rdk_84"/>
                          </w:sdtPr>
                          <w:sdtContent>
                            <w:ins w:author="Anonymous" w:id="9" w:date="2026-09-22T05:57:54Z">
                              <w:r w:rsidDel="00000000" w:rsidR="00000000" w:rsidRPr="00000000">
                                <w:rPr>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19" name="image1.png"/>
                                    <a:graphic>
                                      <a:graphicData uri="http://schemas.openxmlformats.org/drawingml/2006/picture">
                                        <pic:pic>
                                          <pic:nvPicPr>
                                            <pic:cNvPr descr="Drop-downs" id="0" name="image1.png"/>
                                            <pic:cNvPicPr preferRelativeResize="0"/>
                                          </pic:nvPicPr>
                                          <pic:blipFill>
                                            <a:blip r:embed="rId7"/>
                                            <a:srcRect b="0" l="0" r="0" t="0"/>
                                            <a:stretch>
                                              <a:fillRect/>
                                            </a:stretch>
                                          </pic:blipFill>
                                          <pic:spPr>
                                            <a:xfrm>
                                              <a:off x="0" y="0"/>
                                              <a:ext cx="190500" cy="152400"/>
                                            </a:xfrm>
                                            <a:prstGeom prst="rect"/>
                                            <a:ln/>
                                          </pic:spPr>
                                        </pic:pic>
                                      </a:graphicData>
                                    </a:graphic>
                                  </wp:inline>
                                </w:drawing>
                              </w:r>
                            </w:ins>
                            <w:sdt>
                              <w:sdtPr>
                                <w:id w:val="-1681458152"/>
                                <w:tag w:val="goog_rdk_85"/>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 Status</w:t>
                                  </w:r>
                                </w:ins>
                              </w:sdtContent>
                            </w:sdt>
                            <w:ins w:author="Anonymous" w:id="9" w:date="2026-09-22T05:57:54Z"/>
                          </w:sdtContent>
                        </w:sdt>
                      </w:p>
                    </w:sdtContent>
                  </w:sdt>
                </w:tc>
              </w:tr>
            </w:sdtContent>
          </w:sdt>
          <w:sdt>
            <w:sdtPr>
              <w:id w:val="-1511638652"/>
              <w:tag w:val="goog_rdk_87"/>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525615629"/>
                      <w:tag w:val="goog_rdk_107"/>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3480961"/>
                            <w:tag w:val="goog_rdk_89"/>
                          </w:sdtPr>
                          <w:sdtContent>
                            <w:ins w:author="Dhanusri" w:id="25" w:date="2026-09-22T13:07:35Z">
                              <w:r w:rsidDel="00000000" w:rsidR="00000000" w:rsidRPr="00000000">
                                <w:fldChar w:fldCharType="begin"/>
                              </w:r>
                              <w:r w:rsidDel="00000000" w:rsidR="00000000" w:rsidRPr="00000000">
                                <w:instrText xml:space="preserve">HYPERLINK "https://docs.google.com/document/d/1QZXpKwQ5utI4PThTvljsll5eTViecJHH/edit"</w:instrText>
                              </w:r>
                              <w:r w:rsidDel="00000000" w:rsidR="00000000" w:rsidRPr="00000000">
                                <w:fldChar w:fldCharType="separate"/>
                              </w:r>
                              <w:sdt>
                                <w:sdtPr>
                                  <w:id w:val="1172864330"/>
                                  <w:tag w:val="goog_rdk_90"/>
                                </w:sdtPr>
                                <w:sdtContent>
                                  <w:r w:rsidDel="00000000" w:rsidR="00000000" w:rsidRPr="00000000">
                                    <w:rPr>
                                      <w:rtl w:val="0"/>
                                      <w:rPrChange w:author="Anonymous" w:id="10" w:date="2026-09-22T05:57:54Z">
                                        <w:rPr>
                                          <w:rFonts w:ascii="Arial" w:cs="Arial" w:eastAsia="Arial" w:hAnsi="Arial"/>
                                          <w:b w:val="0"/>
                                          <w:bCs w:val="0"/>
                                          <w:i w:val="0"/>
                                          <w:iCs w:val="0"/>
                                          <w:smallCaps w:val="0"/>
                                          <w:strike w:val="0"/>
                                          <w:color w:val="0000ee"/>
                                          <w:sz w:val="22"/>
                                          <w:szCs w:val="22"/>
                                          <w:u w:val="single"/>
                                          <w:shd w:fill="auto" w:val="clear"/>
                                          <w:vertAlign w:val="baseline"/>
                                        </w:rPr>
                                      </w:rPrChange>
                                    </w:rPr>
                                    <w:t xml:space="preserve">ComicCraft - AI Comic Story Creator using Gemini Models.docx</w:t>
                                  </w:r>
                                </w:sdtContent>
                              </w:sdt>
                              <w:r w:rsidDel="00000000" w:rsidR="00000000" w:rsidRPr="00000000">
                                <w:fldChar w:fldCharType="end"/>
                              </w:r>
                            </w:ins>
                          </w:sdtContent>
                        </w:sdt>
                        <w:sdt>
                          <w:sdtPr>
                            <w:id w:val="241765774"/>
                            <w:tag w:val="goog_rdk_91"/>
                          </w:sdtPr>
                          <w:sdtContent>
                            <w:ins w:author="Anonymous" w:id="9" w:date="2026-09-22T05:57:54Z"/>
                          </w:sdtContent>
                        </w:sdt>
                        <w:sdt>
                          <w:sdtPr>
                            <w:id w:val="-1419608850"/>
                            <w:tag w:val="goog_rdk_92"/>
                          </w:sdtPr>
                          <w:sdtContent>
                            <w:ins w:author="MRVISWESH07" w:id="26" w:date="2026-09-22T14:25:35Z"/>
                            <w:sdt>
                              <w:sdtPr>
                                <w:id w:val="-750099960"/>
                                <w:tag w:val="goog_rdk_93"/>
                              </w:sdtPr>
                              <w:sdtContent>
                                <w:ins w:author="MRVISWESH07" w:id="26" w:date="2026-09-22T14:25:3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MRVISWESH07" w:id="26" w:date="2026-09-22T14:25:35Z"/>
                          </w:sdtContent>
                        </w:sdt>
                        <w:sdt>
                          <w:sdtPr>
                            <w:id w:val="-1061293766"/>
                            <w:tag w:val="goog_rdk_94"/>
                          </w:sdtPr>
                          <w:sdtContent>
                            <w:ins w:author="Anonymous" w:id="9" w:date="2026-09-22T05:57:54Z">
                              <w:sdt>
                                <w:sdtPr>
                                  <w:id w:val="1964426166"/>
                                  <w:tag w:val="goog_rdk_95"/>
                                </w:sdtPr>
                                <w:sdtContent>
                                  <w:del w:author="Dhanusri" w:id="25" w:date="2026-09-22T13:07:35Z"/>
                                </w:sdtContent>
                              </w:sdt>
                            </w:ins>
                            <w:sdt>
                              <w:sdtPr>
                                <w:id w:val="-708164047"/>
                                <w:tag w:val="goog_rdk_96"/>
                              </w:sdtPr>
                              <w:sdtContent>
                                <w:ins w:author="Anonymous" w:id="9" w:date="2026-09-22T05:57:54Z">
                                  <w:del w:author="Dhanusri" w:id="25" w:date="2026-09-22T13:07:3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9" w:date="2026-09-22T05:57:54Z">
                              <w:del w:author="Dhanusri" w:id="25" w:date="2026-09-22T13:07:35Z"/>
                            </w:ins>
                          </w:sdtContent>
                        </w:sdt>
                        <w:sdt>
                          <w:sdtPr>
                            <w:id w:val="1381026443"/>
                            <w:tag w:val="goog_rdk_97"/>
                          </w:sdtPr>
                          <w:sdtContent>
                            <w:ins w:author="Anonymous" w:id="27" w:date="2026-09-22T06:11:45Z"/>
                            <w:sdt>
                              <w:sdtPr>
                                <w:id w:val="-774683644"/>
                                <w:tag w:val="goog_rdk_98"/>
                              </w:sdtPr>
                              <w:sdtContent>
                                <w:ins w:author="Anonymous" w:id="27" w:date="2026-09-22T06:11:4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i</w:t>
                                  </w:r>
                                </w:ins>
                              </w:sdtContent>
                            </w:sdt>
                            <w:ins w:author="Anonymous" w:id="27" w:date="2026-09-22T06:11:45Z"/>
                          </w:sdtContent>
                        </w:sdt>
                        <w:sdt>
                          <w:sdtPr>
                            <w:id w:val="-485622638"/>
                            <w:tag w:val="goog_rdk_99"/>
                          </w:sdtPr>
                          <w:sdtContent>
                            <w:ins w:author="Anonymous" w:id="9" w:date="2026-09-22T05:57:54Z"/>
                          </w:sdtContent>
                        </w:sdt>
                        <w:sdt>
                          <w:sdtPr>
                            <w:id w:val="-10704044"/>
                            <w:tag w:val="goog_rdk_100"/>
                          </w:sdtPr>
                          <w:sdtContent>
                            <w:ins w:author="Anonymous" w:id="28" w:date="2026-09-22T06:11:47Z"/>
                            <w:sdt>
                              <w:sdtPr>
                                <w:id w:val="1686621178"/>
                                <w:tag w:val="goog_rdk_101"/>
                              </w:sdtPr>
                              <w:sdtContent>
                                <w:ins w:author="Anonymous" w:id="28" w:date="2026-09-22T06:11:47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ndex</w:t>
                                  </w:r>
                                </w:ins>
                              </w:sdtContent>
                            </w:sdt>
                            <w:ins w:author="Anonymous" w:id="28" w:date="2026-09-22T06:11:47Z"/>
                          </w:sdtContent>
                        </w:sdt>
                        <w:sdt>
                          <w:sdtPr>
                            <w:id w:val="-400390270"/>
                            <w:tag w:val="goog_rdk_102"/>
                          </w:sdtPr>
                          <w:sdtContent>
                            <w:ins w:author="Anonymous" w:id="9" w:date="2026-09-22T05:57:54Z"/>
                          </w:sdtContent>
                        </w:sdt>
                        <w:sdt>
                          <w:sdtPr>
                            <w:id w:val="-672174080"/>
                            <w:tag w:val="goog_rdk_103"/>
                          </w:sdtPr>
                          <w:sdtContent>
                            <w:ins w:author="Anonymous" w:id="29" w:date="2026-09-22T06:11:51Z"/>
                            <w:sdt>
                              <w:sdtPr>
                                <w:id w:val="-1410577941"/>
                                <w:tag w:val="goog_rdk_104"/>
                              </w:sdtPr>
                              <w:sdtContent>
                                <w:ins w:author="Anonymous" w:id="29" w:date="2026-09-22T06:11:51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.html</w:t>
                                  </w:r>
                                </w:ins>
                              </w:sdtContent>
                            </w:sdt>
                            <w:ins w:author="Anonymous" w:id="29" w:date="2026-09-22T06:11:51Z"/>
                          </w:sdtContent>
                        </w:sdt>
                        <w:sdt>
                          <w:sdtPr>
                            <w:id w:val="361941330"/>
                            <w:tag w:val="goog_rdk_105"/>
                          </w:sdtPr>
                          <w:sdtContent>
                            <w:ins w:author="Anonymous" w:id="9" w:date="2026-09-22T05:57:54Z"/>
                            <w:sdt>
                              <w:sdtPr>
                                <w:id w:val="252575913"/>
                                <w:tag w:val="goog_rdk_106"/>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295884251"/>
                      <w:tag w:val="goog_rdk_113"/>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0094683"/>
                            <w:tag w:val="goog_rdk_109"/>
                          </w:sdtPr>
                          <w:sdtContent>
                            <w:ins w:author="Hema Latha" w:id="30" w:date="2026-09-22T06:45:36Z"/>
                            <w:sdt>
                              <w:sdtPr>
                                <w:id w:val="-1659560422"/>
                                <w:tag w:val="goog_rdk_110"/>
                              </w:sdtPr>
                              <w:sdtContent>
                                <w:ins w:author="Hema Latha" w:id="30" w:date="2026-09-22T06:45:36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User interface</w:t>
                                  </w:r>
                                </w:ins>
                              </w:sdtContent>
                            </w:sdt>
                            <w:ins w:author="Hema Latha" w:id="30" w:date="2026-09-22T06:45:36Z"/>
                          </w:sdtContent>
                        </w:sdt>
                        <w:sdt>
                          <w:sdtPr>
                            <w:id w:val="-1733978209"/>
                            <w:tag w:val="goog_rdk_111"/>
                          </w:sdtPr>
                          <w:sdtContent>
                            <w:ins w:author="Anonymous" w:id="9" w:date="2026-09-22T05:57:54Z"/>
                            <w:sdt>
                              <w:sdtPr>
                                <w:id w:val="2124924990"/>
                                <w:tag w:val="goog_rdk_112"/>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645776899"/>
                      <w:tag w:val="goog_rdk_116"/>
                    </w:sdtPr>
                    <w:sdtContent>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8004717"/>
                            <w:tag w:val="goog_rdk_114"/>
                          </w:sdtPr>
                          <w:sdtContent>
                            <w:ins w:author="Anonymous" w:id="9" w:date="2026-09-22T05:57:54Z">
                              <w:sdt>
                                <w:sdtPr>
                                  <w:alias w:val="Review status"/>
                                  <w:id w:val="186292043"/>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ins>
                            <w:sdt>
                              <w:sdtPr>
                                <w:id w:val="1857693897"/>
                                <w:tag w:val="goog_rdk_115"/>
                              </w:sdtPr>
                              <w:sdtContent>
                                <w:ins w:author="Anonymous" w:id="9" w:date="2026-09-22T05:57:54Z">
                                  <w:r w:rsidDel="00000000" w:rsidR="00000000" w:rsidRPr="00000000">
                                    <w:rPr>
                                      <w:rtl w:val="0"/>
                                    </w:rPr>
                                  </w:r>
                                </w:ins>
                              </w:sdtContent>
                            </w:sdt>
                            <w:ins w:author="Anonymous" w:id="9" w:date="2026-09-22T05:57:54Z"/>
                          </w:sdtContent>
                        </w:sdt>
                      </w:p>
                    </w:sdtContent>
                  </w:sdt>
                </w:tc>
              </w:tr>
            </w:sdtContent>
          </w:sdt>
          <w:sdt>
            <w:sdtPr>
              <w:id w:val="-674557809"/>
              <w:tag w:val="goog_rdk_117"/>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862643978"/>
                      <w:tag w:val="goog_rdk_132"/>
                    </w:sdtPr>
                    <w:sdtContent>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9309543"/>
                            <w:tag w:val="goog_rdk_119"/>
                          </w:sdtPr>
                          <w:sdtContent>
                            <w:ins w:author="Anonymous" w:id="9" w:date="2026-09-22T05:57:54Z">
                              <w:sdt>
                                <w:sdtPr>
                                  <w:id w:val="-1310612833"/>
                                  <w:tag w:val="goog_rdk_120"/>
                                </w:sdtPr>
                                <w:sdtContent>
                                  <w:del w:author="Rubini Keerthi" w:id="31" w:date="2026-09-23T04:13:12Z"/>
                                </w:sdtContent>
                              </w:sdt>
                            </w:ins>
                            <w:sdt>
                              <w:sdtPr>
                                <w:id w:val="-1102850716"/>
                                <w:tag w:val="goog_rdk_121"/>
                              </w:sdtPr>
                              <w:sdtContent>
                                <w:ins w:author="Anonymous" w:id="9" w:date="2026-09-22T05:57:54Z">
                                  <w:del w:author="Rubini Keerthi" w:id="31" w:date="2026-09-23T04:13:12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9" w:date="2026-09-22T05:57:54Z">
                              <w:del w:author="Rubini Keerthi" w:id="31" w:date="2026-09-23T04:13:12Z"/>
                            </w:ins>
                          </w:sdtContent>
                        </w:sdt>
                        <w:sdt>
                          <w:sdtPr>
                            <w:id w:val="2076189807"/>
                            <w:tag w:val="goog_rdk_122"/>
                          </w:sdtPr>
                          <w:sdtContent>
                            <w:ins w:author="Anonymous" w:id="32" w:date="2026-09-22T06:11:58Z"/>
                            <w:sdt>
                              <w:sdtPr>
                                <w:id w:val="952354606"/>
                                <w:tag w:val="goog_rdk_123"/>
                              </w:sdtPr>
                              <w:sdtContent>
                                <w:ins w:author="Anonymous" w:id="32" w:date="2026-09-22T06:11:5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s</w:t>
                                  </w:r>
                                </w:ins>
                              </w:sdtContent>
                            </w:sdt>
                            <w:ins w:author="Anonymous" w:id="32" w:date="2026-09-22T06:11:58Z"/>
                          </w:sdtContent>
                        </w:sdt>
                        <w:sdt>
                          <w:sdtPr>
                            <w:id w:val="86875766"/>
                            <w:tag w:val="goog_rdk_124"/>
                          </w:sdtPr>
                          <w:sdtContent>
                            <w:ins w:author="Anonymous" w:id="9" w:date="2026-09-22T05:57:54Z"/>
                          </w:sdtContent>
                        </w:sdt>
                        <w:sdt>
                          <w:sdtPr>
                            <w:id w:val="954893149"/>
                            <w:tag w:val="goog_rdk_125"/>
                          </w:sdtPr>
                          <w:sdtContent>
                            <w:ins w:author="Anonymous" w:id="33" w:date="2026-09-22T06:11:59Z"/>
                            <w:sdt>
                              <w:sdtPr>
                                <w:id w:val="-864998706"/>
                                <w:tag w:val="goog_rdk_126"/>
                              </w:sdtPr>
                              <w:sdtContent>
                                <w:ins w:author="Anonymous" w:id="33" w:date="2026-09-22T06:11:59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tyle</w:t>
                                  </w:r>
                                </w:ins>
                              </w:sdtContent>
                            </w:sdt>
                            <w:ins w:author="Anonymous" w:id="33" w:date="2026-09-22T06:11:59Z"/>
                          </w:sdtContent>
                        </w:sdt>
                        <w:sdt>
                          <w:sdtPr>
                            <w:id w:val="1889200445"/>
                            <w:tag w:val="goog_rdk_127"/>
                          </w:sdtPr>
                          <w:sdtContent>
                            <w:ins w:author="Anonymous" w:id="9" w:date="2026-09-22T05:57:54Z"/>
                          </w:sdtContent>
                        </w:sdt>
                        <w:sdt>
                          <w:sdtPr>
                            <w:id w:val="2118652044"/>
                            <w:tag w:val="goog_rdk_128"/>
                          </w:sdtPr>
                          <w:sdtContent>
                            <w:ins w:author="Anonymous" w:id="34" w:date="2026-09-22T06:12:05Z"/>
                            <w:sdt>
                              <w:sdtPr>
                                <w:id w:val="1499417000"/>
                                <w:tag w:val="goog_rdk_129"/>
                              </w:sdtPr>
                              <w:sdtContent>
                                <w:ins w:author="Anonymous" w:id="34" w:date="2026-09-22T06:12:0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.css</w:t>
                                  </w:r>
                                </w:ins>
                              </w:sdtContent>
                            </w:sdt>
                            <w:ins w:author="Anonymous" w:id="34" w:date="2026-09-22T06:12:05Z"/>
                          </w:sdtContent>
                        </w:sdt>
                        <w:sdt>
                          <w:sdtPr>
                            <w:id w:val="701368136"/>
                            <w:tag w:val="goog_rdk_130"/>
                          </w:sdtPr>
                          <w:sdtContent>
                            <w:ins w:author="Anonymous" w:id="9" w:date="2026-09-22T05:57:54Z"/>
                            <w:sdt>
                              <w:sdtPr>
                                <w:id w:val="-790080397"/>
                                <w:tag w:val="goog_rdk_131"/>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592494757"/>
                      <w:tag w:val="goog_rdk_138"/>
                    </w:sdtPr>
                    <w:sdtContent>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4547798"/>
                            <w:tag w:val="goog_rdk_134"/>
                          </w:sdtPr>
                          <w:sdtContent>
                            <w:ins w:author="Hema Latha" w:id="35" w:date="2026-09-22T06:45:50Z"/>
                            <w:sdt>
                              <w:sdtPr>
                                <w:id w:val="587910954"/>
                                <w:tag w:val="goog_rdk_135"/>
                              </w:sdtPr>
                              <w:sdtContent>
                                <w:ins w:author="Hema Latha" w:id="35" w:date="2026-09-22T06:45:50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Website design</w:t>
                                  </w:r>
                                </w:ins>
                              </w:sdtContent>
                            </w:sdt>
                            <w:ins w:author="Hema Latha" w:id="35" w:date="2026-09-22T06:45:50Z"/>
                          </w:sdtContent>
                        </w:sdt>
                        <w:sdt>
                          <w:sdtPr>
                            <w:id w:val="1936608834"/>
                            <w:tag w:val="goog_rdk_136"/>
                          </w:sdtPr>
                          <w:sdtContent>
                            <w:ins w:author="Anonymous" w:id="9" w:date="2026-09-22T05:57:54Z"/>
                            <w:sdt>
                              <w:sdtPr>
                                <w:id w:val="1470227348"/>
                                <w:tag w:val="goog_rdk_137"/>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2010284130"/>
                      <w:tag w:val="goog_rdk_141"/>
                    </w:sdtPr>
                    <w:sdtContent>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9238273"/>
                            <w:tag w:val="goog_rdk_139"/>
                          </w:sdtPr>
                          <w:sdtContent>
                            <w:ins w:author="Anonymous" w:id="9" w:date="2026-09-22T05:57:54Z">
                              <w:sdt>
                                <w:sdtPr>
                                  <w:alias w:val="Review status"/>
                                  <w:id w:val="804306756"/>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ins>
                            <w:sdt>
                              <w:sdtPr>
                                <w:id w:val="-63929980"/>
                                <w:tag w:val="goog_rdk_140"/>
                              </w:sdtPr>
                              <w:sdtContent>
                                <w:ins w:author="Anonymous" w:id="9" w:date="2026-09-22T05:57:54Z">
                                  <w:r w:rsidDel="00000000" w:rsidR="00000000" w:rsidRPr="00000000">
                                    <w:rPr>
                                      <w:rtl w:val="0"/>
                                    </w:rPr>
                                  </w:r>
                                </w:ins>
                              </w:sdtContent>
                            </w:sdt>
                            <w:ins w:author="Anonymous" w:id="9" w:date="2026-09-22T05:57:54Z"/>
                          </w:sdtContent>
                        </w:sdt>
                      </w:p>
                    </w:sdtContent>
                  </w:sdt>
                </w:tc>
              </w:tr>
            </w:sdtContent>
          </w:sdt>
          <w:sdt>
            <w:sdtPr>
              <w:id w:val="1966515675"/>
              <w:tag w:val="goog_rdk_142"/>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905165553"/>
                      <w:tag w:val="goog_rdk_161"/>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5910655"/>
                            <w:tag w:val="goog_rdk_143"/>
                          </w:sdtPr>
                          <w:sdtContent>
                            <w:ins w:author="Anonymous" w:id="9" w:date="2026-09-22T05:57:54Z"/>
                            <w:sdt>
                              <w:sdtPr>
                                <w:id w:val="1975710050"/>
                                <w:tag w:val="goog_rdk_144"/>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Anonymous" w:id="9" w:date="2026-09-22T05:57:54Z"/>
                          </w:sdtContent>
                        </w:sdt>
                        <w:sdt>
                          <w:sdtPr>
                            <w:id w:val="-148815946"/>
                            <w:tag w:val="goog_rdk_145"/>
                          </w:sdtPr>
                          <w:sdtContent>
                            <w:ins w:author="Anonymous" w:id="36" w:date="2026-09-22T06:12:12Z"/>
                            <w:sdt>
                              <w:sdtPr>
                                <w:id w:val="-200692891"/>
                                <w:tag w:val="goog_rdk_146"/>
                              </w:sdtPr>
                              <w:sdtContent>
                                <w:ins w:author="Anonymous" w:id="36" w:date="2026-09-22T06:12:12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scr</w:t>
                                  </w:r>
                                </w:ins>
                              </w:sdtContent>
                            </w:sdt>
                            <w:ins w:author="Anonymous" w:id="36" w:date="2026-09-22T06:12:12Z"/>
                          </w:sdtContent>
                        </w:sdt>
                        <w:sdt>
                          <w:sdtPr>
                            <w:id w:val="949422854"/>
                            <w:tag w:val="goog_rdk_147"/>
                          </w:sdtPr>
                          <w:sdtContent>
                            <w:ins w:author="Anonymous" w:id="9" w:date="2026-09-22T05:57:54Z"/>
                          </w:sdtContent>
                        </w:sdt>
                        <w:sdt>
                          <w:sdtPr>
                            <w:id w:val="-1920824159"/>
                            <w:tag w:val="goog_rdk_148"/>
                          </w:sdtPr>
                          <w:sdtContent>
                            <w:ins w:author="Anonymous" w:id="37" w:date="2026-09-22T06:12:14Z"/>
                            <w:sdt>
                              <w:sdtPr>
                                <w:id w:val="-155573238"/>
                                <w:tag w:val="goog_rdk_149"/>
                              </w:sdtPr>
                              <w:sdtContent>
                                <w:ins w:author="Anonymous" w:id="37" w:date="2026-09-22T06:12:1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ip</w:t>
                                  </w:r>
                                </w:ins>
                              </w:sdtContent>
                            </w:sdt>
                            <w:ins w:author="Anonymous" w:id="37" w:date="2026-09-22T06:12:14Z"/>
                          </w:sdtContent>
                        </w:sdt>
                        <w:sdt>
                          <w:sdtPr>
                            <w:id w:val="88278054"/>
                            <w:tag w:val="goog_rdk_150"/>
                          </w:sdtPr>
                          <w:sdtContent>
                            <w:ins w:author="Anonymous" w:id="9" w:date="2026-09-22T05:57:54Z"/>
                          </w:sdtContent>
                        </w:sdt>
                        <w:sdt>
                          <w:sdtPr>
                            <w:id w:val="1584111204"/>
                            <w:tag w:val="goog_rdk_151"/>
                          </w:sdtPr>
                          <w:sdtContent>
                            <w:ins w:author="Anonymous" w:id="38" w:date="2026-09-22T06:12:19Z"/>
                            <w:sdt>
                              <w:sdtPr>
                                <w:id w:val="-101812099"/>
                                <w:tag w:val="goog_rdk_152"/>
                              </w:sdtPr>
                              <w:sdtContent>
                                <w:ins w:author="Anonymous" w:id="38" w:date="2026-09-22T06:12:19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w:t>
                                  </w:r>
                                </w:ins>
                              </w:sdtContent>
                            </w:sdt>
                            <w:ins w:author="Anonymous" w:id="38" w:date="2026-09-22T06:12:19Z"/>
                          </w:sdtContent>
                        </w:sdt>
                        <w:sdt>
                          <w:sdtPr>
                            <w:id w:val="1911019370"/>
                            <w:tag w:val="goog_rdk_153"/>
                          </w:sdtPr>
                          <w:sdtContent>
                            <w:ins w:author="Anonymous" w:id="9" w:date="2026-09-22T05:57:54Z"/>
                          </w:sdtContent>
                        </w:sdt>
                        <w:sdt>
                          <w:sdtPr>
                            <w:id w:val="-1699681791"/>
                            <w:tag w:val="goog_rdk_154"/>
                          </w:sdtPr>
                          <w:sdtContent>
                            <w:ins w:author="Anonymous" w:id="39" w:date="2026-09-22T06:12:25Z"/>
                            <w:sdt>
                              <w:sdtPr>
                                <w:id w:val="1567931304"/>
                                <w:tag w:val="goog_rdk_155"/>
                              </w:sdtPr>
                              <w:sdtContent>
                                <w:ins w:author="Anonymous" w:id="39" w:date="2026-09-22T06:12:2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sdtContent>
                            </w:sdt>
                            <w:ins w:author="Anonymous" w:id="39" w:date="2026-09-22T06:12:25Z"/>
                          </w:sdtContent>
                        </w:sdt>
                        <w:sdt>
                          <w:sdtPr>
                            <w:id w:val="-856688237"/>
                            <w:tag w:val="goog_rdk_156"/>
                          </w:sdtPr>
                          <w:sdtContent>
                            <w:ins w:author="Anonymous" w:id="9" w:date="2026-09-22T05:57:54Z"/>
                          </w:sdtContent>
                        </w:sdt>
                        <w:sdt>
                          <w:sdtPr>
                            <w:id w:val="-1632997617"/>
                            <w:tag w:val="goog_rdk_157"/>
                          </w:sdtPr>
                          <w:sdtContent>
                            <w:ins w:author="Anonymous" w:id="40" w:date="2026-09-22T06:12:27Z"/>
                            <w:sdt>
                              <w:sdtPr>
                                <w:id w:val="-215015339"/>
                                <w:tag w:val="goog_rdk_158"/>
                              </w:sdtPr>
                              <w:sdtContent>
                                <w:ins w:author="Anonymous" w:id="40" w:date="2026-09-22T06:12:27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js</w:t>
                                  </w:r>
                                </w:ins>
                              </w:sdtContent>
                            </w:sdt>
                            <w:ins w:author="Anonymous" w:id="40" w:date="2026-09-22T06:12:27Z"/>
                          </w:sdtContent>
                        </w:sdt>
                        <w:sdt>
                          <w:sdtPr>
                            <w:id w:val="1104235955"/>
                            <w:tag w:val="goog_rdk_159"/>
                          </w:sdtPr>
                          <w:sdtContent>
                            <w:ins w:author="Anonymous" w:id="9" w:date="2026-09-22T05:57:54Z"/>
                            <w:sdt>
                              <w:sdtPr>
                                <w:id w:val="1344091010"/>
                                <w:tag w:val="goog_rdk_160"/>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674429596"/>
                      <w:tag w:val="goog_rdk_167"/>
                    </w:sdtPr>
                    <w:sdtConten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5810532"/>
                            <w:tag w:val="goog_rdk_163"/>
                          </w:sdtPr>
                          <w:sdtContent>
                            <w:ins w:author="Hema Latha" w:id="41" w:date="2026-09-22T06:46:09Z"/>
                            <w:sdt>
                              <w:sdtPr>
                                <w:id w:val="-2003050990"/>
                                <w:tag w:val="goog_rdk_164"/>
                              </w:sdtPr>
                              <w:sdtContent>
                                <w:ins w:author="Hema Latha" w:id="41" w:date="2026-09-22T06:46:09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Gemini AI integration</w:t>
                                  </w:r>
                                </w:ins>
                              </w:sdtContent>
                            </w:sdt>
                            <w:ins w:author="Hema Latha" w:id="41" w:date="2026-09-22T06:46:09Z"/>
                          </w:sdtContent>
                        </w:sdt>
                        <w:sdt>
                          <w:sdtPr>
                            <w:id w:val="1354139020"/>
                            <w:tag w:val="goog_rdk_165"/>
                          </w:sdtPr>
                          <w:sdtContent>
                            <w:ins w:author="Anonymous" w:id="9" w:date="2026-09-22T05:57:54Z"/>
                            <w:sdt>
                              <w:sdtPr>
                                <w:id w:val="-710509562"/>
                                <w:tag w:val="goog_rdk_166"/>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697381768"/>
                      <w:tag w:val="goog_rdk_170"/>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8604915"/>
                            <w:tag w:val="goog_rdk_168"/>
                          </w:sdtPr>
                          <w:sdtContent>
                            <w:ins w:author="Anonymous" w:id="9" w:date="2026-09-22T05:57:54Z">
                              <w:sdt>
                                <w:sdtPr>
                                  <w:alias w:val="Review status"/>
                                  <w:id w:val="-788928473"/>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ins>
                            <w:sdt>
                              <w:sdtPr>
                                <w:id w:val="-1898213793"/>
                                <w:tag w:val="goog_rdk_169"/>
                              </w:sdtPr>
                              <w:sdtContent>
                                <w:ins w:author="Anonymous" w:id="9" w:date="2026-09-22T05:57:54Z">
                                  <w:r w:rsidDel="00000000" w:rsidR="00000000" w:rsidRPr="00000000">
                                    <w:rPr>
                                      <w:rtl w:val="0"/>
                                    </w:rPr>
                                  </w:r>
                                </w:ins>
                              </w:sdtContent>
                            </w:sdt>
                            <w:ins w:author="Anonymous" w:id="9" w:date="2026-09-22T05:57:54Z"/>
                          </w:sdtContent>
                        </w:sdt>
                      </w:p>
                    </w:sdtContent>
                  </w:sdt>
                </w:tc>
              </w:tr>
            </w:sdtContent>
          </w:sdt>
          <w:sdt>
            <w:sdtPr>
              <w:id w:val="430088111"/>
              <w:tag w:val="goog_rdk_171"/>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472450712"/>
                      <w:tag w:val="goog_rdk_178"/>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704213"/>
                            <w:tag w:val="goog_rdk_172"/>
                          </w:sdtPr>
                          <w:sdtContent>
                            <w:ins w:author="Anonymous" w:id="9" w:date="2026-09-22T05:57:54Z"/>
                            <w:sdt>
                              <w:sdtPr>
                                <w:id w:val="-823029771"/>
                                <w:tag w:val="goog_rdk_173"/>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Anonymous" w:id="9" w:date="2026-09-22T05:57:54Z"/>
                          </w:sdtContent>
                        </w:sdt>
                        <w:sdt>
                          <w:sdtPr>
                            <w:id w:val="-688491063"/>
                            <w:tag w:val="goog_rdk_174"/>
                          </w:sdtPr>
                          <w:sdtContent>
                            <w:ins w:author="Hema Latha" w:id="42" w:date="2026-09-22T06:47:44Z"/>
                            <w:sdt>
                              <w:sdtPr>
                                <w:id w:val="1731607866"/>
                                <w:tag w:val="goog_rdk_175"/>
                              </w:sdtPr>
                              <w:sdtContent>
                                <w:ins w:author="Hema Latha" w:id="42" w:date="2026-09-22T06:47:4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README.md</w:t>
                                  </w:r>
                                </w:ins>
                              </w:sdtContent>
                            </w:sdt>
                            <w:ins w:author="Hema Latha" w:id="42" w:date="2026-09-22T06:47:44Z"/>
                          </w:sdtContent>
                        </w:sdt>
                        <w:sdt>
                          <w:sdtPr>
                            <w:id w:val="-658394572"/>
                            <w:tag w:val="goog_rdk_176"/>
                          </w:sdtPr>
                          <w:sdtContent>
                            <w:ins w:author="Anonymous" w:id="9" w:date="2026-09-22T05:57:54Z"/>
                            <w:sdt>
                              <w:sdtPr>
                                <w:id w:val="1851963284"/>
                                <w:tag w:val="goog_rdk_177"/>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1964751143"/>
                      <w:tag w:val="goog_rdk_186"/>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4668299"/>
                            <w:tag w:val="goog_rdk_180"/>
                          </w:sdtPr>
                          <w:sdtContent>
                            <w:ins w:author="Hema Latha" w:id="43" w:date="2026-09-22T06:48:13Z"/>
                            <w:sdt>
                              <w:sdtPr>
                                <w:id w:val="88691929"/>
                                <w:tag w:val="goog_rdk_181"/>
                              </w:sdtPr>
                              <w:sdtContent>
                                <w:ins w:author="Hema Latha" w:id="43" w:date="2026-09-22T06:48:13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Project docum</w:t>
                                  </w:r>
                                </w:ins>
                              </w:sdtContent>
                            </w:sdt>
                            <w:ins w:author="Hema Latha" w:id="43" w:date="2026-09-22T06:48:13Z">
                              <w:sdt>
                                <w:sdtPr>
                                  <w:id w:val="1490590059"/>
                                  <w:tag w:val="goog_rdk_182"/>
                                </w:sdtPr>
                                <w:sdtContent>
                                  <w:del w:author="Muthu sundar" w:id="44" w:date="2026-09-22T09:16:06Z">
                                    <w:sdt>
                                      <w:sdtPr>
                                        <w:id w:val="652029503"/>
                                        <w:tag w:val="goog_rdk_183"/>
                                      </w:sdtPr>
                                      <w:sdtContent>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entation</w:delText>
                                        </w:r>
                                      </w:sdtContent>
                                    </w:sdt>
                                  </w:del>
                                </w:sdtContent>
                              </w:sdt>
                            </w:ins>
                          </w:sdtContent>
                        </w:sdt>
                        <w:sdt>
                          <w:sdtPr>
                            <w:id w:val="-1354009118"/>
                            <w:tag w:val="goog_rdk_184"/>
                          </w:sdtPr>
                          <w:sdtContent>
                            <w:ins w:author="Anonymous" w:id="9" w:date="2026-09-22T05:57:54Z"/>
                            <w:sdt>
                              <w:sdtPr>
                                <w:id w:val="-112472628"/>
                                <w:tag w:val="goog_rdk_185"/>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427474451"/>
                      <w:tag w:val="goog_rdk_189"/>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7898461"/>
                            <w:tag w:val="goog_rdk_187"/>
                          </w:sdtPr>
                          <w:sdtContent>
                            <w:ins w:author="Anonymous" w:id="9" w:date="2026-09-22T05:57:54Z">
                              <w:sdt>
                                <w:sdtPr>
                                  <w:alias w:val="Review status"/>
                                  <w:id w:val="417753093"/>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ins>
                            <w:sdt>
                              <w:sdtPr>
                                <w:id w:val="-1161346794"/>
                                <w:tag w:val="goog_rdk_188"/>
                              </w:sdtPr>
                              <w:sdtContent>
                                <w:ins w:author="Anonymous" w:id="9" w:date="2026-09-22T05:57:54Z">
                                  <w:r w:rsidDel="00000000" w:rsidR="00000000" w:rsidRPr="00000000">
                                    <w:rPr>
                                      <w:rtl w:val="0"/>
                                    </w:rPr>
                                  </w:r>
                                </w:ins>
                              </w:sdtContent>
                            </w:sdt>
                            <w:ins w:author="Anonymous" w:id="9" w:date="2026-09-22T05:57:54Z"/>
                          </w:sdtContent>
                        </w:sdt>
                      </w:p>
                    </w:sdtContent>
                  </w:sdt>
                </w:tc>
              </w:tr>
            </w:sdtContent>
          </w:sdt>
        </w:tbl>
      </w:sdtContent>
    </w:sdt>
    <w:sdt>
      <w:sdtPr>
        <w:id w:val="1944058982"/>
        <w:tag w:val="goog_rdk_200"/>
      </w:sdtPr>
      <w:sdtContent>
        <w:p w:rsidR="00000000" w:rsidDel="00000000" w:rsidP="00000000" w:rsidRDefault="00000000" w:rsidRPr="00000000" w14:paraId="00000016">
          <w:pPr>
            <w:rPr>
              <w:ins w:author="Anonymous" w:id="47" w:date="2026-09-22T03:01:52Z"/>
              <w:del w:author="DWARAKESH M BSC CS 2025 - 2026" w:id="46" w:date="2026-09-22T13:29:41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2T05:57:54Z">
              <w:pPr>
                <w:spacing w:line="276" w:lineRule="auto"/>
                <w:jc w:val="center"/>
              </w:pPr>
            </w:pPrChange>
          </w:pPr>
          <w:sdt>
            <w:sdtPr>
              <w:id w:val="-1916764786"/>
              <w:tag w:val="goog_rdk_193"/>
            </w:sdtPr>
            <w:sdtContent>
              <w:ins w:author="Anonymous" w:id="45" w:date="2026-09-22T05:08:31Z">
                <w:sdt>
                  <w:sdtPr>
                    <w:id w:val="905665592"/>
                    <w:tag w:val="goog_rdk_194"/>
                  </w:sdtPr>
                  <w:sdtContent>
                    <w:del w:author="DWARAKESH M BSC CS 2025 - 2026" w:id="46" w:date="2026-09-22T13:29:41Z"/>
                  </w:sdtContent>
                </w:sdt>
              </w:ins>
              <w:sdt>
                <w:sdtPr>
                  <w:id w:val="-1144183958"/>
                  <w:tag w:val="goog_rdk_195"/>
                </w:sdtPr>
                <w:sdtContent>
                  <w:ins w:author="Anonymous" w:id="45" w:date="2026-09-22T05:08:31Z">
                    <w:del w:author="DWARAKESH M BSC CS 2025 - 2026" w:id="46" w:date="2026-09-22T13:29:41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w:delText>
                      </w:r>
                    </w:del>
                  </w:ins>
                </w:sdtContent>
              </w:sdt>
              <w:ins w:author="Anonymous" w:id="45" w:date="2026-09-22T05:08:31Z">
                <w:del w:author="DWARAKESH M BSC CS 2025 - 2026" w:id="46" w:date="2026-09-22T13:29:41Z"/>
              </w:ins>
            </w:sdtContent>
          </w:sdt>
          <w:sdt>
            <w:sdtPr>
              <w:id w:val="-1781830989"/>
              <w:tag w:val="goog_rdk_196"/>
            </w:sdtPr>
            <w:sdtContent>
              <w:del w:author="DWARAKESH M BSC CS 2025 - 2026" w:id="46" w:date="2026-09-22T13:29:41Z"/>
            </w:sdtContent>
          </w:sdt>
          <w:sdt>
            <w:sdtPr>
              <w:id w:val="949932758"/>
              <w:tag w:val="goog_rdk_197"/>
            </w:sdtPr>
            <w:sdtContent>
              <w:ins w:author="Anonymous" w:id="47" w:date="2026-09-22T03:01:52Z">
                <w:sdt>
                  <w:sdtPr>
                    <w:id w:val="1726757501"/>
                    <w:tag w:val="goog_rdk_198"/>
                  </w:sdtPr>
                  <w:sdtContent>
                    <w:del w:author="DWARAKESH M BSC CS 2025 - 2026" w:id="46" w:date="2026-09-22T13:29:41Z"/>
                  </w:sdtContent>
                </w:sdt>
              </w:ins>
              <w:sdt>
                <w:sdtPr>
                  <w:id w:val="-2119267425"/>
                  <w:tag w:val="goog_rdk_199"/>
                </w:sdtPr>
                <w:sdtContent>
                  <w:ins w:author="Anonymous" w:id="47" w:date="2026-09-22T03:01:52Z">
                    <w:del w:author="DWARAKESH M BSC CS 2025 - 2026" w:id="46" w:date="2026-09-22T13:29:41Z">
                      <w:r w:rsidDel="00000000" w:rsidR="00000000" w:rsidRPr="00000000">
                        <w:rPr>
                          <w:rtl w:val="0"/>
                        </w:rPr>
                      </w:r>
                    </w:del>
                  </w:ins>
                </w:sdtContent>
              </w:sdt>
              <w:ins w:author="Anonymous" w:id="47" w:date="2026-09-22T03:01:52Z">
                <w:del w:author="DWARAKESH M BSC CS 2025 - 2026" w:id="46" w:date="2026-09-22T13:29:41Z"/>
              </w:ins>
            </w:sdtContent>
          </w:sdt>
        </w:p>
      </w:sdtContent>
    </w:sdt>
    <w:sdt>
      <w:sdtPr>
        <w:id w:val="-887718294"/>
        <w:tag w:val="goog_rdk_206"/>
      </w:sdtPr>
      <w:sdtContent>
        <w:p w:rsidR="00000000" w:rsidDel="00000000" w:rsidP="00000000" w:rsidRDefault="00000000" w:rsidRPr="00000000" w14:paraId="00000017">
          <w:pPr>
            <w:spacing w:line="276" w:lineRule="auto"/>
            <w:jc w:val="left"/>
            <w:rPr>
              <w:ins w:author="Mohideen" w:id="48" w:date="2026-09-22T15:56:49Z"/>
              <w:del w:author="DWARAKESH M BSC CS 2025 - 2026" w:id="46" w:date="2026-09-22T13:29:41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5437709"/>
              <w:tag w:val="goog_rdk_203"/>
            </w:sdtPr>
            <w:sdtContent>
              <w:ins w:author="Mohideen" w:id="48" w:date="2026-09-22T15:56:49Z">
                <w:sdt>
                  <w:sdtPr>
                    <w:id w:val="-40192611"/>
                    <w:tag w:val="goog_rdk_204"/>
                  </w:sdtPr>
                  <w:sdtContent>
                    <w:del w:author="DWARAKESH M BSC CS 2025 - 2026" w:id="46" w:date="2026-09-22T13:29:41Z"/>
                  </w:sdtContent>
                </w:sdt>
              </w:ins>
              <w:sdt>
                <w:sdtPr>
                  <w:id w:val="-986317523"/>
                  <w:tag w:val="goog_rdk_205"/>
                </w:sdtPr>
                <w:sdtContent>
                  <w:ins w:author="Mohideen" w:id="48" w:date="2026-09-22T15:56:49Z">
                    <w:del w:author="DWARAKESH M BSC CS 2025 - 2026" w:id="46" w:date="2026-09-22T13:29:41Z">
                      <w:r w:rsidDel="00000000" w:rsidR="00000000" w:rsidRPr="00000000">
                        <w:rPr>
                          <w:rtl w:val="0"/>
                        </w:rPr>
                      </w:r>
                    </w:del>
                  </w:ins>
                </w:sdtContent>
              </w:sdt>
              <w:ins w:author="Mohideen" w:id="48" w:date="2026-09-22T15:56:49Z">
                <w:del w:author="DWARAKESH M BSC CS 2025 - 2026" w:id="46" w:date="2026-09-22T13:29:41Z"/>
              </w:ins>
            </w:sdtContent>
          </w:sdt>
        </w:p>
      </w:sdtContent>
    </w:sdt>
    <w:sdt>
      <w:sdtPr>
        <w:id w:val="78844614"/>
        <w:tag w:val="goog_rdk_212"/>
      </w:sdtPr>
      <w:sdtContent>
        <w:p w:rsidR="00000000" w:rsidDel="00000000" w:rsidP="00000000" w:rsidRDefault="00000000" w:rsidRPr="00000000" w14:paraId="00000018">
          <w:pPr>
            <w:rPr>
              <w:ins w:author="Anonymous" w:id="47" w:date="2026-09-22T03:01:52Z"/>
              <w:del w:author="DWARAKESH M BSC CS 2025 - 2026" w:id="46" w:date="2026-09-22T13:29:41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2T15:15:25Z">
              <w:pPr>
                <w:spacing w:line="276" w:lineRule="auto"/>
                <w:jc w:val="center"/>
              </w:pPr>
            </w:pPrChange>
          </w:pPr>
          <w:sdt>
            <w:sdtPr>
              <w:id w:val="-48245101"/>
              <w:tag w:val="goog_rdk_209"/>
            </w:sdtPr>
            <w:sdtContent>
              <w:ins w:author="Anonymous" w:id="47" w:date="2026-09-22T03:01:52Z">
                <w:sdt>
                  <w:sdtPr>
                    <w:id w:val="246893359"/>
                    <w:tag w:val="goog_rdk_210"/>
                  </w:sdtPr>
                  <w:sdtContent>
                    <w:del w:author="DWARAKESH M BSC CS 2025 - 2026" w:id="46" w:date="2026-09-22T13:29:41Z"/>
                  </w:sdtContent>
                </w:sdt>
              </w:ins>
              <w:sdt>
                <w:sdtPr>
                  <w:id w:val="-67832726"/>
                  <w:tag w:val="goog_rdk_211"/>
                </w:sdtPr>
                <w:sdtContent>
                  <w:ins w:author="Anonymous" w:id="47" w:date="2026-09-22T03:01:52Z">
                    <w:del w:author="DWARAKESH M BSC CS 2025 - 2026" w:id="46" w:date="2026-09-22T13:29:41Z">
                      <w:r w:rsidDel="00000000" w:rsidR="00000000" w:rsidRPr="00000000">
                        <w:rPr>
                          <w:rtl w:val="0"/>
                        </w:rPr>
                      </w:r>
                    </w:del>
                  </w:ins>
                </w:sdtContent>
              </w:sdt>
              <w:ins w:author="Anonymous" w:id="47" w:date="2026-09-22T03:01:52Z">
                <w:del w:author="DWARAKESH M BSC CS 2025 - 2026" w:id="46" w:date="2026-09-22T13:29:41Z"/>
              </w:ins>
            </w:sdtContent>
          </w:sdt>
        </w:p>
      </w:sdtContent>
    </w:sdt>
    <w:sdt>
      <w:sdtPr>
        <w:id w:val="929707213"/>
        <w:tag w:val="goog_rdk_217"/>
      </w:sdtPr>
      <w:sdtContent>
        <w:p w:rsidR="00000000" w:rsidDel="00000000" w:rsidP="00000000" w:rsidRDefault="00000000" w:rsidRPr="00000000" w14:paraId="00000019">
          <w:pPr>
            <w:spacing w:line="276" w:lineRule="auto"/>
            <w:jc w:val="left"/>
            <w:rPr>
              <w:ins w:author="Anonymous" w:id="47" w:date="2026-09-22T03:01:52Z"/>
              <w:del w:author="Antony Sanjay" w:id="51" w:date="2026-09-23T04:21:28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Change w:author="DWARAKESH M BSC CS 2025 - 2026" w:id="0" w:date="2026-09-22T13:29:41Z">
              <w:pPr>
                <w:spacing w:line="276" w:lineRule="auto"/>
                <w:jc w:val="center"/>
              </w:pPr>
            </w:pPrChange>
          </w:pPr>
          <w:sdt>
            <w:sdtPr>
              <w:id w:val="-536534372"/>
              <w:tag w:val="goog_rdk_214"/>
            </w:sdtPr>
            <w:sdtContent>
              <w:ins w:author="Anonymous" w:id="47" w:date="2026-09-22T03:01:52Z">
                <w:sdt>
                  <w:sdtPr>
                    <w:id w:val="-1146037399"/>
                    <w:tag w:val="goog_rdk_215"/>
                  </w:sdtPr>
                  <w:sdtContent>
                    <w:del w:author="Antony Sanjay" w:id="51" w:date="2026-09-23T04:21:28Z"/>
                  </w:sdtContent>
                </w:sdt>
              </w:ins>
              <w:sdt>
                <w:sdtPr>
                  <w:id w:val="518538466"/>
                  <w:tag w:val="goog_rdk_216"/>
                </w:sdtPr>
                <w:sdtContent>
                  <w:ins w:author="Anonymous" w:id="47" w:date="2026-09-22T03:01:52Z">
                    <w:del w:author="Antony Sanjay" w:id="51" w:date="2026-09-23T04:21:28Z">
                      <w:r w:rsidDel="00000000" w:rsidR="00000000" w:rsidRPr="00000000">
                        <w:rPr>
                          <w:rtl w:val="0"/>
                        </w:rPr>
                      </w:r>
                    </w:del>
                  </w:ins>
                </w:sdtContent>
              </w:sdt>
              <w:ins w:author="Anonymous" w:id="47" w:date="2026-09-22T03:01:52Z">
                <w:del w:author="Antony Sanjay" w:id="51" w:date="2026-09-23T04:21:28Z"/>
              </w:ins>
            </w:sdtContent>
          </w:sdt>
        </w:p>
      </w:sdtContent>
    </w:sdt>
    <w:sdt>
      <w:sdtPr>
        <w:id w:val="-53611914"/>
        <w:tag w:val="goog_rdk_220"/>
      </w:sdtPr>
      <w:sdtContent>
        <w:p w:rsidR="00000000" w:rsidDel="00000000" w:rsidP="00000000" w:rsidRDefault="00000000" w:rsidRPr="00000000" w14:paraId="0000001A">
          <w:pP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Change w:author="Antony Sanjay" w:id="0" w:date="2026-09-23T04:21:28Z">
              <w:pPr>
                <w:spacing w:line="276" w:lineRule="auto"/>
                <w:jc w:val="center"/>
              </w:pPr>
            </w:pPrChange>
          </w:pPr>
          <w:sdt>
            <w:sdtPr>
              <w:id w:val="2140966973"/>
              <w:tag w:val="goog_rdk_218"/>
            </w:sdtPr>
            <w:sdtContent>
              <w:ins w:author="Anonymous" w:id="47" w:date="2026-09-22T03:01:52Z"/>
              <w:sdt>
                <w:sdtPr>
                  <w:id w:val="635310914"/>
                  <w:tag w:val="goog_rdk_219"/>
                </w:sdtPr>
                <w:sdtContent>
                  <w:ins w:author="Anonymous" w:id="47" w:date="2026-09-22T03:01:52Z">
                    <w:r w:rsidDel="00000000" w:rsidR="00000000" w:rsidRPr="00000000">
                      <w:rPr>
                        <w:rtl w:val="0"/>
                      </w:rPr>
                    </w:r>
                  </w:ins>
                </w:sdtContent>
              </w:sdt>
              <w:ins w:author="Anonymous" w:id="47" w:date="2026-09-22T03:01:52Z"/>
            </w:sdtContent>
          </w:sdt>
        </w:p>
      </w:sdtContent>
    </w:sdt>
    <w:sdt>
      <w:sdtPr>
        <w:id w:val="-543403197"/>
        <w:tag w:val="goog_rdk_223"/>
      </w:sdtPr>
      <w:sdtContent>
        <w:p w:rsidR="00000000" w:rsidDel="00000000" w:rsidP="00000000" w:rsidRDefault="00000000" w:rsidRPr="00000000" w14:paraId="0000001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4590465"/>
              <w:tag w:val="goog_rdk_221"/>
            </w:sdtPr>
            <w:sdtContent>
              <w:ins w:author="Anonymous" w:id="47" w:date="2026-09-22T03:01:52Z"/>
              <w:sdt>
                <w:sdtPr>
                  <w:id w:val="580288272"/>
                  <w:tag w:val="goog_rdk_222"/>
                </w:sdtPr>
                <w:sdtContent>
                  <w:ins w:author="Anonymous" w:id="47" w:date="2026-09-22T03:01:52Z">
                    <w:r w:rsidDel="00000000" w:rsidR="00000000" w:rsidRPr="00000000">
                      <w:rPr>
                        <w:rtl w:val="0"/>
                      </w:rPr>
                    </w:r>
                  </w:ins>
                </w:sdtContent>
              </w:sdt>
              <w:ins w:author="Anonymous" w:id="47" w:date="2026-09-22T03:01:52Z"/>
            </w:sdtContent>
          </w:sdt>
        </w:p>
      </w:sdtContent>
    </w:sdt>
    <w:sdt>
      <w:sdtPr>
        <w:id w:val="-1413967439"/>
        <w:tag w:val="goog_rdk_226"/>
      </w:sdtPr>
      <w:sdtContent>
        <w:p w:rsidR="00000000" w:rsidDel="00000000" w:rsidP="00000000" w:rsidRDefault="00000000" w:rsidRPr="00000000" w14:paraId="0000001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29825906"/>
              <w:tag w:val="goog_rdk_224"/>
            </w:sdtPr>
            <w:sdtContent>
              <w:ins w:author="Anonymous" w:id="47" w:date="2026-09-22T03:01:52Z"/>
              <w:sdt>
                <w:sdtPr>
                  <w:id w:val="-1991511837"/>
                  <w:tag w:val="goog_rdk_225"/>
                </w:sdtPr>
                <w:sdtContent>
                  <w:ins w:author="Anonymous" w:id="47" w:date="2026-09-22T03:01:52Z">
                    <w:r w:rsidDel="00000000" w:rsidR="00000000" w:rsidRPr="00000000">
                      <w:rPr>
                        <w:rtl w:val="0"/>
                      </w:rPr>
                    </w:r>
                  </w:ins>
                </w:sdtContent>
              </w:sdt>
              <w:ins w:author="Anonymous" w:id="47" w:date="2026-09-22T03:01:52Z"/>
            </w:sdtContent>
          </w:sdt>
        </w:p>
      </w:sdtContent>
    </w:sdt>
    <w:sdt>
      <w:sdtPr>
        <w:id w:val="-979180829"/>
        <w:tag w:val="goog_rdk_229"/>
      </w:sdtPr>
      <w:sdtContent>
        <w:p w:rsidR="00000000" w:rsidDel="00000000" w:rsidP="00000000" w:rsidRDefault="00000000" w:rsidRPr="00000000" w14:paraId="0000001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6763981"/>
              <w:tag w:val="goog_rdk_227"/>
            </w:sdtPr>
            <w:sdtContent>
              <w:ins w:author="Anonymous" w:id="47" w:date="2026-09-22T03:01:52Z"/>
              <w:sdt>
                <w:sdtPr>
                  <w:id w:val="455851746"/>
                  <w:tag w:val="goog_rdk_228"/>
                </w:sdtPr>
                <w:sdtContent>
                  <w:ins w:author="Anonymous" w:id="47" w:date="2026-09-22T03:01:52Z">
                    <w:r w:rsidDel="00000000" w:rsidR="00000000" w:rsidRPr="00000000">
                      <w:rPr>
                        <w:rtl w:val="0"/>
                      </w:rPr>
                    </w:r>
                  </w:ins>
                </w:sdtContent>
              </w:sdt>
              <w:ins w:author="Anonymous" w:id="47" w:date="2026-09-22T03:01:52Z"/>
            </w:sdtContent>
          </w:sdt>
        </w:p>
      </w:sdtContent>
    </w:sdt>
    <w:sdt>
      <w:sdtPr>
        <w:id w:val="2118142769"/>
        <w:tag w:val="goog_rdk_232"/>
      </w:sdtPr>
      <w:sdtContent>
        <w:p w:rsidR="00000000" w:rsidDel="00000000" w:rsidP="00000000" w:rsidRDefault="00000000" w:rsidRPr="00000000" w14:paraId="0000001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0710756"/>
              <w:tag w:val="goog_rdk_230"/>
            </w:sdtPr>
            <w:sdtContent>
              <w:ins w:author="Anonymous" w:id="47" w:date="2026-09-22T03:01:52Z"/>
              <w:sdt>
                <w:sdtPr>
                  <w:id w:val="-2108208476"/>
                  <w:tag w:val="goog_rdk_231"/>
                </w:sdtPr>
                <w:sdtContent>
                  <w:ins w:author="Anonymous" w:id="47" w:date="2026-09-22T03:01:52Z">
                    <w:r w:rsidDel="00000000" w:rsidR="00000000" w:rsidRPr="00000000">
                      <w:rPr>
                        <w:rtl w:val="0"/>
                      </w:rPr>
                    </w:r>
                  </w:ins>
                </w:sdtContent>
              </w:sdt>
              <w:ins w:author="Anonymous" w:id="47" w:date="2026-09-22T03:01:52Z"/>
            </w:sdtContent>
          </w:sdt>
        </w:p>
      </w:sdtContent>
    </w:sdt>
    <w:sdt>
      <w:sdtPr>
        <w:id w:val="-405127107"/>
        <w:tag w:val="goog_rdk_235"/>
      </w:sdtPr>
      <w:sdtContent>
        <w:p w:rsidR="00000000" w:rsidDel="00000000" w:rsidP="00000000" w:rsidRDefault="00000000" w:rsidRPr="00000000" w14:paraId="0000001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1726243"/>
              <w:tag w:val="goog_rdk_233"/>
            </w:sdtPr>
            <w:sdtContent>
              <w:ins w:author="Anonymous" w:id="47" w:date="2026-09-22T03:01:52Z"/>
              <w:sdt>
                <w:sdtPr>
                  <w:id w:val="-1220117504"/>
                  <w:tag w:val="goog_rdk_234"/>
                </w:sdtPr>
                <w:sdtContent>
                  <w:ins w:author="Anonymous" w:id="47" w:date="2026-09-22T03:01:52Z">
                    <w:r w:rsidDel="00000000" w:rsidR="00000000" w:rsidRPr="00000000">
                      <w:rPr>
                        <w:rtl w:val="0"/>
                      </w:rPr>
                    </w:r>
                  </w:ins>
                </w:sdtContent>
              </w:sdt>
              <w:ins w:author="Anonymous" w:id="47" w:date="2026-09-22T03:01:52Z"/>
            </w:sdtContent>
          </w:sdt>
        </w:p>
      </w:sdtContent>
    </w:sdt>
    <w:sdt>
      <w:sdtPr>
        <w:id w:val="226499340"/>
        <w:tag w:val="goog_rdk_238"/>
      </w:sdtPr>
      <w:sdtContent>
        <w:p w:rsidR="00000000" w:rsidDel="00000000" w:rsidP="00000000" w:rsidRDefault="00000000" w:rsidRPr="00000000" w14:paraId="0000002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95222388"/>
              <w:tag w:val="goog_rdk_236"/>
            </w:sdtPr>
            <w:sdtContent>
              <w:ins w:author="Anonymous" w:id="47" w:date="2026-09-22T03:01:52Z"/>
              <w:sdt>
                <w:sdtPr>
                  <w:id w:val="1896811263"/>
                  <w:tag w:val="goog_rdk_237"/>
                </w:sdtPr>
                <w:sdtContent>
                  <w:ins w:author="Anonymous" w:id="47" w:date="2026-09-22T03:01:52Z">
                    <w:r w:rsidDel="00000000" w:rsidR="00000000" w:rsidRPr="00000000">
                      <w:rPr>
                        <w:rtl w:val="0"/>
                      </w:rPr>
                    </w:r>
                  </w:ins>
                </w:sdtContent>
              </w:sdt>
              <w:ins w:author="Anonymous" w:id="47" w:date="2026-09-22T03:01:52Z"/>
            </w:sdtContent>
          </w:sdt>
        </w:p>
      </w:sdtContent>
    </w:sdt>
    <w:sdt>
      <w:sdtPr>
        <w:id w:val="-1456186433"/>
        <w:tag w:val="goog_rdk_241"/>
      </w:sdtPr>
      <w:sdtContent>
        <w:p w:rsidR="00000000" w:rsidDel="00000000" w:rsidP="00000000" w:rsidRDefault="00000000" w:rsidRPr="00000000" w14:paraId="0000002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2119739"/>
              <w:tag w:val="goog_rdk_239"/>
            </w:sdtPr>
            <w:sdtContent>
              <w:ins w:author="Anonymous" w:id="47" w:date="2026-09-22T03:01:52Z"/>
              <w:sdt>
                <w:sdtPr>
                  <w:id w:val="710580870"/>
                  <w:tag w:val="goog_rdk_240"/>
                </w:sdtPr>
                <w:sdtContent>
                  <w:ins w:author="Anonymous" w:id="47" w:date="2026-09-22T03:01:52Z">
                    <w:r w:rsidDel="00000000" w:rsidR="00000000" w:rsidRPr="00000000">
                      <w:rPr>
                        <w:rtl w:val="0"/>
                      </w:rPr>
                    </w:r>
                  </w:ins>
                </w:sdtContent>
              </w:sdt>
              <w:ins w:author="Anonymous" w:id="47" w:date="2026-09-22T03:01:52Z"/>
            </w:sdtContent>
          </w:sdt>
        </w:p>
      </w:sdtContent>
    </w:sdt>
    <w:sdt>
      <w:sdtPr>
        <w:id w:val="-661669349"/>
        <w:tag w:val="goog_rdk_244"/>
      </w:sdtPr>
      <w:sdtContent>
        <w:p w:rsidR="00000000" w:rsidDel="00000000" w:rsidP="00000000" w:rsidRDefault="00000000" w:rsidRPr="00000000" w14:paraId="0000002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5547564"/>
              <w:tag w:val="goog_rdk_242"/>
            </w:sdtPr>
            <w:sdtContent>
              <w:ins w:author="Anonymous" w:id="47" w:date="2026-09-22T03:01:52Z"/>
              <w:sdt>
                <w:sdtPr>
                  <w:id w:val="-199908469"/>
                  <w:tag w:val="goog_rdk_243"/>
                </w:sdtPr>
                <w:sdtContent>
                  <w:ins w:author="Anonymous" w:id="47" w:date="2026-09-22T03:01:52Z">
                    <w:r w:rsidDel="00000000" w:rsidR="00000000" w:rsidRPr="00000000">
                      <w:rPr>
                        <w:rtl w:val="0"/>
                      </w:rPr>
                    </w:r>
                  </w:ins>
                </w:sdtContent>
              </w:sdt>
              <w:ins w:author="Anonymous" w:id="47" w:date="2026-09-22T03:01:52Z"/>
            </w:sdtContent>
          </w:sdt>
        </w:p>
      </w:sdtContent>
    </w:sdt>
    <w:sdt>
      <w:sdtPr>
        <w:id w:val="-624686737"/>
        <w:tag w:val="goog_rdk_247"/>
      </w:sdtPr>
      <w:sdtContent>
        <w:p w:rsidR="00000000" w:rsidDel="00000000" w:rsidP="00000000" w:rsidRDefault="00000000" w:rsidRPr="00000000" w14:paraId="0000002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7066969"/>
              <w:tag w:val="goog_rdk_245"/>
            </w:sdtPr>
            <w:sdtContent>
              <w:ins w:author="Anonymous" w:id="47" w:date="2026-09-22T03:01:52Z"/>
              <w:sdt>
                <w:sdtPr>
                  <w:id w:val="-1507774857"/>
                  <w:tag w:val="goog_rdk_246"/>
                </w:sdtPr>
                <w:sdtContent>
                  <w:ins w:author="Anonymous" w:id="47" w:date="2026-09-22T03:01:52Z">
                    <w:r w:rsidDel="00000000" w:rsidR="00000000" w:rsidRPr="00000000">
                      <w:rPr>
                        <w:rtl w:val="0"/>
                      </w:rPr>
                    </w:r>
                  </w:ins>
                </w:sdtContent>
              </w:sdt>
              <w:ins w:author="Anonymous" w:id="47" w:date="2026-09-22T03:01:52Z"/>
            </w:sdtContent>
          </w:sdt>
        </w:p>
      </w:sdtContent>
    </w:sdt>
    <w:sdt>
      <w:sdtPr>
        <w:id w:val="-1775703297"/>
        <w:tag w:val="goog_rdk_250"/>
      </w:sdtPr>
      <w:sdtContent>
        <w:p w:rsidR="00000000" w:rsidDel="00000000" w:rsidP="00000000" w:rsidRDefault="00000000" w:rsidRPr="00000000" w14:paraId="0000002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0793632"/>
              <w:tag w:val="goog_rdk_248"/>
            </w:sdtPr>
            <w:sdtContent>
              <w:ins w:author="Anonymous" w:id="47" w:date="2026-09-22T03:01:52Z"/>
              <w:sdt>
                <w:sdtPr>
                  <w:id w:val="-40804976"/>
                  <w:tag w:val="goog_rdk_249"/>
                </w:sdtPr>
                <w:sdtContent>
                  <w:ins w:author="Anonymous" w:id="47" w:date="2026-09-22T03:01:52Z">
                    <w:r w:rsidDel="00000000" w:rsidR="00000000" w:rsidRPr="00000000">
                      <w:rPr>
                        <w:rtl w:val="0"/>
                      </w:rPr>
                    </w:r>
                  </w:ins>
                </w:sdtContent>
              </w:sdt>
              <w:ins w:author="Anonymous" w:id="47" w:date="2026-09-22T03:01:52Z"/>
            </w:sdtContent>
          </w:sdt>
        </w:p>
      </w:sdtContent>
    </w:sdt>
    <w:sdt>
      <w:sdtPr>
        <w:id w:val="2126270460"/>
        <w:tag w:val="goog_rdk_253"/>
      </w:sdtPr>
      <w:sdtContent>
        <w:p w:rsidR="00000000" w:rsidDel="00000000" w:rsidP="00000000" w:rsidRDefault="00000000" w:rsidRPr="00000000" w14:paraId="0000002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39358501"/>
              <w:tag w:val="goog_rdk_251"/>
            </w:sdtPr>
            <w:sdtContent>
              <w:ins w:author="Anonymous" w:id="47" w:date="2026-09-22T03:01:52Z"/>
              <w:sdt>
                <w:sdtPr>
                  <w:id w:val="-549271171"/>
                  <w:tag w:val="goog_rdk_252"/>
                </w:sdtPr>
                <w:sdtContent>
                  <w:ins w:author="Anonymous" w:id="47" w:date="2026-09-22T03:01:52Z">
                    <w:r w:rsidDel="00000000" w:rsidR="00000000" w:rsidRPr="00000000">
                      <w:rPr>
                        <w:rtl w:val="0"/>
                      </w:rPr>
                    </w:r>
                  </w:ins>
                </w:sdtContent>
              </w:sdt>
              <w:ins w:author="Anonymous" w:id="47" w:date="2026-09-22T03:01:52Z"/>
            </w:sdtContent>
          </w:sdt>
        </w:p>
      </w:sdtContent>
    </w:sdt>
    <w:sdt>
      <w:sdtPr>
        <w:id w:val="2051066988"/>
        <w:tag w:val="goog_rdk_256"/>
      </w:sdtPr>
      <w:sdtContent>
        <w:p w:rsidR="00000000" w:rsidDel="00000000" w:rsidP="00000000" w:rsidRDefault="00000000" w:rsidRPr="00000000" w14:paraId="0000002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2897357"/>
              <w:tag w:val="goog_rdk_254"/>
            </w:sdtPr>
            <w:sdtContent>
              <w:ins w:author="Anonymous" w:id="47" w:date="2026-09-22T03:01:52Z"/>
              <w:sdt>
                <w:sdtPr>
                  <w:id w:val="1154525387"/>
                  <w:tag w:val="goog_rdk_255"/>
                </w:sdtPr>
                <w:sdtContent>
                  <w:ins w:author="Anonymous" w:id="47" w:date="2026-09-22T03:01:52Z">
                    <w:r w:rsidDel="00000000" w:rsidR="00000000" w:rsidRPr="00000000">
                      <w:rPr>
                        <w:rtl w:val="0"/>
                      </w:rPr>
                    </w:r>
                  </w:ins>
                </w:sdtContent>
              </w:sdt>
              <w:ins w:author="Anonymous" w:id="47" w:date="2026-09-22T03:01:52Z"/>
            </w:sdtContent>
          </w:sdt>
        </w:p>
      </w:sdtContent>
    </w:sdt>
    <w:sdt>
      <w:sdtPr>
        <w:id w:val="-1981564563"/>
        <w:tag w:val="goog_rdk_259"/>
      </w:sdtPr>
      <w:sdtContent>
        <w:p w:rsidR="00000000" w:rsidDel="00000000" w:rsidP="00000000" w:rsidRDefault="00000000" w:rsidRPr="00000000" w14:paraId="0000002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4295689"/>
              <w:tag w:val="goog_rdk_257"/>
            </w:sdtPr>
            <w:sdtContent>
              <w:ins w:author="Anonymous" w:id="47" w:date="2026-09-22T03:01:52Z"/>
              <w:sdt>
                <w:sdtPr>
                  <w:id w:val="1362480526"/>
                  <w:tag w:val="goog_rdk_258"/>
                </w:sdtPr>
                <w:sdtContent>
                  <w:ins w:author="Anonymous" w:id="47" w:date="2026-09-22T03:01:52Z">
                    <w:r w:rsidDel="00000000" w:rsidR="00000000" w:rsidRPr="00000000">
                      <w:rPr>
                        <w:rtl w:val="0"/>
                      </w:rPr>
                    </w:r>
                  </w:ins>
                </w:sdtContent>
              </w:sdt>
              <w:ins w:author="Anonymous" w:id="47" w:date="2026-09-22T03:01:52Z"/>
            </w:sdtContent>
          </w:sdt>
        </w:p>
      </w:sdtContent>
    </w:sdt>
    <w:sdt>
      <w:sdtPr>
        <w:id w:val="1419061208"/>
        <w:tag w:val="goog_rdk_262"/>
      </w:sdtPr>
      <w:sdtContent>
        <w:p w:rsidR="00000000" w:rsidDel="00000000" w:rsidP="00000000" w:rsidRDefault="00000000" w:rsidRPr="00000000" w14:paraId="0000002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555480"/>
              <w:tag w:val="goog_rdk_260"/>
            </w:sdtPr>
            <w:sdtContent>
              <w:ins w:author="Anonymous" w:id="47" w:date="2026-09-22T03:01:52Z"/>
              <w:sdt>
                <w:sdtPr>
                  <w:id w:val="-1448972929"/>
                  <w:tag w:val="goog_rdk_261"/>
                </w:sdtPr>
                <w:sdtContent>
                  <w:ins w:author="Anonymous" w:id="47" w:date="2026-09-22T03:01:52Z">
                    <w:r w:rsidDel="00000000" w:rsidR="00000000" w:rsidRPr="00000000">
                      <w:rPr>
                        <w:rtl w:val="0"/>
                      </w:rPr>
                    </w:r>
                  </w:ins>
                </w:sdtContent>
              </w:sdt>
              <w:ins w:author="Anonymous" w:id="47" w:date="2026-09-22T03:01:52Z"/>
            </w:sdtContent>
          </w:sdt>
        </w:p>
      </w:sdtContent>
    </w:sdt>
    <w:sdt>
      <w:sdtPr>
        <w:id w:val="679191370"/>
        <w:tag w:val="goog_rdk_265"/>
      </w:sdtPr>
      <w:sdtContent>
        <w:p w:rsidR="00000000" w:rsidDel="00000000" w:rsidP="00000000" w:rsidRDefault="00000000" w:rsidRPr="00000000" w14:paraId="0000002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3430121"/>
              <w:tag w:val="goog_rdk_263"/>
            </w:sdtPr>
            <w:sdtContent>
              <w:ins w:author="Anonymous" w:id="47" w:date="2026-09-22T03:01:52Z"/>
              <w:sdt>
                <w:sdtPr>
                  <w:id w:val="1985002668"/>
                  <w:tag w:val="goog_rdk_264"/>
                </w:sdtPr>
                <w:sdtContent>
                  <w:ins w:author="Anonymous" w:id="47" w:date="2026-09-22T03:01:52Z">
                    <w:r w:rsidDel="00000000" w:rsidR="00000000" w:rsidRPr="00000000">
                      <w:rPr>
                        <w:rtl w:val="0"/>
                      </w:rPr>
                    </w:r>
                  </w:ins>
                </w:sdtContent>
              </w:sdt>
              <w:ins w:author="Anonymous" w:id="47" w:date="2026-09-22T03:01:52Z"/>
            </w:sdtContent>
          </w:sdt>
        </w:p>
      </w:sdtContent>
    </w:sdt>
    <w:sdt>
      <w:sdtPr>
        <w:id w:val="-1389509828"/>
        <w:tag w:val="goog_rdk_268"/>
      </w:sdtPr>
      <w:sdtContent>
        <w:p w:rsidR="00000000" w:rsidDel="00000000" w:rsidP="00000000" w:rsidRDefault="00000000" w:rsidRPr="00000000" w14:paraId="0000002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1274160"/>
              <w:tag w:val="goog_rdk_266"/>
            </w:sdtPr>
            <w:sdtContent>
              <w:ins w:author="Anonymous" w:id="47" w:date="2026-09-22T03:01:52Z"/>
              <w:sdt>
                <w:sdtPr>
                  <w:id w:val="1583503709"/>
                  <w:tag w:val="goog_rdk_267"/>
                </w:sdtPr>
                <w:sdtContent>
                  <w:ins w:author="Anonymous" w:id="47" w:date="2026-09-22T03:01:52Z">
                    <w:r w:rsidDel="00000000" w:rsidR="00000000" w:rsidRPr="00000000">
                      <w:rPr>
                        <w:rtl w:val="0"/>
                      </w:rPr>
                    </w:r>
                  </w:ins>
                </w:sdtContent>
              </w:sdt>
              <w:ins w:author="Anonymous" w:id="47" w:date="2026-09-22T03:01:52Z"/>
            </w:sdtContent>
          </w:sdt>
        </w:p>
      </w:sdtContent>
    </w:sdt>
    <w:sdt>
      <w:sdtPr>
        <w:id w:val="1268485749"/>
        <w:tag w:val="goog_rdk_271"/>
      </w:sdtPr>
      <w:sdtContent>
        <w:p w:rsidR="00000000" w:rsidDel="00000000" w:rsidP="00000000" w:rsidRDefault="00000000" w:rsidRPr="00000000" w14:paraId="0000002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5892510"/>
              <w:tag w:val="goog_rdk_269"/>
            </w:sdtPr>
            <w:sdtContent>
              <w:ins w:author="Anonymous" w:id="47" w:date="2026-09-22T03:01:52Z"/>
              <w:sdt>
                <w:sdtPr>
                  <w:id w:val="1762690506"/>
                  <w:tag w:val="goog_rdk_270"/>
                </w:sdtPr>
                <w:sdtContent>
                  <w:ins w:author="Anonymous" w:id="47" w:date="2026-09-22T03:01:52Z">
                    <w:r w:rsidDel="00000000" w:rsidR="00000000" w:rsidRPr="00000000">
                      <w:rPr>
                        <w:rtl w:val="0"/>
                      </w:rPr>
                    </w:r>
                  </w:ins>
                </w:sdtContent>
              </w:sdt>
              <w:ins w:author="Anonymous" w:id="47" w:date="2026-09-22T03:01:52Z"/>
            </w:sdtContent>
          </w:sdt>
        </w:p>
      </w:sdtContent>
    </w:sdt>
    <w:sdt>
      <w:sdtPr>
        <w:id w:val="1137814951"/>
        <w:tag w:val="goog_rdk_274"/>
      </w:sdtPr>
      <w:sdtContent>
        <w:p w:rsidR="00000000" w:rsidDel="00000000" w:rsidP="00000000" w:rsidRDefault="00000000" w:rsidRPr="00000000" w14:paraId="0000002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3575399"/>
              <w:tag w:val="goog_rdk_272"/>
            </w:sdtPr>
            <w:sdtContent>
              <w:ins w:author="Anonymous" w:id="47" w:date="2026-09-22T03:01:52Z"/>
              <w:sdt>
                <w:sdtPr>
                  <w:id w:val="-306629934"/>
                  <w:tag w:val="goog_rdk_273"/>
                </w:sdtPr>
                <w:sdtContent>
                  <w:ins w:author="Anonymous" w:id="47" w:date="2026-09-22T03:01:52Z">
                    <w:r w:rsidDel="00000000" w:rsidR="00000000" w:rsidRPr="00000000">
                      <w:rPr>
                        <w:rtl w:val="0"/>
                      </w:rPr>
                    </w:r>
                  </w:ins>
                </w:sdtContent>
              </w:sdt>
              <w:ins w:author="Anonymous" w:id="47" w:date="2026-09-22T03:01:52Z"/>
            </w:sdtContent>
          </w:sdt>
        </w:p>
      </w:sdtContent>
    </w:sdt>
    <w:sdt>
      <w:sdtPr>
        <w:id w:val="-2080346588"/>
        <w:tag w:val="goog_rdk_277"/>
      </w:sdtPr>
      <w:sdtContent>
        <w:p w:rsidR="00000000" w:rsidDel="00000000" w:rsidP="00000000" w:rsidRDefault="00000000" w:rsidRPr="00000000" w14:paraId="0000002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374961"/>
              <w:tag w:val="goog_rdk_275"/>
            </w:sdtPr>
            <w:sdtContent>
              <w:ins w:author="Anonymous" w:id="47" w:date="2026-09-22T03:01:52Z"/>
              <w:sdt>
                <w:sdtPr>
                  <w:id w:val="-1550657063"/>
                  <w:tag w:val="goog_rdk_276"/>
                </w:sdtPr>
                <w:sdtContent>
                  <w:ins w:author="Anonymous" w:id="47" w:date="2026-09-22T03:01:52Z">
                    <w:r w:rsidDel="00000000" w:rsidR="00000000" w:rsidRPr="00000000">
                      <w:rPr>
                        <w:rtl w:val="0"/>
                      </w:rPr>
                    </w:r>
                  </w:ins>
                </w:sdtContent>
              </w:sdt>
              <w:ins w:author="Anonymous" w:id="47" w:date="2026-09-22T03:01:52Z"/>
            </w:sdtContent>
          </w:sdt>
        </w:p>
      </w:sdtContent>
    </w:sdt>
    <w:sdt>
      <w:sdtPr>
        <w:id w:val="-1754229931"/>
        <w:tag w:val="goog_rdk_280"/>
      </w:sdtPr>
      <w:sdtContent>
        <w:p w:rsidR="00000000" w:rsidDel="00000000" w:rsidP="00000000" w:rsidRDefault="00000000" w:rsidRPr="00000000" w14:paraId="0000002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2235113"/>
              <w:tag w:val="goog_rdk_278"/>
            </w:sdtPr>
            <w:sdtContent>
              <w:ins w:author="Anonymous" w:id="47" w:date="2026-09-22T03:01:52Z"/>
              <w:sdt>
                <w:sdtPr>
                  <w:id w:val="1896949583"/>
                  <w:tag w:val="goog_rdk_279"/>
                </w:sdtPr>
                <w:sdtContent>
                  <w:ins w:author="Anonymous" w:id="47" w:date="2026-09-22T03:01:52Z">
                    <w:r w:rsidDel="00000000" w:rsidR="00000000" w:rsidRPr="00000000">
                      <w:rPr>
                        <w:rtl w:val="0"/>
                      </w:rPr>
                    </w:r>
                  </w:ins>
                </w:sdtContent>
              </w:sdt>
              <w:ins w:author="Anonymous" w:id="47" w:date="2026-09-22T03:01:52Z"/>
            </w:sdtContent>
          </w:sdt>
        </w:p>
      </w:sdtContent>
    </w:sdt>
    <w:sdt>
      <w:sdtPr>
        <w:id w:val="1867512395"/>
        <w:tag w:val="goog_rdk_283"/>
      </w:sdtPr>
      <w:sdtContent>
        <w:p w:rsidR="00000000" w:rsidDel="00000000" w:rsidP="00000000" w:rsidRDefault="00000000" w:rsidRPr="00000000" w14:paraId="0000002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5799768"/>
              <w:tag w:val="goog_rdk_281"/>
            </w:sdtPr>
            <w:sdtContent>
              <w:ins w:author="Anonymous" w:id="47" w:date="2026-09-22T03:01:52Z"/>
              <w:sdt>
                <w:sdtPr>
                  <w:id w:val="-767265147"/>
                  <w:tag w:val="goog_rdk_282"/>
                </w:sdtPr>
                <w:sdtContent>
                  <w:ins w:author="Anonymous" w:id="47" w:date="2026-09-22T03:01:52Z">
                    <w:r w:rsidDel="00000000" w:rsidR="00000000" w:rsidRPr="00000000">
                      <w:rPr>
                        <w:rtl w:val="0"/>
                      </w:rPr>
                    </w:r>
                  </w:ins>
                </w:sdtContent>
              </w:sdt>
              <w:ins w:author="Anonymous" w:id="47" w:date="2026-09-22T03:01:52Z"/>
            </w:sdtContent>
          </w:sdt>
        </w:p>
      </w:sdtContent>
    </w:sdt>
    <w:sdt>
      <w:sdtPr>
        <w:id w:val="1518340893"/>
        <w:tag w:val="goog_rdk_286"/>
      </w:sdtPr>
      <w:sdtContent>
        <w:p w:rsidR="00000000" w:rsidDel="00000000" w:rsidP="00000000" w:rsidRDefault="00000000" w:rsidRPr="00000000" w14:paraId="0000003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87931254"/>
              <w:tag w:val="goog_rdk_284"/>
            </w:sdtPr>
            <w:sdtContent>
              <w:ins w:author="Anonymous" w:id="47" w:date="2026-09-22T03:01:52Z"/>
              <w:sdt>
                <w:sdtPr>
                  <w:id w:val="-1933698251"/>
                  <w:tag w:val="goog_rdk_285"/>
                </w:sdtPr>
                <w:sdtContent>
                  <w:ins w:author="Anonymous" w:id="47" w:date="2026-09-22T03:01:52Z">
                    <w:r w:rsidDel="00000000" w:rsidR="00000000" w:rsidRPr="00000000">
                      <w:rPr>
                        <w:rtl w:val="0"/>
                      </w:rPr>
                    </w:r>
                  </w:ins>
                </w:sdtContent>
              </w:sdt>
              <w:ins w:author="Anonymous" w:id="47" w:date="2026-09-22T03:01:52Z"/>
            </w:sdtContent>
          </w:sdt>
        </w:p>
      </w:sdtContent>
    </w:sdt>
    <w:sdt>
      <w:sdtPr>
        <w:id w:val="1020263664"/>
        <w:tag w:val="goog_rdk_289"/>
      </w:sdtPr>
      <w:sdtContent>
        <w:p w:rsidR="00000000" w:rsidDel="00000000" w:rsidP="00000000" w:rsidRDefault="00000000" w:rsidRPr="00000000" w14:paraId="0000003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2417266"/>
              <w:tag w:val="goog_rdk_287"/>
            </w:sdtPr>
            <w:sdtContent>
              <w:ins w:author="Anonymous" w:id="47" w:date="2026-09-22T03:01:52Z"/>
              <w:sdt>
                <w:sdtPr>
                  <w:id w:val="-289178910"/>
                  <w:tag w:val="goog_rdk_288"/>
                </w:sdtPr>
                <w:sdtContent>
                  <w:ins w:author="Anonymous" w:id="47" w:date="2026-09-22T03:01:52Z">
                    <w:r w:rsidDel="00000000" w:rsidR="00000000" w:rsidRPr="00000000">
                      <w:rPr>
                        <w:rtl w:val="0"/>
                      </w:rPr>
                    </w:r>
                  </w:ins>
                </w:sdtContent>
              </w:sdt>
              <w:ins w:author="Anonymous" w:id="47" w:date="2026-09-22T03:01:52Z"/>
            </w:sdtContent>
          </w:sdt>
        </w:p>
      </w:sdtContent>
    </w:sdt>
    <w:sdt>
      <w:sdtPr>
        <w:id w:val="-112400757"/>
        <w:tag w:val="goog_rdk_292"/>
      </w:sdtPr>
      <w:sdtContent>
        <w:p w:rsidR="00000000" w:rsidDel="00000000" w:rsidP="00000000" w:rsidRDefault="00000000" w:rsidRPr="00000000" w14:paraId="0000003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7766483"/>
              <w:tag w:val="goog_rdk_290"/>
            </w:sdtPr>
            <w:sdtContent>
              <w:ins w:author="Anonymous" w:id="47" w:date="2026-09-22T03:01:52Z"/>
              <w:sdt>
                <w:sdtPr>
                  <w:id w:val="114948534"/>
                  <w:tag w:val="goog_rdk_291"/>
                </w:sdtPr>
                <w:sdtContent>
                  <w:ins w:author="Anonymous" w:id="47" w:date="2026-09-22T03:01:52Z">
                    <w:r w:rsidDel="00000000" w:rsidR="00000000" w:rsidRPr="00000000">
                      <w:rPr>
                        <w:rtl w:val="0"/>
                      </w:rPr>
                    </w:r>
                  </w:ins>
                </w:sdtContent>
              </w:sdt>
              <w:ins w:author="Anonymous" w:id="47" w:date="2026-09-22T03:01:52Z"/>
            </w:sdtContent>
          </w:sdt>
        </w:p>
      </w:sdtContent>
    </w:sdt>
    <w:sdt>
      <w:sdtPr>
        <w:id w:val="244425625"/>
        <w:tag w:val="goog_rdk_295"/>
      </w:sdtPr>
      <w:sdtContent>
        <w:p w:rsidR="00000000" w:rsidDel="00000000" w:rsidP="00000000" w:rsidRDefault="00000000" w:rsidRPr="00000000" w14:paraId="0000003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2257811"/>
              <w:tag w:val="goog_rdk_293"/>
            </w:sdtPr>
            <w:sdtContent>
              <w:ins w:author="Anonymous" w:id="47" w:date="2026-09-22T03:01:52Z"/>
              <w:sdt>
                <w:sdtPr>
                  <w:id w:val="401978263"/>
                  <w:tag w:val="goog_rdk_294"/>
                </w:sdtPr>
                <w:sdtContent>
                  <w:ins w:author="Anonymous" w:id="47" w:date="2026-09-22T03:01:52Z">
                    <w:r w:rsidDel="00000000" w:rsidR="00000000" w:rsidRPr="00000000">
                      <w:rPr>
                        <w:rtl w:val="0"/>
                      </w:rPr>
                    </w:r>
                  </w:ins>
                </w:sdtContent>
              </w:sdt>
              <w:ins w:author="Anonymous" w:id="47" w:date="2026-09-22T03:01:52Z"/>
            </w:sdtContent>
          </w:sdt>
        </w:p>
      </w:sdtContent>
    </w:sdt>
    <w:sdt>
      <w:sdtPr>
        <w:id w:val="-1757379650"/>
        <w:tag w:val="goog_rdk_298"/>
      </w:sdtPr>
      <w:sdtContent>
        <w:p w:rsidR="00000000" w:rsidDel="00000000" w:rsidP="00000000" w:rsidRDefault="00000000" w:rsidRPr="00000000" w14:paraId="0000003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0469815"/>
              <w:tag w:val="goog_rdk_296"/>
            </w:sdtPr>
            <w:sdtContent>
              <w:ins w:author="Anonymous" w:id="47" w:date="2026-09-22T03:01:52Z"/>
              <w:sdt>
                <w:sdtPr>
                  <w:id w:val="232064586"/>
                  <w:tag w:val="goog_rdk_297"/>
                </w:sdtPr>
                <w:sdtContent>
                  <w:ins w:author="Anonymous" w:id="47" w:date="2026-09-22T03:01:52Z">
                    <w:r w:rsidDel="00000000" w:rsidR="00000000" w:rsidRPr="00000000">
                      <w:rPr>
                        <w:rtl w:val="0"/>
                      </w:rPr>
                    </w:r>
                  </w:ins>
                </w:sdtContent>
              </w:sdt>
              <w:ins w:author="Anonymous" w:id="47" w:date="2026-09-22T03:01:52Z"/>
            </w:sdtContent>
          </w:sdt>
        </w:p>
      </w:sdtContent>
    </w:sdt>
    <w:sdt>
      <w:sdtPr>
        <w:id w:val="1007734561"/>
        <w:tag w:val="goog_rdk_301"/>
      </w:sdtPr>
      <w:sdtContent>
        <w:p w:rsidR="00000000" w:rsidDel="00000000" w:rsidP="00000000" w:rsidRDefault="00000000" w:rsidRPr="00000000" w14:paraId="0000003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09011"/>
              <w:tag w:val="goog_rdk_299"/>
            </w:sdtPr>
            <w:sdtContent>
              <w:ins w:author="Anonymous" w:id="47" w:date="2026-09-22T03:01:52Z"/>
              <w:sdt>
                <w:sdtPr>
                  <w:id w:val="-598545042"/>
                  <w:tag w:val="goog_rdk_300"/>
                </w:sdtPr>
                <w:sdtContent>
                  <w:ins w:author="Anonymous" w:id="47" w:date="2026-09-22T03:01:52Z">
                    <w:r w:rsidDel="00000000" w:rsidR="00000000" w:rsidRPr="00000000">
                      <w:rPr>
                        <w:rtl w:val="0"/>
                      </w:rPr>
                    </w:r>
                  </w:ins>
                </w:sdtContent>
              </w:sdt>
              <w:ins w:author="Anonymous" w:id="47" w:date="2026-09-22T03:01:52Z"/>
            </w:sdtContent>
          </w:sdt>
        </w:p>
      </w:sdtContent>
    </w:sdt>
    <w:sdt>
      <w:sdtPr>
        <w:id w:val="672799222"/>
        <w:tag w:val="goog_rdk_304"/>
      </w:sdtPr>
      <w:sdtContent>
        <w:p w:rsidR="00000000" w:rsidDel="00000000" w:rsidP="00000000" w:rsidRDefault="00000000" w:rsidRPr="00000000" w14:paraId="0000003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4092347"/>
              <w:tag w:val="goog_rdk_302"/>
            </w:sdtPr>
            <w:sdtContent>
              <w:ins w:author="Anonymous" w:id="47" w:date="2026-09-22T03:01:52Z"/>
              <w:sdt>
                <w:sdtPr>
                  <w:id w:val="-2084951251"/>
                  <w:tag w:val="goog_rdk_303"/>
                </w:sdtPr>
                <w:sdtContent>
                  <w:ins w:author="Anonymous" w:id="47" w:date="2026-09-22T03:01:52Z">
                    <w:r w:rsidDel="00000000" w:rsidR="00000000" w:rsidRPr="00000000">
                      <w:rPr>
                        <w:rtl w:val="0"/>
                      </w:rPr>
                    </w:r>
                  </w:ins>
                </w:sdtContent>
              </w:sdt>
              <w:ins w:author="Anonymous" w:id="47" w:date="2026-09-22T03:01:52Z"/>
            </w:sdtContent>
          </w:sdt>
        </w:p>
      </w:sdtContent>
    </w:sdt>
    <w:sdt>
      <w:sdtPr>
        <w:id w:val="-1152949194"/>
        <w:tag w:val="goog_rdk_307"/>
      </w:sdtPr>
      <w:sdtContent>
        <w:p w:rsidR="00000000" w:rsidDel="00000000" w:rsidP="00000000" w:rsidRDefault="00000000" w:rsidRPr="00000000" w14:paraId="0000003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83696383"/>
              <w:tag w:val="goog_rdk_305"/>
            </w:sdtPr>
            <w:sdtContent>
              <w:ins w:author="Anonymous" w:id="47" w:date="2026-09-22T03:01:52Z"/>
              <w:sdt>
                <w:sdtPr>
                  <w:id w:val="-345816004"/>
                  <w:tag w:val="goog_rdk_306"/>
                </w:sdtPr>
                <w:sdtContent>
                  <w:ins w:author="Anonymous" w:id="47" w:date="2026-09-22T03:01:52Z">
                    <w:r w:rsidDel="00000000" w:rsidR="00000000" w:rsidRPr="00000000">
                      <w:rPr>
                        <w:rtl w:val="0"/>
                      </w:rPr>
                    </w:r>
                  </w:ins>
                </w:sdtContent>
              </w:sdt>
              <w:ins w:author="Anonymous" w:id="47" w:date="2026-09-22T03:01:52Z"/>
            </w:sdtContent>
          </w:sdt>
        </w:p>
      </w:sdtContent>
    </w:sdt>
    <w:sdt>
      <w:sdtPr>
        <w:id w:val="-1977872897"/>
        <w:tag w:val="goog_rdk_310"/>
      </w:sdtPr>
      <w:sdtContent>
        <w:p w:rsidR="00000000" w:rsidDel="00000000" w:rsidP="00000000" w:rsidRDefault="00000000" w:rsidRPr="00000000" w14:paraId="0000003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6708711"/>
              <w:tag w:val="goog_rdk_308"/>
            </w:sdtPr>
            <w:sdtContent>
              <w:ins w:author="Anonymous" w:id="47" w:date="2026-09-22T03:01:52Z"/>
              <w:sdt>
                <w:sdtPr>
                  <w:id w:val="-483964557"/>
                  <w:tag w:val="goog_rdk_309"/>
                </w:sdtPr>
                <w:sdtContent>
                  <w:ins w:author="Anonymous" w:id="47" w:date="2026-09-22T03:01:52Z">
                    <w:r w:rsidDel="00000000" w:rsidR="00000000" w:rsidRPr="00000000">
                      <w:rPr>
                        <w:rtl w:val="0"/>
                      </w:rPr>
                    </w:r>
                  </w:ins>
                </w:sdtContent>
              </w:sdt>
              <w:ins w:author="Anonymous" w:id="47" w:date="2026-09-22T03:01:52Z"/>
            </w:sdtContent>
          </w:sdt>
        </w:p>
      </w:sdtContent>
    </w:sdt>
    <w:sdt>
      <w:sdtPr>
        <w:id w:val="892639626"/>
        <w:tag w:val="goog_rdk_313"/>
      </w:sdtPr>
      <w:sdtContent>
        <w:p w:rsidR="00000000" w:rsidDel="00000000" w:rsidP="00000000" w:rsidRDefault="00000000" w:rsidRPr="00000000" w14:paraId="0000003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4648963"/>
              <w:tag w:val="goog_rdk_311"/>
            </w:sdtPr>
            <w:sdtContent>
              <w:ins w:author="Anonymous" w:id="47" w:date="2026-09-22T03:01:52Z"/>
              <w:sdt>
                <w:sdtPr>
                  <w:id w:val="1668379375"/>
                  <w:tag w:val="goog_rdk_312"/>
                </w:sdtPr>
                <w:sdtContent>
                  <w:ins w:author="Anonymous" w:id="47" w:date="2026-09-22T03:01:52Z">
                    <w:r w:rsidDel="00000000" w:rsidR="00000000" w:rsidRPr="00000000">
                      <w:rPr>
                        <w:rtl w:val="0"/>
                      </w:rPr>
                    </w:r>
                  </w:ins>
                </w:sdtContent>
              </w:sdt>
              <w:ins w:author="Anonymous" w:id="47" w:date="2026-09-22T03:01:52Z"/>
            </w:sdtContent>
          </w:sdt>
        </w:p>
      </w:sdtContent>
    </w:sdt>
    <w:sdt>
      <w:sdtPr>
        <w:id w:val="-970113443"/>
        <w:tag w:val="goog_rdk_316"/>
      </w:sdtPr>
      <w:sdtContent>
        <w:p w:rsidR="00000000" w:rsidDel="00000000" w:rsidP="00000000" w:rsidRDefault="00000000" w:rsidRPr="00000000" w14:paraId="0000003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1680090"/>
              <w:tag w:val="goog_rdk_314"/>
            </w:sdtPr>
            <w:sdtContent>
              <w:ins w:author="Anonymous" w:id="47" w:date="2026-09-22T03:01:52Z"/>
              <w:sdt>
                <w:sdtPr>
                  <w:id w:val="-1829139939"/>
                  <w:tag w:val="goog_rdk_315"/>
                </w:sdtPr>
                <w:sdtContent>
                  <w:ins w:author="Anonymous" w:id="47" w:date="2026-09-22T03:01:52Z">
                    <w:r w:rsidDel="00000000" w:rsidR="00000000" w:rsidRPr="00000000">
                      <w:rPr>
                        <w:rtl w:val="0"/>
                      </w:rPr>
                    </w:r>
                  </w:ins>
                </w:sdtContent>
              </w:sdt>
              <w:ins w:author="Anonymous" w:id="47" w:date="2026-09-22T03:01:52Z"/>
            </w:sdtContent>
          </w:sdt>
        </w:p>
      </w:sdtContent>
    </w:sdt>
    <w:sdt>
      <w:sdtPr>
        <w:id w:val="-1965536645"/>
        <w:tag w:val="goog_rdk_319"/>
      </w:sdtPr>
      <w:sdtContent>
        <w:p w:rsidR="00000000" w:rsidDel="00000000" w:rsidP="00000000" w:rsidRDefault="00000000" w:rsidRPr="00000000" w14:paraId="0000003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0427507"/>
              <w:tag w:val="goog_rdk_317"/>
            </w:sdtPr>
            <w:sdtContent>
              <w:ins w:author="Anonymous" w:id="47" w:date="2026-09-22T03:01:52Z"/>
              <w:sdt>
                <w:sdtPr>
                  <w:id w:val="812721169"/>
                  <w:tag w:val="goog_rdk_318"/>
                </w:sdtPr>
                <w:sdtContent>
                  <w:ins w:author="Anonymous" w:id="47" w:date="2026-09-22T03:01:52Z">
                    <w:r w:rsidDel="00000000" w:rsidR="00000000" w:rsidRPr="00000000">
                      <w:rPr>
                        <w:rtl w:val="0"/>
                      </w:rPr>
                    </w:r>
                  </w:ins>
                </w:sdtContent>
              </w:sdt>
              <w:ins w:author="Anonymous" w:id="47" w:date="2026-09-22T03:01:52Z"/>
            </w:sdtContent>
          </w:sdt>
        </w:p>
      </w:sdtContent>
    </w:sdt>
    <w:sdt>
      <w:sdtPr>
        <w:id w:val="-621914698"/>
        <w:tag w:val="goog_rdk_322"/>
      </w:sdtPr>
      <w:sdtContent>
        <w:p w:rsidR="00000000" w:rsidDel="00000000" w:rsidP="00000000" w:rsidRDefault="00000000" w:rsidRPr="00000000" w14:paraId="0000003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184607"/>
              <w:tag w:val="goog_rdk_320"/>
            </w:sdtPr>
            <w:sdtContent>
              <w:ins w:author="Anonymous" w:id="47" w:date="2026-09-22T03:01:52Z"/>
              <w:sdt>
                <w:sdtPr>
                  <w:id w:val="-1112691504"/>
                  <w:tag w:val="goog_rdk_321"/>
                </w:sdtPr>
                <w:sdtContent>
                  <w:ins w:author="Anonymous" w:id="47" w:date="2026-09-22T03:01:52Z">
                    <w:r w:rsidDel="00000000" w:rsidR="00000000" w:rsidRPr="00000000">
                      <w:rPr>
                        <w:rtl w:val="0"/>
                      </w:rPr>
                    </w:r>
                  </w:ins>
                </w:sdtContent>
              </w:sdt>
              <w:ins w:author="Anonymous" w:id="47" w:date="2026-09-22T03:01:52Z"/>
            </w:sdtContent>
          </w:sdt>
        </w:p>
      </w:sdtContent>
    </w:sdt>
    <w:sdt>
      <w:sdtPr>
        <w:id w:val="-811449335"/>
        <w:tag w:val="goog_rdk_325"/>
      </w:sdtPr>
      <w:sdtContent>
        <w:p w:rsidR="00000000" w:rsidDel="00000000" w:rsidP="00000000" w:rsidRDefault="00000000" w:rsidRPr="00000000" w14:paraId="0000003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1263415"/>
              <w:tag w:val="goog_rdk_323"/>
            </w:sdtPr>
            <w:sdtContent>
              <w:ins w:author="Anonymous" w:id="47" w:date="2026-09-22T03:01:52Z"/>
              <w:sdt>
                <w:sdtPr>
                  <w:id w:val="823738702"/>
                  <w:tag w:val="goog_rdk_324"/>
                </w:sdtPr>
                <w:sdtContent>
                  <w:ins w:author="Anonymous" w:id="47" w:date="2026-09-22T03:01:52Z">
                    <w:r w:rsidDel="00000000" w:rsidR="00000000" w:rsidRPr="00000000">
                      <w:rPr>
                        <w:rtl w:val="0"/>
                      </w:rPr>
                    </w:r>
                  </w:ins>
                </w:sdtContent>
              </w:sdt>
              <w:ins w:author="Anonymous" w:id="47" w:date="2026-09-22T03:01:52Z"/>
            </w:sdtContent>
          </w:sdt>
        </w:p>
      </w:sdtContent>
    </w:sdt>
    <w:sdt>
      <w:sdtPr>
        <w:id w:val="-1211950902"/>
        <w:tag w:val="goog_rdk_328"/>
      </w:sdtPr>
      <w:sdtContent>
        <w:p w:rsidR="00000000" w:rsidDel="00000000" w:rsidP="00000000" w:rsidRDefault="00000000" w:rsidRPr="00000000" w14:paraId="0000003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2585477"/>
              <w:tag w:val="goog_rdk_326"/>
            </w:sdtPr>
            <w:sdtContent>
              <w:ins w:author="Anonymous" w:id="47" w:date="2026-09-22T03:01:52Z"/>
              <w:sdt>
                <w:sdtPr>
                  <w:id w:val="24402261"/>
                  <w:tag w:val="goog_rdk_327"/>
                </w:sdtPr>
                <w:sdtContent>
                  <w:ins w:author="Anonymous" w:id="47" w:date="2026-09-22T03:01:52Z">
                    <w:r w:rsidDel="00000000" w:rsidR="00000000" w:rsidRPr="00000000">
                      <w:rPr>
                        <w:rtl w:val="0"/>
                      </w:rPr>
                    </w:r>
                  </w:ins>
                </w:sdtContent>
              </w:sdt>
              <w:ins w:author="Anonymous" w:id="47" w:date="2026-09-22T03:01:52Z"/>
            </w:sdtContent>
          </w:sdt>
        </w:p>
      </w:sdtContent>
    </w:sdt>
    <w:sdt>
      <w:sdtPr>
        <w:id w:val="-27944911"/>
        <w:tag w:val="goog_rdk_331"/>
      </w:sdtPr>
      <w:sdtContent>
        <w:p w:rsidR="00000000" w:rsidDel="00000000" w:rsidP="00000000" w:rsidRDefault="00000000" w:rsidRPr="00000000" w14:paraId="0000003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74890"/>
              <w:tag w:val="goog_rdk_329"/>
            </w:sdtPr>
            <w:sdtContent>
              <w:ins w:author="Anonymous" w:id="47" w:date="2026-09-22T03:01:52Z"/>
              <w:sdt>
                <w:sdtPr>
                  <w:id w:val="389170017"/>
                  <w:tag w:val="goog_rdk_330"/>
                </w:sdtPr>
                <w:sdtContent>
                  <w:ins w:author="Anonymous" w:id="47" w:date="2026-09-22T03:01:52Z">
                    <w:r w:rsidDel="00000000" w:rsidR="00000000" w:rsidRPr="00000000">
                      <w:rPr>
                        <w:rtl w:val="0"/>
                      </w:rPr>
                    </w:r>
                  </w:ins>
                </w:sdtContent>
              </w:sdt>
              <w:ins w:author="Anonymous" w:id="47" w:date="2026-09-22T03:01:52Z"/>
            </w:sdtContent>
          </w:sdt>
        </w:p>
      </w:sdtContent>
    </w:sdt>
    <w:sdt>
      <w:sdtPr>
        <w:id w:val="1288681914"/>
        <w:tag w:val="goog_rdk_334"/>
      </w:sdtPr>
      <w:sdtContent>
        <w:p w:rsidR="00000000" w:rsidDel="00000000" w:rsidP="00000000" w:rsidRDefault="00000000" w:rsidRPr="00000000" w14:paraId="0000004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0770954"/>
              <w:tag w:val="goog_rdk_332"/>
            </w:sdtPr>
            <w:sdtContent>
              <w:ins w:author="Anonymous" w:id="47" w:date="2026-09-22T03:01:52Z"/>
              <w:sdt>
                <w:sdtPr>
                  <w:id w:val="-1912967749"/>
                  <w:tag w:val="goog_rdk_333"/>
                </w:sdtPr>
                <w:sdtContent>
                  <w:ins w:author="Anonymous" w:id="47" w:date="2026-09-22T03:01:52Z">
                    <w:r w:rsidDel="00000000" w:rsidR="00000000" w:rsidRPr="00000000">
                      <w:rPr>
                        <w:rtl w:val="0"/>
                      </w:rPr>
                    </w:r>
                  </w:ins>
                </w:sdtContent>
              </w:sdt>
              <w:ins w:author="Anonymous" w:id="47" w:date="2026-09-22T03:01:52Z"/>
            </w:sdtContent>
          </w:sdt>
        </w:p>
      </w:sdtContent>
    </w:sdt>
    <w:sdt>
      <w:sdtPr>
        <w:id w:val="-312481039"/>
        <w:tag w:val="goog_rdk_337"/>
      </w:sdtPr>
      <w:sdtContent>
        <w:p w:rsidR="00000000" w:rsidDel="00000000" w:rsidP="00000000" w:rsidRDefault="00000000" w:rsidRPr="00000000" w14:paraId="0000004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9699104"/>
              <w:tag w:val="goog_rdk_335"/>
            </w:sdtPr>
            <w:sdtContent>
              <w:ins w:author="Anonymous" w:id="47" w:date="2026-09-22T03:01:52Z"/>
              <w:sdt>
                <w:sdtPr>
                  <w:id w:val="941130295"/>
                  <w:tag w:val="goog_rdk_336"/>
                </w:sdtPr>
                <w:sdtContent>
                  <w:ins w:author="Anonymous" w:id="47" w:date="2026-09-22T03:01:52Z">
                    <w:r w:rsidDel="00000000" w:rsidR="00000000" w:rsidRPr="00000000">
                      <w:rPr>
                        <w:rtl w:val="0"/>
                      </w:rPr>
                    </w:r>
                  </w:ins>
                </w:sdtContent>
              </w:sdt>
              <w:ins w:author="Anonymous" w:id="47" w:date="2026-09-22T03:01:52Z"/>
            </w:sdtContent>
          </w:sdt>
        </w:p>
      </w:sdtContent>
    </w:sdt>
    <w:sdt>
      <w:sdtPr>
        <w:id w:val="-722853098"/>
        <w:tag w:val="goog_rdk_340"/>
      </w:sdtPr>
      <w:sdtContent>
        <w:p w:rsidR="00000000" w:rsidDel="00000000" w:rsidP="00000000" w:rsidRDefault="00000000" w:rsidRPr="00000000" w14:paraId="0000004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1823472"/>
              <w:tag w:val="goog_rdk_338"/>
            </w:sdtPr>
            <w:sdtContent>
              <w:ins w:author="Anonymous" w:id="47" w:date="2026-09-22T03:01:52Z"/>
              <w:sdt>
                <w:sdtPr>
                  <w:id w:val="-2065346650"/>
                  <w:tag w:val="goog_rdk_339"/>
                </w:sdtPr>
                <w:sdtContent>
                  <w:ins w:author="Anonymous" w:id="47" w:date="2026-09-22T03:01:52Z">
                    <w:r w:rsidDel="00000000" w:rsidR="00000000" w:rsidRPr="00000000">
                      <w:rPr>
                        <w:rtl w:val="0"/>
                      </w:rPr>
                    </w:r>
                  </w:ins>
                </w:sdtContent>
              </w:sdt>
              <w:ins w:author="Anonymous" w:id="47" w:date="2026-09-22T03:01:52Z"/>
            </w:sdtContent>
          </w:sdt>
        </w:p>
      </w:sdtContent>
    </w:sdt>
    <w:sdt>
      <w:sdtPr>
        <w:id w:val="1201980378"/>
        <w:tag w:val="goog_rdk_343"/>
      </w:sdtPr>
      <w:sdtContent>
        <w:p w:rsidR="00000000" w:rsidDel="00000000" w:rsidP="00000000" w:rsidRDefault="00000000" w:rsidRPr="00000000" w14:paraId="0000004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91313677"/>
              <w:tag w:val="goog_rdk_341"/>
            </w:sdtPr>
            <w:sdtContent>
              <w:ins w:author="Anonymous" w:id="47" w:date="2026-09-22T03:01:52Z"/>
              <w:sdt>
                <w:sdtPr>
                  <w:id w:val="-1032682225"/>
                  <w:tag w:val="goog_rdk_342"/>
                </w:sdtPr>
                <w:sdtContent>
                  <w:ins w:author="Anonymous" w:id="47" w:date="2026-09-22T03:01:52Z">
                    <w:r w:rsidDel="00000000" w:rsidR="00000000" w:rsidRPr="00000000">
                      <w:rPr>
                        <w:rtl w:val="0"/>
                      </w:rPr>
                    </w:r>
                  </w:ins>
                </w:sdtContent>
              </w:sdt>
              <w:ins w:author="Anonymous" w:id="47" w:date="2026-09-22T03:01:52Z"/>
            </w:sdtContent>
          </w:sdt>
        </w:p>
      </w:sdtContent>
    </w:sdt>
    <w:sdt>
      <w:sdtPr>
        <w:id w:val="-1098953466"/>
        <w:tag w:val="goog_rdk_346"/>
      </w:sdtPr>
      <w:sdtContent>
        <w:p w:rsidR="00000000" w:rsidDel="00000000" w:rsidP="00000000" w:rsidRDefault="00000000" w:rsidRPr="00000000" w14:paraId="0000004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3776605"/>
              <w:tag w:val="goog_rdk_344"/>
            </w:sdtPr>
            <w:sdtContent>
              <w:ins w:author="Anonymous" w:id="47" w:date="2026-09-22T03:01:52Z"/>
              <w:sdt>
                <w:sdtPr>
                  <w:id w:val="-1308410873"/>
                  <w:tag w:val="goog_rdk_345"/>
                </w:sdtPr>
                <w:sdtContent>
                  <w:ins w:author="Anonymous" w:id="47" w:date="2026-09-22T03:01:52Z">
                    <w:r w:rsidDel="00000000" w:rsidR="00000000" w:rsidRPr="00000000">
                      <w:rPr>
                        <w:rtl w:val="0"/>
                      </w:rPr>
                    </w:r>
                  </w:ins>
                </w:sdtContent>
              </w:sdt>
              <w:ins w:author="Anonymous" w:id="47" w:date="2026-09-22T03:01:52Z"/>
            </w:sdtContent>
          </w:sdt>
        </w:p>
      </w:sdtContent>
    </w:sdt>
    <w:sdt>
      <w:sdtPr>
        <w:id w:val="-1900225020"/>
        <w:tag w:val="goog_rdk_349"/>
      </w:sdtPr>
      <w:sdtContent>
        <w:p w:rsidR="00000000" w:rsidDel="00000000" w:rsidP="00000000" w:rsidRDefault="00000000" w:rsidRPr="00000000" w14:paraId="0000004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2375041"/>
              <w:tag w:val="goog_rdk_347"/>
            </w:sdtPr>
            <w:sdtContent>
              <w:ins w:author="Anonymous" w:id="47" w:date="2026-09-22T03:01:52Z"/>
              <w:sdt>
                <w:sdtPr>
                  <w:id w:val="236671682"/>
                  <w:tag w:val="goog_rdk_348"/>
                </w:sdtPr>
                <w:sdtContent>
                  <w:ins w:author="Anonymous" w:id="47" w:date="2026-09-22T03:01:52Z">
                    <w:r w:rsidDel="00000000" w:rsidR="00000000" w:rsidRPr="00000000">
                      <w:rPr>
                        <w:rtl w:val="0"/>
                      </w:rPr>
                    </w:r>
                  </w:ins>
                </w:sdtContent>
              </w:sdt>
              <w:ins w:author="Anonymous" w:id="47" w:date="2026-09-22T03:01:52Z"/>
            </w:sdtContent>
          </w:sdt>
        </w:p>
      </w:sdtContent>
    </w:sdt>
    <w:sdt>
      <w:sdtPr>
        <w:id w:val="-663975456"/>
        <w:tag w:val="goog_rdk_352"/>
      </w:sdtPr>
      <w:sdtContent>
        <w:p w:rsidR="00000000" w:rsidDel="00000000" w:rsidP="00000000" w:rsidRDefault="00000000" w:rsidRPr="00000000" w14:paraId="0000004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4322523"/>
              <w:tag w:val="goog_rdk_350"/>
            </w:sdtPr>
            <w:sdtContent>
              <w:ins w:author="Anonymous" w:id="47" w:date="2026-09-22T03:01:52Z"/>
              <w:sdt>
                <w:sdtPr>
                  <w:id w:val="-265316538"/>
                  <w:tag w:val="goog_rdk_351"/>
                </w:sdtPr>
                <w:sdtContent>
                  <w:ins w:author="Anonymous" w:id="47" w:date="2026-09-22T03:01:52Z">
                    <w:r w:rsidDel="00000000" w:rsidR="00000000" w:rsidRPr="00000000">
                      <w:rPr>
                        <w:rtl w:val="0"/>
                      </w:rPr>
                    </w:r>
                  </w:ins>
                </w:sdtContent>
              </w:sdt>
              <w:ins w:author="Anonymous" w:id="47" w:date="2026-09-22T03:01:52Z"/>
            </w:sdtContent>
          </w:sdt>
        </w:p>
      </w:sdtContent>
    </w:sdt>
    <w:sdt>
      <w:sdtPr>
        <w:id w:val="1806268291"/>
        <w:tag w:val="goog_rdk_355"/>
      </w:sdtPr>
      <w:sdtContent>
        <w:p w:rsidR="00000000" w:rsidDel="00000000" w:rsidP="00000000" w:rsidRDefault="00000000" w:rsidRPr="00000000" w14:paraId="0000004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9462149"/>
              <w:tag w:val="goog_rdk_353"/>
            </w:sdtPr>
            <w:sdtContent>
              <w:ins w:author="Anonymous" w:id="47" w:date="2026-09-22T03:01:52Z"/>
              <w:sdt>
                <w:sdtPr>
                  <w:id w:val="-79642252"/>
                  <w:tag w:val="goog_rdk_354"/>
                </w:sdtPr>
                <w:sdtContent>
                  <w:ins w:author="Anonymous" w:id="47" w:date="2026-09-22T03:01:52Z">
                    <w:r w:rsidDel="00000000" w:rsidR="00000000" w:rsidRPr="00000000">
                      <w:rPr>
                        <w:rtl w:val="0"/>
                      </w:rPr>
                    </w:r>
                  </w:ins>
                </w:sdtContent>
              </w:sdt>
              <w:ins w:author="Anonymous" w:id="47" w:date="2026-09-22T03:01:52Z"/>
            </w:sdtContent>
          </w:sdt>
        </w:p>
      </w:sdtContent>
    </w:sdt>
    <w:sdt>
      <w:sdtPr>
        <w:id w:val="-1479747821"/>
        <w:tag w:val="goog_rdk_358"/>
      </w:sdtPr>
      <w:sdtContent>
        <w:p w:rsidR="00000000" w:rsidDel="00000000" w:rsidP="00000000" w:rsidRDefault="00000000" w:rsidRPr="00000000" w14:paraId="0000004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4486933"/>
              <w:tag w:val="goog_rdk_356"/>
            </w:sdtPr>
            <w:sdtContent>
              <w:ins w:author="Anonymous" w:id="47" w:date="2026-09-22T03:01:52Z"/>
              <w:sdt>
                <w:sdtPr>
                  <w:id w:val="-806666969"/>
                  <w:tag w:val="goog_rdk_357"/>
                </w:sdtPr>
                <w:sdtContent>
                  <w:ins w:author="Anonymous" w:id="47" w:date="2026-09-22T03:01:52Z">
                    <w:r w:rsidDel="00000000" w:rsidR="00000000" w:rsidRPr="00000000">
                      <w:rPr>
                        <w:rtl w:val="0"/>
                      </w:rPr>
                    </w:r>
                  </w:ins>
                </w:sdtContent>
              </w:sdt>
              <w:ins w:author="Anonymous" w:id="47" w:date="2026-09-22T03:01:52Z"/>
            </w:sdtContent>
          </w:sdt>
        </w:p>
      </w:sdtContent>
    </w:sdt>
    <w:sdt>
      <w:sdtPr>
        <w:id w:val="-755260955"/>
        <w:tag w:val="goog_rdk_361"/>
      </w:sdtPr>
      <w:sdtContent>
        <w:p w:rsidR="00000000" w:rsidDel="00000000" w:rsidP="00000000" w:rsidRDefault="00000000" w:rsidRPr="00000000" w14:paraId="0000004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4520160"/>
              <w:tag w:val="goog_rdk_359"/>
            </w:sdtPr>
            <w:sdtContent>
              <w:ins w:author="Anonymous" w:id="47" w:date="2026-09-22T03:01:52Z"/>
              <w:sdt>
                <w:sdtPr>
                  <w:id w:val="-1783249521"/>
                  <w:tag w:val="goog_rdk_360"/>
                </w:sdtPr>
                <w:sdtContent>
                  <w:ins w:author="Anonymous" w:id="47" w:date="2026-09-22T03:01:52Z">
                    <w:r w:rsidDel="00000000" w:rsidR="00000000" w:rsidRPr="00000000">
                      <w:rPr>
                        <w:rtl w:val="0"/>
                      </w:rPr>
                    </w:r>
                  </w:ins>
                </w:sdtContent>
              </w:sdt>
              <w:ins w:author="Anonymous" w:id="47" w:date="2026-09-22T03:01:52Z"/>
            </w:sdtContent>
          </w:sdt>
        </w:p>
      </w:sdtContent>
    </w:sdt>
    <w:sdt>
      <w:sdtPr>
        <w:id w:val="196750891"/>
        <w:tag w:val="goog_rdk_364"/>
      </w:sdtPr>
      <w:sdtContent>
        <w:p w:rsidR="00000000" w:rsidDel="00000000" w:rsidP="00000000" w:rsidRDefault="00000000" w:rsidRPr="00000000" w14:paraId="0000004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60214885"/>
              <w:tag w:val="goog_rdk_362"/>
            </w:sdtPr>
            <w:sdtContent>
              <w:ins w:author="Anonymous" w:id="47" w:date="2026-09-22T03:01:52Z"/>
              <w:sdt>
                <w:sdtPr>
                  <w:id w:val="1420349316"/>
                  <w:tag w:val="goog_rdk_363"/>
                </w:sdtPr>
                <w:sdtContent>
                  <w:ins w:author="Anonymous" w:id="47" w:date="2026-09-22T03:01:52Z">
                    <w:r w:rsidDel="00000000" w:rsidR="00000000" w:rsidRPr="00000000">
                      <w:rPr>
                        <w:rtl w:val="0"/>
                      </w:rPr>
                    </w:r>
                  </w:ins>
                </w:sdtContent>
              </w:sdt>
              <w:ins w:author="Anonymous" w:id="47" w:date="2026-09-22T03:01:52Z"/>
            </w:sdtContent>
          </w:sdt>
        </w:p>
      </w:sdtContent>
    </w:sdt>
    <w:sdt>
      <w:sdtPr>
        <w:id w:val="-1049652807"/>
        <w:tag w:val="goog_rdk_367"/>
      </w:sdtPr>
      <w:sdtContent>
        <w:p w:rsidR="00000000" w:rsidDel="00000000" w:rsidP="00000000" w:rsidRDefault="00000000" w:rsidRPr="00000000" w14:paraId="0000004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3007208"/>
              <w:tag w:val="goog_rdk_365"/>
            </w:sdtPr>
            <w:sdtContent>
              <w:ins w:author="Anonymous" w:id="47" w:date="2026-09-22T03:01:52Z"/>
              <w:sdt>
                <w:sdtPr>
                  <w:id w:val="1903739843"/>
                  <w:tag w:val="goog_rdk_366"/>
                </w:sdtPr>
                <w:sdtContent>
                  <w:ins w:author="Anonymous" w:id="47" w:date="2026-09-22T03:01:52Z">
                    <w:r w:rsidDel="00000000" w:rsidR="00000000" w:rsidRPr="00000000">
                      <w:rPr>
                        <w:rtl w:val="0"/>
                      </w:rPr>
                    </w:r>
                  </w:ins>
                </w:sdtContent>
              </w:sdt>
              <w:ins w:author="Anonymous" w:id="47" w:date="2026-09-22T03:01:52Z"/>
            </w:sdtContent>
          </w:sdt>
        </w:p>
      </w:sdtContent>
    </w:sdt>
    <w:sdt>
      <w:sdtPr>
        <w:id w:val="-1811754176"/>
        <w:tag w:val="goog_rdk_370"/>
      </w:sdtPr>
      <w:sdtContent>
        <w:p w:rsidR="00000000" w:rsidDel="00000000" w:rsidP="00000000" w:rsidRDefault="00000000" w:rsidRPr="00000000" w14:paraId="0000004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7428179"/>
              <w:tag w:val="goog_rdk_368"/>
            </w:sdtPr>
            <w:sdtContent>
              <w:ins w:author="Anonymous" w:id="47" w:date="2026-09-22T03:01:52Z"/>
              <w:sdt>
                <w:sdtPr>
                  <w:id w:val="-573765343"/>
                  <w:tag w:val="goog_rdk_369"/>
                </w:sdtPr>
                <w:sdtContent>
                  <w:ins w:author="Anonymous" w:id="47" w:date="2026-09-22T03:01:52Z">
                    <w:r w:rsidDel="00000000" w:rsidR="00000000" w:rsidRPr="00000000">
                      <w:rPr>
                        <w:rtl w:val="0"/>
                      </w:rPr>
                    </w:r>
                  </w:ins>
                </w:sdtContent>
              </w:sdt>
              <w:ins w:author="Anonymous" w:id="47" w:date="2026-09-22T03:01:52Z"/>
            </w:sdtContent>
          </w:sdt>
        </w:p>
      </w:sdtContent>
    </w:sdt>
    <w:sdt>
      <w:sdtPr>
        <w:id w:val="-1778651493"/>
        <w:tag w:val="goog_rdk_373"/>
      </w:sdtPr>
      <w:sdtContent>
        <w:p w:rsidR="00000000" w:rsidDel="00000000" w:rsidP="00000000" w:rsidRDefault="00000000" w:rsidRPr="00000000" w14:paraId="0000004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5340980"/>
              <w:tag w:val="goog_rdk_371"/>
            </w:sdtPr>
            <w:sdtContent>
              <w:ins w:author="Anonymous" w:id="47" w:date="2026-09-22T03:01:52Z"/>
              <w:sdt>
                <w:sdtPr>
                  <w:id w:val="1970134950"/>
                  <w:tag w:val="goog_rdk_372"/>
                </w:sdtPr>
                <w:sdtContent>
                  <w:ins w:author="Anonymous" w:id="47" w:date="2026-09-22T03:01:52Z">
                    <w:r w:rsidDel="00000000" w:rsidR="00000000" w:rsidRPr="00000000">
                      <w:rPr>
                        <w:rtl w:val="0"/>
                      </w:rPr>
                    </w:r>
                  </w:ins>
                </w:sdtContent>
              </w:sdt>
              <w:ins w:author="Anonymous" w:id="47" w:date="2026-09-22T03:01:52Z"/>
            </w:sdtContent>
          </w:sdt>
        </w:p>
      </w:sdtContent>
    </w:sdt>
    <w:sdt>
      <w:sdtPr>
        <w:id w:val="802334134"/>
        <w:tag w:val="goog_rdk_376"/>
      </w:sdtPr>
      <w:sdtContent>
        <w:p w:rsidR="00000000" w:rsidDel="00000000" w:rsidP="00000000" w:rsidRDefault="00000000" w:rsidRPr="00000000" w14:paraId="0000004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3296471"/>
              <w:tag w:val="goog_rdk_374"/>
            </w:sdtPr>
            <w:sdtContent>
              <w:ins w:author="Anonymous" w:id="47" w:date="2026-09-22T03:01:52Z"/>
              <w:sdt>
                <w:sdtPr>
                  <w:id w:val="-1872557423"/>
                  <w:tag w:val="goog_rdk_375"/>
                </w:sdtPr>
                <w:sdtContent>
                  <w:ins w:author="Anonymous" w:id="47" w:date="2026-09-22T03:01:52Z">
                    <w:r w:rsidDel="00000000" w:rsidR="00000000" w:rsidRPr="00000000">
                      <w:rPr>
                        <w:rtl w:val="0"/>
                      </w:rPr>
                    </w:r>
                  </w:ins>
                </w:sdtContent>
              </w:sdt>
              <w:ins w:author="Anonymous" w:id="47" w:date="2026-09-22T03:01:52Z"/>
            </w:sdtContent>
          </w:sdt>
        </w:p>
      </w:sdtContent>
    </w:sdt>
    <w:sdt>
      <w:sdtPr>
        <w:id w:val="1314202567"/>
        <w:tag w:val="goog_rdk_379"/>
      </w:sdtPr>
      <w:sdtContent>
        <w:p w:rsidR="00000000" w:rsidDel="00000000" w:rsidP="00000000" w:rsidRDefault="00000000" w:rsidRPr="00000000" w14:paraId="0000004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9528735"/>
              <w:tag w:val="goog_rdk_377"/>
            </w:sdtPr>
            <w:sdtContent>
              <w:ins w:author="Anonymous" w:id="47" w:date="2026-09-22T03:01:52Z"/>
              <w:sdt>
                <w:sdtPr>
                  <w:id w:val="156060615"/>
                  <w:tag w:val="goog_rdk_378"/>
                </w:sdtPr>
                <w:sdtContent>
                  <w:ins w:author="Anonymous" w:id="47" w:date="2026-09-22T03:01:52Z">
                    <w:r w:rsidDel="00000000" w:rsidR="00000000" w:rsidRPr="00000000">
                      <w:rPr>
                        <w:rtl w:val="0"/>
                      </w:rPr>
                    </w:r>
                  </w:ins>
                </w:sdtContent>
              </w:sdt>
              <w:ins w:author="Anonymous" w:id="47" w:date="2026-09-22T03:01:52Z"/>
            </w:sdtContent>
          </w:sdt>
        </w:p>
      </w:sdtContent>
    </w:sdt>
    <w:sdt>
      <w:sdtPr>
        <w:id w:val="424701995"/>
        <w:tag w:val="goog_rdk_382"/>
      </w:sdtPr>
      <w:sdtContent>
        <w:p w:rsidR="00000000" w:rsidDel="00000000" w:rsidP="00000000" w:rsidRDefault="00000000" w:rsidRPr="00000000" w14:paraId="0000005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5432666"/>
              <w:tag w:val="goog_rdk_380"/>
            </w:sdtPr>
            <w:sdtContent>
              <w:ins w:author="Anonymous" w:id="47" w:date="2026-09-22T03:01:52Z"/>
              <w:sdt>
                <w:sdtPr>
                  <w:id w:val="-695948050"/>
                  <w:tag w:val="goog_rdk_381"/>
                </w:sdtPr>
                <w:sdtContent>
                  <w:ins w:author="Anonymous" w:id="47" w:date="2026-09-22T03:01:52Z">
                    <w:r w:rsidDel="00000000" w:rsidR="00000000" w:rsidRPr="00000000">
                      <w:rPr>
                        <w:rtl w:val="0"/>
                      </w:rPr>
                    </w:r>
                  </w:ins>
                </w:sdtContent>
              </w:sdt>
              <w:ins w:author="Anonymous" w:id="47" w:date="2026-09-22T03:01:52Z"/>
            </w:sdtContent>
          </w:sdt>
        </w:p>
      </w:sdtContent>
    </w:sdt>
    <w:sdt>
      <w:sdtPr>
        <w:id w:val="719630292"/>
        <w:tag w:val="goog_rdk_385"/>
      </w:sdtPr>
      <w:sdtContent>
        <w:p w:rsidR="00000000" w:rsidDel="00000000" w:rsidP="00000000" w:rsidRDefault="00000000" w:rsidRPr="00000000" w14:paraId="0000005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3117527"/>
              <w:tag w:val="goog_rdk_383"/>
            </w:sdtPr>
            <w:sdtContent>
              <w:ins w:author="Anonymous" w:id="47" w:date="2026-09-22T03:01:52Z"/>
              <w:sdt>
                <w:sdtPr>
                  <w:id w:val="-607806806"/>
                  <w:tag w:val="goog_rdk_384"/>
                </w:sdtPr>
                <w:sdtContent>
                  <w:ins w:author="Anonymous" w:id="47" w:date="2026-09-22T03:01:52Z">
                    <w:r w:rsidDel="00000000" w:rsidR="00000000" w:rsidRPr="00000000">
                      <w:rPr>
                        <w:rtl w:val="0"/>
                      </w:rPr>
                    </w:r>
                  </w:ins>
                </w:sdtContent>
              </w:sdt>
              <w:ins w:author="Anonymous" w:id="47" w:date="2026-09-22T03:01:52Z"/>
            </w:sdtContent>
          </w:sdt>
        </w:p>
      </w:sdtContent>
    </w:sdt>
    <w:sdt>
      <w:sdtPr>
        <w:id w:val="590297399"/>
        <w:tag w:val="goog_rdk_388"/>
      </w:sdtPr>
      <w:sdtContent>
        <w:p w:rsidR="00000000" w:rsidDel="00000000" w:rsidP="00000000" w:rsidRDefault="00000000" w:rsidRPr="00000000" w14:paraId="0000005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1316002"/>
              <w:tag w:val="goog_rdk_386"/>
            </w:sdtPr>
            <w:sdtContent>
              <w:ins w:author="Anonymous" w:id="47" w:date="2026-09-22T03:01:52Z"/>
              <w:sdt>
                <w:sdtPr>
                  <w:id w:val="-914960531"/>
                  <w:tag w:val="goog_rdk_387"/>
                </w:sdtPr>
                <w:sdtContent>
                  <w:ins w:author="Anonymous" w:id="47" w:date="2026-09-22T03:01:52Z">
                    <w:r w:rsidDel="00000000" w:rsidR="00000000" w:rsidRPr="00000000">
                      <w:rPr>
                        <w:rtl w:val="0"/>
                      </w:rPr>
                    </w:r>
                  </w:ins>
                </w:sdtContent>
              </w:sdt>
              <w:ins w:author="Anonymous" w:id="47" w:date="2026-09-22T03:01:52Z"/>
            </w:sdtContent>
          </w:sdt>
        </w:p>
      </w:sdtContent>
    </w:sdt>
    <w:sdt>
      <w:sdtPr>
        <w:id w:val="2134144164"/>
        <w:tag w:val="goog_rdk_391"/>
      </w:sdtPr>
      <w:sdtContent>
        <w:p w:rsidR="00000000" w:rsidDel="00000000" w:rsidP="00000000" w:rsidRDefault="00000000" w:rsidRPr="00000000" w14:paraId="0000005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874360"/>
              <w:tag w:val="goog_rdk_389"/>
            </w:sdtPr>
            <w:sdtContent>
              <w:ins w:author="Anonymous" w:id="47" w:date="2026-09-22T03:01:52Z"/>
              <w:sdt>
                <w:sdtPr>
                  <w:id w:val="-1244525281"/>
                  <w:tag w:val="goog_rdk_390"/>
                </w:sdtPr>
                <w:sdtContent>
                  <w:ins w:author="Anonymous" w:id="47" w:date="2026-09-22T03:01:52Z">
                    <w:r w:rsidDel="00000000" w:rsidR="00000000" w:rsidRPr="00000000">
                      <w:rPr>
                        <w:rtl w:val="0"/>
                      </w:rPr>
                    </w:r>
                  </w:ins>
                </w:sdtContent>
              </w:sdt>
              <w:ins w:author="Anonymous" w:id="47" w:date="2026-09-22T03:01:52Z"/>
            </w:sdtContent>
          </w:sdt>
        </w:p>
      </w:sdtContent>
    </w:sdt>
    <w:sdt>
      <w:sdtPr>
        <w:id w:val="-852258482"/>
        <w:tag w:val="goog_rdk_394"/>
      </w:sdtPr>
      <w:sdtContent>
        <w:p w:rsidR="00000000" w:rsidDel="00000000" w:rsidP="00000000" w:rsidRDefault="00000000" w:rsidRPr="00000000" w14:paraId="0000005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43447297"/>
              <w:tag w:val="goog_rdk_392"/>
            </w:sdtPr>
            <w:sdtContent>
              <w:ins w:author="Anonymous" w:id="47" w:date="2026-09-22T03:01:52Z"/>
              <w:sdt>
                <w:sdtPr>
                  <w:id w:val="-1686525668"/>
                  <w:tag w:val="goog_rdk_393"/>
                </w:sdtPr>
                <w:sdtContent>
                  <w:ins w:author="Anonymous" w:id="47" w:date="2026-09-22T03:01:52Z">
                    <w:r w:rsidDel="00000000" w:rsidR="00000000" w:rsidRPr="00000000">
                      <w:rPr>
                        <w:rtl w:val="0"/>
                      </w:rPr>
                    </w:r>
                  </w:ins>
                </w:sdtContent>
              </w:sdt>
              <w:ins w:author="Anonymous" w:id="47" w:date="2026-09-22T03:01:52Z"/>
            </w:sdtContent>
          </w:sdt>
        </w:p>
      </w:sdtContent>
    </w:sdt>
    <w:sdt>
      <w:sdtPr>
        <w:id w:val="-1278343496"/>
        <w:tag w:val="goog_rdk_397"/>
      </w:sdtPr>
      <w:sdtContent>
        <w:p w:rsidR="00000000" w:rsidDel="00000000" w:rsidP="00000000" w:rsidRDefault="00000000" w:rsidRPr="00000000" w14:paraId="0000005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7097444"/>
              <w:tag w:val="goog_rdk_395"/>
            </w:sdtPr>
            <w:sdtContent>
              <w:ins w:author="Anonymous" w:id="47" w:date="2026-09-22T03:01:52Z"/>
              <w:sdt>
                <w:sdtPr>
                  <w:id w:val="272950379"/>
                  <w:tag w:val="goog_rdk_396"/>
                </w:sdtPr>
                <w:sdtContent>
                  <w:ins w:author="Anonymous" w:id="47" w:date="2026-09-22T03:01:52Z">
                    <w:r w:rsidDel="00000000" w:rsidR="00000000" w:rsidRPr="00000000">
                      <w:rPr>
                        <w:rtl w:val="0"/>
                      </w:rPr>
                    </w:r>
                  </w:ins>
                </w:sdtContent>
              </w:sdt>
              <w:ins w:author="Anonymous" w:id="47" w:date="2026-09-22T03:01:52Z"/>
            </w:sdtContent>
          </w:sdt>
        </w:p>
      </w:sdtContent>
    </w:sdt>
    <w:sdt>
      <w:sdtPr>
        <w:id w:val="-995302001"/>
        <w:tag w:val="goog_rdk_400"/>
      </w:sdtPr>
      <w:sdtContent>
        <w:p w:rsidR="00000000" w:rsidDel="00000000" w:rsidP="00000000" w:rsidRDefault="00000000" w:rsidRPr="00000000" w14:paraId="0000005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971824"/>
              <w:tag w:val="goog_rdk_398"/>
            </w:sdtPr>
            <w:sdtContent>
              <w:ins w:author="Anonymous" w:id="47" w:date="2026-09-22T03:01:52Z"/>
              <w:sdt>
                <w:sdtPr>
                  <w:id w:val="1447893008"/>
                  <w:tag w:val="goog_rdk_399"/>
                </w:sdtPr>
                <w:sdtContent>
                  <w:ins w:author="Anonymous" w:id="47" w:date="2026-09-22T03:01:52Z">
                    <w:r w:rsidDel="00000000" w:rsidR="00000000" w:rsidRPr="00000000">
                      <w:rPr>
                        <w:rtl w:val="0"/>
                      </w:rPr>
                    </w:r>
                  </w:ins>
                </w:sdtContent>
              </w:sdt>
              <w:ins w:author="Anonymous" w:id="47" w:date="2026-09-22T03:01:52Z"/>
            </w:sdtContent>
          </w:sdt>
        </w:p>
      </w:sdtContent>
    </w:sdt>
    <w:sdt>
      <w:sdtPr>
        <w:id w:val="-1097990696"/>
        <w:tag w:val="goog_rdk_403"/>
      </w:sdtPr>
      <w:sdtContent>
        <w:p w:rsidR="00000000" w:rsidDel="00000000" w:rsidP="00000000" w:rsidRDefault="00000000" w:rsidRPr="00000000" w14:paraId="0000005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9740202"/>
              <w:tag w:val="goog_rdk_401"/>
            </w:sdtPr>
            <w:sdtContent>
              <w:ins w:author="Anonymous" w:id="47" w:date="2026-09-22T03:01:52Z"/>
              <w:sdt>
                <w:sdtPr>
                  <w:id w:val="1619373989"/>
                  <w:tag w:val="goog_rdk_402"/>
                </w:sdtPr>
                <w:sdtContent>
                  <w:ins w:author="Anonymous" w:id="47" w:date="2026-09-22T03:01:52Z">
                    <w:r w:rsidDel="00000000" w:rsidR="00000000" w:rsidRPr="00000000">
                      <w:rPr>
                        <w:rtl w:val="0"/>
                      </w:rPr>
                    </w:r>
                  </w:ins>
                </w:sdtContent>
              </w:sdt>
              <w:ins w:author="Anonymous" w:id="47" w:date="2026-09-22T03:01:52Z"/>
            </w:sdtContent>
          </w:sdt>
        </w:p>
      </w:sdtContent>
    </w:sdt>
    <w:sdt>
      <w:sdtPr>
        <w:id w:val="-1243427371"/>
        <w:tag w:val="goog_rdk_406"/>
      </w:sdtPr>
      <w:sdtContent>
        <w:p w:rsidR="00000000" w:rsidDel="00000000" w:rsidP="00000000" w:rsidRDefault="00000000" w:rsidRPr="00000000" w14:paraId="0000005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711033"/>
              <w:tag w:val="goog_rdk_404"/>
            </w:sdtPr>
            <w:sdtContent>
              <w:ins w:author="Anonymous" w:id="47" w:date="2026-09-22T03:01:52Z"/>
              <w:sdt>
                <w:sdtPr>
                  <w:id w:val="-2090274200"/>
                  <w:tag w:val="goog_rdk_405"/>
                </w:sdtPr>
                <w:sdtContent>
                  <w:ins w:author="Anonymous" w:id="47" w:date="2026-09-22T03:01:52Z">
                    <w:r w:rsidDel="00000000" w:rsidR="00000000" w:rsidRPr="00000000">
                      <w:rPr>
                        <w:rtl w:val="0"/>
                      </w:rPr>
                    </w:r>
                  </w:ins>
                </w:sdtContent>
              </w:sdt>
              <w:ins w:author="Anonymous" w:id="47" w:date="2026-09-22T03:01:52Z"/>
            </w:sdtContent>
          </w:sdt>
        </w:p>
      </w:sdtContent>
    </w:sdt>
    <w:sdt>
      <w:sdtPr>
        <w:id w:val="-1771354516"/>
        <w:tag w:val="goog_rdk_409"/>
      </w:sdtPr>
      <w:sdtContent>
        <w:p w:rsidR="00000000" w:rsidDel="00000000" w:rsidP="00000000" w:rsidRDefault="00000000" w:rsidRPr="00000000" w14:paraId="0000005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4494794"/>
              <w:tag w:val="goog_rdk_407"/>
            </w:sdtPr>
            <w:sdtContent>
              <w:ins w:author="Anonymous" w:id="47" w:date="2026-09-22T03:01:52Z"/>
              <w:sdt>
                <w:sdtPr>
                  <w:id w:val="1367580256"/>
                  <w:tag w:val="goog_rdk_408"/>
                </w:sdtPr>
                <w:sdtContent>
                  <w:ins w:author="Anonymous" w:id="47" w:date="2026-09-22T03:01:52Z">
                    <w:r w:rsidDel="00000000" w:rsidR="00000000" w:rsidRPr="00000000">
                      <w:rPr>
                        <w:rtl w:val="0"/>
                      </w:rPr>
                    </w:r>
                  </w:ins>
                </w:sdtContent>
              </w:sdt>
              <w:ins w:author="Anonymous" w:id="47" w:date="2026-09-22T03:01:52Z"/>
            </w:sdtContent>
          </w:sdt>
        </w:p>
      </w:sdtContent>
    </w:sdt>
    <w:sdt>
      <w:sdtPr>
        <w:id w:val="-1820959525"/>
        <w:tag w:val="goog_rdk_412"/>
      </w:sdtPr>
      <w:sdtContent>
        <w:p w:rsidR="00000000" w:rsidDel="00000000" w:rsidP="00000000" w:rsidRDefault="00000000" w:rsidRPr="00000000" w14:paraId="0000005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4859647"/>
              <w:tag w:val="goog_rdk_410"/>
            </w:sdtPr>
            <w:sdtContent>
              <w:ins w:author="Anonymous" w:id="47" w:date="2026-09-22T03:01:52Z"/>
              <w:sdt>
                <w:sdtPr>
                  <w:id w:val="-1830202373"/>
                  <w:tag w:val="goog_rdk_411"/>
                </w:sdtPr>
                <w:sdtContent>
                  <w:ins w:author="Anonymous" w:id="47" w:date="2026-09-22T03:01:52Z">
                    <w:r w:rsidDel="00000000" w:rsidR="00000000" w:rsidRPr="00000000">
                      <w:rPr>
                        <w:rtl w:val="0"/>
                      </w:rPr>
                    </w:r>
                  </w:ins>
                </w:sdtContent>
              </w:sdt>
              <w:ins w:author="Anonymous" w:id="47" w:date="2026-09-22T03:01:52Z"/>
            </w:sdtContent>
          </w:sdt>
        </w:p>
      </w:sdtContent>
    </w:sdt>
    <w:sdt>
      <w:sdtPr>
        <w:id w:val="1739746818"/>
        <w:tag w:val="goog_rdk_415"/>
      </w:sdtPr>
      <w:sdtContent>
        <w:p w:rsidR="00000000" w:rsidDel="00000000" w:rsidP="00000000" w:rsidRDefault="00000000" w:rsidRPr="00000000" w14:paraId="0000005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3735601"/>
              <w:tag w:val="goog_rdk_413"/>
            </w:sdtPr>
            <w:sdtContent>
              <w:ins w:author="Anonymous" w:id="47" w:date="2026-09-22T03:01:52Z"/>
              <w:sdt>
                <w:sdtPr>
                  <w:id w:val="1574686430"/>
                  <w:tag w:val="goog_rdk_414"/>
                </w:sdtPr>
                <w:sdtContent>
                  <w:ins w:author="Anonymous" w:id="47" w:date="2026-09-22T03:01:52Z">
                    <w:r w:rsidDel="00000000" w:rsidR="00000000" w:rsidRPr="00000000">
                      <w:rPr>
                        <w:rtl w:val="0"/>
                      </w:rPr>
                    </w:r>
                  </w:ins>
                </w:sdtContent>
              </w:sdt>
              <w:ins w:author="Anonymous" w:id="47" w:date="2026-09-22T03:01:52Z"/>
            </w:sdtContent>
          </w:sdt>
        </w:p>
      </w:sdtContent>
    </w:sdt>
    <w:sdt>
      <w:sdtPr>
        <w:id w:val="-1195937545"/>
        <w:tag w:val="goog_rdk_418"/>
      </w:sdtPr>
      <w:sdtContent>
        <w:p w:rsidR="00000000" w:rsidDel="00000000" w:rsidP="00000000" w:rsidRDefault="00000000" w:rsidRPr="00000000" w14:paraId="0000005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2072748"/>
              <w:tag w:val="goog_rdk_416"/>
            </w:sdtPr>
            <w:sdtContent>
              <w:ins w:author="Anonymous" w:id="47" w:date="2026-09-22T03:01:52Z"/>
              <w:sdt>
                <w:sdtPr>
                  <w:id w:val="372175122"/>
                  <w:tag w:val="goog_rdk_417"/>
                </w:sdtPr>
                <w:sdtContent>
                  <w:ins w:author="Anonymous" w:id="47" w:date="2026-09-22T03:01:52Z">
                    <w:r w:rsidDel="00000000" w:rsidR="00000000" w:rsidRPr="00000000">
                      <w:rPr>
                        <w:rtl w:val="0"/>
                      </w:rPr>
                    </w:r>
                  </w:ins>
                </w:sdtContent>
              </w:sdt>
              <w:ins w:author="Anonymous" w:id="47" w:date="2026-09-22T03:01:52Z"/>
            </w:sdtContent>
          </w:sdt>
        </w:p>
      </w:sdtContent>
    </w:sdt>
    <w:sdt>
      <w:sdtPr>
        <w:id w:val="-1917520006"/>
        <w:tag w:val="goog_rdk_421"/>
      </w:sdtPr>
      <w:sdtContent>
        <w:p w:rsidR="00000000" w:rsidDel="00000000" w:rsidP="00000000" w:rsidRDefault="00000000" w:rsidRPr="00000000" w14:paraId="0000005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18082313"/>
              <w:tag w:val="goog_rdk_419"/>
            </w:sdtPr>
            <w:sdtContent>
              <w:ins w:author="Anonymous" w:id="47" w:date="2026-09-22T03:01:52Z"/>
              <w:sdt>
                <w:sdtPr>
                  <w:id w:val="-2144100782"/>
                  <w:tag w:val="goog_rdk_420"/>
                </w:sdtPr>
                <w:sdtContent>
                  <w:ins w:author="Anonymous" w:id="47" w:date="2026-09-22T03:01:52Z">
                    <w:r w:rsidDel="00000000" w:rsidR="00000000" w:rsidRPr="00000000">
                      <w:rPr>
                        <w:rtl w:val="0"/>
                      </w:rPr>
                    </w:r>
                  </w:ins>
                </w:sdtContent>
              </w:sdt>
              <w:ins w:author="Anonymous" w:id="47" w:date="2026-09-22T03:01:52Z"/>
            </w:sdtContent>
          </w:sdt>
        </w:p>
      </w:sdtContent>
    </w:sdt>
    <w:sdt>
      <w:sdtPr>
        <w:id w:val="-1947335857"/>
        <w:tag w:val="goog_rdk_424"/>
      </w:sdtPr>
      <w:sdtContent>
        <w:p w:rsidR="00000000" w:rsidDel="00000000" w:rsidP="00000000" w:rsidRDefault="00000000" w:rsidRPr="00000000" w14:paraId="0000005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2302276"/>
              <w:tag w:val="goog_rdk_422"/>
            </w:sdtPr>
            <w:sdtContent>
              <w:ins w:author="Anonymous" w:id="47" w:date="2026-09-22T03:01:52Z"/>
              <w:sdt>
                <w:sdtPr>
                  <w:id w:val="590570842"/>
                  <w:tag w:val="goog_rdk_423"/>
                </w:sdtPr>
                <w:sdtContent>
                  <w:ins w:author="Anonymous" w:id="47" w:date="2026-09-22T03:01:52Z">
                    <w:r w:rsidDel="00000000" w:rsidR="00000000" w:rsidRPr="00000000">
                      <w:rPr>
                        <w:rtl w:val="0"/>
                      </w:rPr>
                    </w:r>
                  </w:ins>
                </w:sdtContent>
              </w:sdt>
              <w:ins w:author="Anonymous" w:id="47" w:date="2026-09-22T03:01:52Z"/>
            </w:sdtContent>
          </w:sdt>
        </w:p>
      </w:sdtContent>
    </w:sdt>
    <w:sdt>
      <w:sdtPr>
        <w:id w:val="-1762875638"/>
        <w:tag w:val="goog_rdk_427"/>
      </w:sdtPr>
      <w:sdtContent>
        <w:p w:rsidR="00000000" w:rsidDel="00000000" w:rsidP="00000000" w:rsidRDefault="00000000" w:rsidRPr="00000000" w14:paraId="0000005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4484796"/>
              <w:tag w:val="goog_rdk_425"/>
            </w:sdtPr>
            <w:sdtContent>
              <w:ins w:author="Anonymous" w:id="47" w:date="2026-09-22T03:01:52Z"/>
              <w:sdt>
                <w:sdtPr>
                  <w:id w:val="-288949641"/>
                  <w:tag w:val="goog_rdk_426"/>
                </w:sdtPr>
                <w:sdtContent>
                  <w:ins w:author="Anonymous" w:id="47" w:date="2026-09-22T03:01:52Z">
                    <w:r w:rsidDel="00000000" w:rsidR="00000000" w:rsidRPr="00000000">
                      <w:rPr>
                        <w:rtl w:val="0"/>
                      </w:rPr>
                    </w:r>
                  </w:ins>
                </w:sdtContent>
              </w:sdt>
              <w:ins w:author="Anonymous" w:id="47" w:date="2026-09-22T03:01:52Z"/>
            </w:sdtContent>
          </w:sdt>
        </w:p>
      </w:sdtContent>
    </w:sdt>
    <w:sdt>
      <w:sdtPr>
        <w:id w:val="-2053670577"/>
        <w:tag w:val="goog_rdk_430"/>
      </w:sdtPr>
      <w:sdtContent>
        <w:p w:rsidR="00000000" w:rsidDel="00000000" w:rsidP="00000000" w:rsidRDefault="00000000" w:rsidRPr="00000000" w14:paraId="0000006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269781"/>
              <w:tag w:val="goog_rdk_428"/>
            </w:sdtPr>
            <w:sdtContent>
              <w:ins w:author="Anonymous" w:id="47" w:date="2026-09-22T03:01:52Z"/>
              <w:sdt>
                <w:sdtPr>
                  <w:id w:val="1972470446"/>
                  <w:tag w:val="goog_rdk_429"/>
                </w:sdtPr>
                <w:sdtContent>
                  <w:ins w:author="Anonymous" w:id="47" w:date="2026-09-22T03:01:52Z">
                    <w:r w:rsidDel="00000000" w:rsidR="00000000" w:rsidRPr="00000000">
                      <w:rPr>
                        <w:rtl w:val="0"/>
                      </w:rPr>
                    </w:r>
                  </w:ins>
                </w:sdtContent>
              </w:sdt>
              <w:ins w:author="Anonymous" w:id="47" w:date="2026-09-22T03:01:52Z"/>
            </w:sdtContent>
          </w:sdt>
        </w:p>
      </w:sdtContent>
    </w:sdt>
    <w:sdt>
      <w:sdtPr>
        <w:id w:val="-661465558"/>
        <w:tag w:val="goog_rdk_433"/>
      </w:sdtPr>
      <w:sdtContent>
        <w:p w:rsidR="00000000" w:rsidDel="00000000" w:rsidP="00000000" w:rsidRDefault="00000000" w:rsidRPr="00000000" w14:paraId="0000006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6267877"/>
              <w:tag w:val="goog_rdk_431"/>
            </w:sdtPr>
            <w:sdtContent>
              <w:ins w:author="Anonymous" w:id="47" w:date="2026-09-22T03:01:52Z"/>
              <w:sdt>
                <w:sdtPr>
                  <w:id w:val="388673081"/>
                  <w:tag w:val="goog_rdk_432"/>
                </w:sdtPr>
                <w:sdtContent>
                  <w:ins w:author="Anonymous" w:id="47" w:date="2026-09-22T03:01:52Z">
                    <w:r w:rsidDel="00000000" w:rsidR="00000000" w:rsidRPr="00000000">
                      <w:rPr>
                        <w:rtl w:val="0"/>
                      </w:rPr>
                    </w:r>
                  </w:ins>
                </w:sdtContent>
              </w:sdt>
              <w:ins w:author="Anonymous" w:id="47" w:date="2026-09-22T03:01:52Z"/>
            </w:sdtContent>
          </w:sdt>
        </w:p>
      </w:sdtContent>
    </w:sdt>
    <w:sdt>
      <w:sdtPr>
        <w:id w:val="-1047006556"/>
        <w:tag w:val="goog_rdk_436"/>
      </w:sdtPr>
      <w:sdtContent>
        <w:p w:rsidR="00000000" w:rsidDel="00000000" w:rsidP="00000000" w:rsidRDefault="00000000" w:rsidRPr="00000000" w14:paraId="0000006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0241904"/>
              <w:tag w:val="goog_rdk_434"/>
            </w:sdtPr>
            <w:sdtContent>
              <w:ins w:author="Anonymous" w:id="47" w:date="2026-09-22T03:01:52Z"/>
              <w:sdt>
                <w:sdtPr>
                  <w:id w:val="574726908"/>
                  <w:tag w:val="goog_rdk_435"/>
                </w:sdtPr>
                <w:sdtContent>
                  <w:ins w:author="Anonymous" w:id="47" w:date="2026-09-22T03:01:52Z">
                    <w:r w:rsidDel="00000000" w:rsidR="00000000" w:rsidRPr="00000000">
                      <w:rPr>
                        <w:rtl w:val="0"/>
                      </w:rPr>
                    </w:r>
                  </w:ins>
                </w:sdtContent>
              </w:sdt>
              <w:ins w:author="Anonymous" w:id="47" w:date="2026-09-22T03:01:52Z"/>
            </w:sdtContent>
          </w:sdt>
        </w:p>
      </w:sdtContent>
    </w:sdt>
    <w:sdt>
      <w:sdtPr>
        <w:id w:val="1454096191"/>
        <w:tag w:val="goog_rdk_439"/>
      </w:sdtPr>
      <w:sdtContent>
        <w:p w:rsidR="00000000" w:rsidDel="00000000" w:rsidP="00000000" w:rsidRDefault="00000000" w:rsidRPr="00000000" w14:paraId="0000006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5458287"/>
              <w:tag w:val="goog_rdk_437"/>
            </w:sdtPr>
            <w:sdtContent>
              <w:ins w:author="Anonymous" w:id="47" w:date="2026-09-22T03:01:52Z"/>
              <w:sdt>
                <w:sdtPr>
                  <w:id w:val="1329771919"/>
                  <w:tag w:val="goog_rdk_438"/>
                </w:sdtPr>
                <w:sdtContent>
                  <w:ins w:author="Anonymous" w:id="47" w:date="2026-09-22T03:01:52Z">
                    <w:r w:rsidDel="00000000" w:rsidR="00000000" w:rsidRPr="00000000">
                      <w:rPr>
                        <w:rtl w:val="0"/>
                      </w:rPr>
                    </w:r>
                  </w:ins>
                </w:sdtContent>
              </w:sdt>
              <w:ins w:author="Anonymous" w:id="47" w:date="2026-09-22T03:01:52Z"/>
            </w:sdtContent>
          </w:sdt>
        </w:p>
      </w:sdtContent>
    </w:sdt>
    <w:sdt>
      <w:sdtPr>
        <w:id w:val="2136971947"/>
        <w:tag w:val="goog_rdk_442"/>
      </w:sdtPr>
      <w:sdtContent>
        <w:p w:rsidR="00000000" w:rsidDel="00000000" w:rsidP="00000000" w:rsidRDefault="00000000" w:rsidRPr="00000000" w14:paraId="0000006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6638977"/>
              <w:tag w:val="goog_rdk_440"/>
            </w:sdtPr>
            <w:sdtContent>
              <w:ins w:author="Anonymous" w:id="47" w:date="2026-09-22T03:01:52Z"/>
              <w:sdt>
                <w:sdtPr>
                  <w:id w:val="-217450775"/>
                  <w:tag w:val="goog_rdk_441"/>
                </w:sdtPr>
                <w:sdtContent>
                  <w:ins w:author="Anonymous" w:id="47" w:date="2026-09-22T03:01:52Z">
                    <w:r w:rsidDel="00000000" w:rsidR="00000000" w:rsidRPr="00000000">
                      <w:rPr>
                        <w:rtl w:val="0"/>
                      </w:rPr>
                    </w:r>
                  </w:ins>
                </w:sdtContent>
              </w:sdt>
              <w:ins w:author="Anonymous" w:id="47" w:date="2026-09-22T03:01:52Z"/>
            </w:sdtContent>
          </w:sdt>
        </w:p>
      </w:sdtContent>
    </w:sdt>
    <w:sdt>
      <w:sdtPr>
        <w:id w:val="92656224"/>
        <w:tag w:val="goog_rdk_445"/>
      </w:sdtPr>
      <w:sdtContent>
        <w:p w:rsidR="00000000" w:rsidDel="00000000" w:rsidP="00000000" w:rsidRDefault="00000000" w:rsidRPr="00000000" w14:paraId="0000006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8478979"/>
              <w:tag w:val="goog_rdk_443"/>
            </w:sdtPr>
            <w:sdtContent>
              <w:ins w:author="Anonymous" w:id="47" w:date="2026-09-22T03:01:52Z"/>
              <w:sdt>
                <w:sdtPr>
                  <w:id w:val="-261321912"/>
                  <w:tag w:val="goog_rdk_444"/>
                </w:sdtPr>
                <w:sdtContent>
                  <w:ins w:author="Anonymous" w:id="47" w:date="2026-09-22T03:01:52Z">
                    <w:r w:rsidDel="00000000" w:rsidR="00000000" w:rsidRPr="00000000">
                      <w:rPr>
                        <w:rtl w:val="0"/>
                      </w:rPr>
                    </w:r>
                  </w:ins>
                </w:sdtContent>
              </w:sdt>
              <w:ins w:author="Anonymous" w:id="47" w:date="2026-09-22T03:01:52Z"/>
            </w:sdtContent>
          </w:sdt>
        </w:p>
      </w:sdtContent>
    </w:sdt>
    <w:sdt>
      <w:sdtPr>
        <w:id w:val="906229699"/>
        <w:tag w:val="goog_rdk_448"/>
      </w:sdtPr>
      <w:sdtContent>
        <w:p w:rsidR="00000000" w:rsidDel="00000000" w:rsidP="00000000" w:rsidRDefault="00000000" w:rsidRPr="00000000" w14:paraId="0000006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4160391"/>
              <w:tag w:val="goog_rdk_446"/>
            </w:sdtPr>
            <w:sdtContent>
              <w:ins w:author="Anonymous" w:id="47" w:date="2026-09-22T03:01:52Z"/>
              <w:sdt>
                <w:sdtPr>
                  <w:id w:val="-1096624375"/>
                  <w:tag w:val="goog_rdk_447"/>
                </w:sdtPr>
                <w:sdtContent>
                  <w:ins w:author="Anonymous" w:id="47" w:date="2026-09-22T03:01:52Z">
                    <w:r w:rsidDel="00000000" w:rsidR="00000000" w:rsidRPr="00000000">
                      <w:rPr>
                        <w:rtl w:val="0"/>
                      </w:rPr>
                    </w:r>
                  </w:ins>
                </w:sdtContent>
              </w:sdt>
              <w:ins w:author="Anonymous" w:id="47" w:date="2026-09-22T03:01:52Z"/>
            </w:sdtContent>
          </w:sdt>
        </w:p>
      </w:sdtContent>
    </w:sdt>
    <w:sdt>
      <w:sdtPr>
        <w:id w:val="-1448279813"/>
        <w:tag w:val="goog_rdk_451"/>
      </w:sdtPr>
      <w:sdtContent>
        <w:p w:rsidR="00000000" w:rsidDel="00000000" w:rsidP="00000000" w:rsidRDefault="00000000" w:rsidRPr="00000000" w14:paraId="0000006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2213861"/>
              <w:tag w:val="goog_rdk_449"/>
            </w:sdtPr>
            <w:sdtContent>
              <w:ins w:author="Anonymous" w:id="47" w:date="2026-09-22T03:01:52Z"/>
              <w:sdt>
                <w:sdtPr>
                  <w:id w:val="-774014731"/>
                  <w:tag w:val="goog_rdk_450"/>
                </w:sdtPr>
                <w:sdtContent>
                  <w:ins w:author="Anonymous" w:id="47" w:date="2026-09-22T03:01:52Z">
                    <w:r w:rsidDel="00000000" w:rsidR="00000000" w:rsidRPr="00000000">
                      <w:rPr>
                        <w:rtl w:val="0"/>
                      </w:rPr>
                    </w:r>
                  </w:ins>
                </w:sdtContent>
              </w:sdt>
              <w:ins w:author="Anonymous" w:id="47" w:date="2026-09-22T03:01:52Z"/>
            </w:sdtContent>
          </w:sdt>
        </w:p>
      </w:sdtContent>
    </w:sdt>
    <w:sdt>
      <w:sdtPr>
        <w:id w:val="558709738"/>
        <w:tag w:val="goog_rdk_454"/>
      </w:sdtPr>
      <w:sdtContent>
        <w:p w:rsidR="00000000" w:rsidDel="00000000" w:rsidP="00000000" w:rsidRDefault="00000000" w:rsidRPr="00000000" w14:paraId="0000006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3391914"/>
              <w:tag w:val="goog_rdk_452"/>
            </w:sdtPr>
            <w:sdtContent>
              <w:ins w:author="Anonymous" w:id="47" w:date="2026-09-22T03:01:52Z"/>
              <w:sdt>
                <w:sdtPr>
                  <w:id w:val="1385108232"/>
                  <w:tag w:val="goog_rdk_453"/>
                </w:sdtPr>
                <w:sdtContent>
                  <w:ins w:author="Anonymous" w:id="47" w:date="2026-09-22T03:01:52Z">
                    <w:r w:rsidDel="00000000" w:rsidR="00000000" w:rsidRPr="00000000">
                      <w:rPr>
                        <w:rtl w:val="0"/>
                      </w:rPr>
                    </w:r>
                  </w:ins>
                </w:sdtContent>
              </w:sdt>
              <w:ins w:author="Anonymous" w:id="47" w:date="2026-09-22T03:01:52Z"/>
            </w:sdtContent>
          </w:sdt>
        </w:p>
      </w:sdtContent>
    </w:sdt>
    <w:sdt>
      <w:sdtPr>
        <w:id w:val="-615378791"/>
        <w:tag w:val="goog_rdk_457"/>
      </w:sdtPr>
      <w:sdtContent>
        <w:p w:rsidR="00000000" w:rsidDel="00000000" w:rsidP="00000000" w:rsidRDefault="00000000" w:rsidRPr="00000000" w14:paraId="0000006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16882952"/>
              <w:tag w:val="goog_rdk_455"/>
            </w:sdtPr>
            <w:sdtContent>
              <w:ins w:author="Anonymous" w:id="47" w:date="2026-09-22T03:01:52Z"/>
              <w:sdt>
                <w:sdtPr>
                  <w:id w:val="1463084867"/>
                  <w:tag w:val="goog_rdk_456"/>
                </w:sdtPr>
                <w:sdtContent>
                  <w:ins w:author="Anonymous" w:id="47" w:date="2026-09-22T03:01:52Z">
                    <w:r w:rsidDel="00000000" w:rsidR="00000000" w:rsidRPr="00000000">
                      <w:rPr>
                        <w:rtl w:val="0"/>
                      </w:rPr>
                    </w:r>
                  </w:ins>
                </w:sdtContent>
              </w:sdt>
              <w:ins w:author="Anonymous" w:id="47" w:date="2026-09-22T03:01:52Z"/>
            </w:sdtContent>
          </w:sdt>
        </w:p>
      </w:sdtContent>
    </w:sdt>
    <w:sdt>
      <w:sdtPr>
        <w:id w:val="1823970268"/>
        <w:tag w:val="goog_rdk_460"/>
      </w:sdtPr>
      <w:sdtContent>
        <w:p w:rsidR="00000000" w:rsidDel="00000000" w:rsidP="00000000" w:rsidRDefault="00000000" w:rsidRPr="00000000" w14:paraId="0000006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9532391"/>
              <w:tag w:val="goog_rdk_458"/>
            </w:sdtPr>
            <w:sdtContent>
              <w:ins w:author="Anonymous" w:id="47" w:date="2026-09-22T03:01:52Z"/>
              <w:sdt>
                <w:sdtPr>
                  <w:id w:val="-1012383426"/>
                  <w:tag w:val="goog_rdk_459"/>
                </w:sdtPr>
                <w:sdtContent>
                  <w:ins w:author="Anonymous" w:id="47" w:date="2026-09-22T03:01:52Z">
                    <w:r w:rsidDel="00000000" w:rsidR="00000000" w:rsidRPr="00000000">
                      <w:rPr>
                        <w:rtl w:val="0"/>
                      </w:rPr>
                    </w:r>
                  </w:ins>
                </w:sdtContent>
              </w:sdt>
              <w:ins w:author="Anonymous" w:id="47" w:date="2026-09-22T03:01:52Z"/>
            </w:sdtContent>
          </w:sdt>
        </w:p>
      </w:sdtContent>
    </w:sdt>
    <w:sdt>
      <w:sdtPr>
        <w:id w:val="-232396304"/>
        <w:tag w:val="goog_rdk_463"/>
      </w:sdtPr>
      <w:sdtContent>
        <w:p w:rsidR="00000000" w:rsidDel="00000000" w:rsidP="00000000" w:rsidRDefault="00000000" w:rsidRPr="00000000" w14:paraId="0000006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2669642"/>
              <w:tag w:val="goog_rdk_461"/>
            </w:sdtPr>
            <w:sdtContent>
              <w:ins w:author="Anonymous" w:id="47" w:date="2026-09-22T03:01:52Z"/>
              <w:sdt>
                <w:sdtPr>
                  <w:id w:val="-2008895676"/>
                  <w:tag w:val="goog_rdk_462"/>
                </w:sdtPr>
                <w:sdtContent>
                  <w:ins w:author="Anonymous" w:id="47" w:date="2026-09-22T03:01:52Z">
                    <w:r w:rsidDel="00000000" w:rsidR="00000000" w:rsidRPr="00000000">
                      <w:rPr>
                        <w:rtl w:val="0"/>
                      </w:rPr>
                    </w:r>
                  </w:ins>
                </w:sdtContent>
              </w:sdt>
              <w:ins w:author="Anonymous" w:id="47" w:date="2026-09-22T03:01:52Z"/>
            </w:sdtContent>
          </w:sdt>
        </w:p>
      </w:sdtContent>
    </w:sdt>
    <w:sdt>
      <w:sdtPr>
        <w:id w:val="1634236474"/>
        <w:tag w:val="goog_rdk_466"/>
      </w:sdtPr>
      <w:sdtContent>
        <w:p w:rsidR="00000000" w:rsidDel="00000000" w:rsidP="00000000" w:rsidRDefault="00000000" w:rsidRPr="00000000" w14:paraId="0000006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3459398"/>
              <w:tag w:val="goog_rdk_464"/>
            </w:sdtPr>
            <w:sdtContent>
              <w:ins w:author="Anonymous" w:id="47" w:date="2026-09-22T03:01:52Z"/>
              <w:sdt>
                <w:sdtPr>
                  <w:id w:val="979308406"/>
                  <w:tag w:val="goog_rdk_465"/>
                </w:sdtPr>
                <w:sdtContent>
                  <w:ins w:author="Anonymous" w:id="47" w:date="2026-09-22T03:01:52Z">
                    <w:r w:rsidDel="00000000" w:rsidR="00000000" w:rsidRPr="00000000">
                      <w:rPr>
                        <w:rtl w:val="0"/>
                      </w:rPr>
                    </w:r>
                  </w:ins>
                </w:sdtContent>
              </w:sdt>
              <w:ins w:author="Anonymous" w:id="47" w:date="2026-09-22T03:01:52Z"/>
            </w:sdtContent>
          </w:sdt>
        </w:p>
      </w:sdtContent>
    </w:sdt>
    <w:sdt>
      <w:sdtPr>
        <w:id w:val="-559355709"/>
        <w:tag w:val="goog_rdk_469"/>
      </w:sdtPr>
      <w:sdtContent>
        <w:p w:rsidR="00000000" w:rsidDel="00000000" w:rsidP="00000000" w:rsidRDefault="00000000" w:rsidRPr="00000000" w14:paraId="0000006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4830639"/>
              <w:tag w:val="goog_rdk_467"/>
            </w:sdtPr>
            <w:sdtContent>
              <w:ins w:author="Anonymous" w:id="47" w:date="2026-09-22T03:01:52Z"/>
              <w:sdt>
                <w:sdtPr>
                  <w:id w:val="-419338226"/>
                  <w:tag w:val="goog_rdk_468"/>
                </w:sdtPr>
                <w:sdtContent>
                  <w:ins w:author="Anonymous" w:id="47" w:date="2026-09-22T03:01:52Z">
                    <w:r w:rsidDel="00000000" w:rsidR="00000000" w:rsidRPr="00000000">
                      <w:rPr>
                        <w:rtl w:val="0"/>
                      </w:rPr>
                    </w:r>
                  </w:ins>
                </w:sdtContent>
              </w:sdt>
              <w:ins w:author="Anonymous" w:id="47" w:date="2026-09-22T03:01:52Z"/>
            </w:sdtContent>
          </w:sdt>
        </w:p>
      </w:sdtContent>
    </w:sdt>
    <w:sdt>
      <w:sdtPr>
        <w:id w:val="1008204840"/>
        <w:tag w:val="goog_rdk_472"/>
      </w:sdtPr>
      <w:sdtContent>
        <w:p w:rsidR="00000000" w:rsidDel="00000000" w:rsidP="00000000" w:rsidRDefault="00000000" w:rsidRPr="00000000" w14:paraId="0000006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475012"/>
              <w:tag w:val="goog_rdk_470"/>
            </w:sdtPr>
            <w:sdtContent>
              <w:ins w:author="Anonymous" w:id="47" w:date="2026-09-22T03:01:52Z"/>
              <w:sdt>
                <w:sdtPr>
                  <w:id w:val="-1884318962"/>
                  <w:tag w:val="goog_rdk_471"/>
                </w:sdtPr>
                <w:sdtContent>
                  <w:ins w:author="Anonymous" w:id="47" w:date="2026-09-22T03:01:52Z">
                    <w:r w:rsidDel="00000000" w:rsidR="00000000" w:rsidRPr="00000000">
                      <w:rPr>
                        <w:rtl w:val="0"/>
                      </w:rPr>
                    </w:r>
                  </w:ins>
                </w:sdtContent>
              </w:sdt>
              <w:ins w:author="Anonymous" w:id="47" w:date="2026-09-22T03:01:52Z"/>
            </w:sdtContent>
          </w:sdt>
        </w:p>
      </w:sdtContent>
    </w:sdt>
    <w:sdt>
      <w:sdtPr>
        <w:id w:val="904801387"/>
        <w:tag w:val="goog_rdk_475"/>
      </w:sdtPr>
      <w:sdtContent>
        <w:p w:rsidR="00000000" w:rsidDel="00000000" w:rsidP="00000000" w:rsidRDefault="00000000" w:rsidRPr="00000000" w14:paraId="0000006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233685"/>
              <w:tag w:val="goog_rdk_473"/>
            </w:sdtPr>
            <w:sdtContent>
              <w:ins w:author="Anonymous" w:id="47" w:date="2026-09-22T03:01:52Z"/>
              <w:sdt>
                <w:sdtPr>
                  <w:id w:val="-121325377"/>
                  <w:tag w:val="goog_rdk_474"/>
                </w:sdtPr>
                <w:sdtContent>
                  <w:ins w:author="Anonymous" w:id="47" w:date="2026-09-22T03:01:52Z">
                    <w:r w:rsidDel="00000000" w:rsidR="00000000" w:rsidRPr="00000000">
                      <w:rPr>
                        <w:rtl w:val="0"/>
                      </w:rPr>
                    </w:r>
                  </w:ins>
                </w:sdtContent>
              </w:sdt>
              <w:ins w:author="Anonymous" w:id="47" w:date="2026-09-22T03:01:52Z"/>
            </w:sdtContent>
          </w:sdt>
        </w:p>
      </w:sdtContent>
    </w:sdt>
    <w:sdt>
      <w:sdtPr>
        <w:id w:val="-1880219910"/>
        <w:tag w:val="goog_rdk_478"/>
      </w:sdtPr>
      <w:sdtContent>
        <w:p w:rsidR="00000000" w:rsidDel="00000000" w:rsidP="00000000" w:rsidRDefault="00000000" w:rsidRPr="00000000" w14:paraId="0000007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7061958"/>
              <w:tag w:val="goog_rdk_476"/>
            </w:sdtPr>
            <w:sdtContent>
              <w:ins w:author="Anonymous" w:id="47" w:date="2026-09-22T03:01:52Z"/>
              <w:sdt>
                <w:sdtPr>
                  <w:id w:val="1338611941"/>
                  <w:tag w:val="goog_rdk_477"/>
                </w:sdtPr>
                <w:sdtContent>
                  <w:ins w:author="Anonymous" w:id="47" w:date="2026-09-22T03:01:52Z">
                    <w:r w:rsidDel="00000000" w:rsidR="00000000" w:rsidRPr="00000000">
                      <w:rPr>
                        <w:rtl w:val="0"/>
                      </w:rPr>
                    </w:r>
                  </w:ins>
                </w:sdtContent>
              </w:sdt>
              <w:ins w:author="Anonymous" w:id="47" w:date="2026-09-22T03:01:52Z"/>
            </w:sdtContent>
          </w:sdt>
        </w:p>
      </w:sdtContent>
    </w:sdt>
    <w:sdt>
      <w:sdtPr>
        <w:id w:val="-187504885"/>
        <w:tag w:val="goog_rdk_481"/>
      </w:sdtPr>
      <w:sdtContent>
        <w:p w:rsidR="00000000" w:rsidDel="00000000" w:rsidP="00000000" w:rsidRDefault="00000000" w:rsidRPr="00000000" w14:paraId="0000007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3543275"/>
              <w:tag w:val="goog_rdk_479"/>
            </w:sdtPr>
            <w:sdtContent>
              <w:ins w:author="Anonymous" w:id="47" w:date="2026-09-22T03:01:52Z"/>
              <w:sdt>
                <w:sdtPr>
                  <w:id w:val="-1214535925"/>
                  <w:tag w:val="goog_rdk_480"/>
                </w:sdtPr>
                <w:sdtContent>
                  <w:ins w:author="Anonymous" w:id="47" w:date="2026-09-22T03:01:52Z">
                    <w:r w:rsidDel="00000000" w:rsidR="00000000" w:rsidRPr="00000000">
                      <w:rPr>
                        <w:rtl w:val="0"/>
                      </w:rPr>
                    </w:r>
                  </w:ins>
                </w:sdtContent>
              </w:sdt>
              <w:ins w:author="Anonymous" w:id="47" w:date="2026-09-22T03:01:52Z"/>
            </w:sdtContent>
          </w:sdt>
        </w:p>
      </w:sdtContent>
    </w:sdt>
    <w:sdt>
      <w:sdtPr>
        <w:id w:val="1532238295"/>
        <w:tag w:val="goog_rdk_484"/>
      </w:sdtPr>
      <w:sdtContent>
        <w:p w:rsidR="00000000" w:rsidDel="00000000" w:rsidP="00000000" w:rsidRDefault="00000000" w:rsidRPr="00000000" w14:paraId="0000007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2353415"/>
              <w:tag w:val="goog_rdk_482"/>
            </w:sdtPr>
            <w:sdtContent>
              <w:ins w:author="Anonymous" w:id="47" w:date="2026-09-22T03:01:52Z"/>
              <w:sdt>
                <w:sdtPr>
                  <w:id w:val="-143854554"/>
                  <w:tag w:val="goog_rdk_483"/>
                </w:sdtPr>
                <w:sdtContent>
                  <w:ins w:author="Anonymous" w:id="47" w:date="2026-09-22T03:01:52Z">
                    <w:r w:rsidDel="00000000" w:rsidR="00000000" w:rsidRPr="00000000">
                      <w:rPr>
                        <w:rtl w:val="0"/>
                      </w:rPr>
                    </w:r>
                  </w:ins>
                </w:sdtContent>
              </w:sdt>
              <w:ins w:author="Anonymous" w:id="47" w:date="2026-09-22T03:01:52Z"/>
            </w:sdtContent>
          </w:sdt>
        </w:p>
      </w:sdtContent>
    </w:sdt>
    <w:sdt>
      <w:sdtPr>
        <w:id w:val="-1079398742"/>
        <w:tag w:val="goog_rdk_487"/>
      </w:sdtPr>
      <w:sdtContent>
        <w:p w:rsidR="00000000" w:rsidDel="00000000" w:rsidP="00000000" w:rsidRDefault="00000000" w:rsidRPr="00000000" w14:paraId="0000007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3579402"/>
              <w:tag w:val="goog_rdk_485"/>
            </w:sdtPr>
            <w:sdtContent>
              <w:ins w:author="Anonymous" w:id="47" w:date="2026-09-22T03:01:52Z"/>
              <w:sdt>
                <w:sdtPr>
                  <w:id w:val="1625745575"/>
                  <w:tag w:val="goog_rdk_486"/>
                </w:sdtPr>
                <w:sdtContent>
                  <w:ins w:author="Anonymous" w:id="47" w:date="2026-09-22T03:01:52Z">
                    <w:r w:rsidDel="00000000" w:rsidR="00000000" w:rsidRPr="00000000">
                      <w:rPr>
                        <w:rtl w:val="0"/>
                      </w:rPr>
                    </w:r>
                  </w:ins>
                </w:sdtContent>
              </w:sdt>
              <w:ins w:author="Anonymous" w:id="47" w:date="2026-09-22T03:01:52Z"/>
            </w:sdtContent>
          </w:sdt>
        </w:p>
      </w:sdtContent>
    </w:sdt>
    <w:sdt>
      <w:sdtPr>
        <w:id w:val="867807924"/>
        <w:tag w:val="goog_rdk_490"/>
      </w:sdtPr>
      <w:sdtContent>
        <w:p w:rsidR="00000000" w:rsidDel="00000000" w:rsidP="00000000" w:rsidRDefault="00000000" w:rsidRPr="00000000" w14:paraId="0000007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7181404"/>
              <w:tag w:val="goog_rdk_488"/>
            </w:sdtPr>
            <w:sdtContent>
              <w:ins w:author="Anonymous" w:id="47" w:date="2026-09-22T03:01:52Z"/>
              <w:sdt>
                <w:sdtPr>
                  <w:id w:val="-2131111980"/>
                  <w:tag w:val="goog_rdk_489"/>
                </w:sdtPr>
                <w:sdtContent>
                  <w:ins w:author="Anonymous" w:id="47" w:date="2026-09-22T03:01:52Z">
                    <w:r w:rsidDel="00000000" w:rsidR="00000000" w:rsidRPr="00000000">
                      <w:rPr>
                        <w:rtl w:val="0"/>
                      </w:rPr>
                    </w:r>
                  </w:ins>
                </w:sdtContent>
              </w:sdt>
              <w:ins w:author="Anonymous" w:id="47" w:date="2026-09-22T03:01:52Z"/>
            </w:sdtContent>
          </w:sdt>
        </w:p>
      </w:sdtContent>
    </w:sdt>
    <w:sdt>
      <w:sdtPr>
        <w:id w:val="-1554396273"/>
        <w:tag w:val="goog_rdk_493"/>
      </w:sdtPr>
      <w:sdtContent>
        <w:p w:rsidR="00000000" w:rsidDel="00000000" w:rsidP="00000000" w:rsidRDefault="00000000" w:rsidRPr="00000000" w14:paraId="0000007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0440703"/>
              <w:tag w:val="goog_rdk_491"/>
            </w:sdtPr>
            <w:sdtContent>
              <w:ins w:author="Anonymous" w:id="47" w:date="2026-09-22T03:01:52Z"/>
              <w:sdt>
                <w:sdtPr>
                  <w:id w:val="1445147111"/>
                  <w:tag w:val="goog_rdk_492"/>
                </w:sdtPr>
                <w:sdtContent>
                  <w:ins w:author="Anonymous" w:id="47" w:date="2026-09-22T03:01:52Z">
                    <w:r w:rsidDel="00000000" w:rsidR="00000000" w:rsidRPr="00000000">
                      <w:rPr>
                        <w:rtl w:val="0"/>
                      </w:rPr>
                    </w:r>
                  </w:ins>
                </w:sdtContent>
              </w:sdt>
              <w:ins w:author="Anonymous" w:id="47" w:date="2026-09-22T03:01:52Z"/>
            </w:sdtContent>
          </w:sdt>
        </w:p>
      </w:sdtContent>
    </w:sdt>
    <w:sdt>
      <w:sdtPr>
        <w:id w:val="760121852"/>
        <w:tag w:val="goog_rdk_496"/>
      </w:sdtPr>
      <w:sdtContent>
        <w:p w:rsidR="00000000" w:rsidDel="00000000" w:rsidP="00000000" w:rsidRDefault="00000000" w:rsidRPr="00000000" w14:paraId="0000007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2977788"/>
              <w:tag w:val="goog_rdk_494"/>
            </w:sdtPr>
            <w:sdtContent>
              <w:ins w:author="Anonymous" w:id="47" w:date="2026-09-22T03:01:52Z"/>
              <w:sdt>
                <w:sdtPr>
                  <w:id w:val="-1774911900"/>
                  <w:tag w:val="goog_rdk_495"/>
                </w:sdtPr>
                <w:sdtContent>
                  <w:ins w:author="Anonymous" w:id="47" w:date="2026-09-22T03:01:52Z">
                    <w:r w:rsidDel="00000000" w:rsidR="00000000" w:rsidRPr="00000000">
                      <w:rPr>
                        <w:rtl w:val="0"/>
                      </w:rPr>
                    </w:r>
                  </w:ins>
                </w:sdtContent>
              </w:sdt>
              <w:ins w:author="Anonymous" w:id="47" w:date="2026-09-22T03:01:52Z"/>
            </w:sdtContent>
          </w:sdt>
        </w:p>
      </w:sdtContent>
    </w:sdt>
    <w:sdt>
      <w:sdtPr>
        <w:id w:val="-1661826389"/>
        <w:tag w:val="goog_rdk_499"/>
      </w:sdtPr>
      <w:sdtContent>
        <w:p w:rsidR="00000000" w:rsidDel="00000000" w:rsidP="00000000" w:rsidRDefault="00000000" w:rsidRPr="00000000" w14:paraId="0000007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1488422"/>
              <w:tag w:val="goog_rdk_497"/>
            </w:sdtPr>
            <w:sdtContent>
              <w:ins w:author="Anonymous" w:id="47" w:date="2026-09-22T03:01:52Z"/>
              <w:sdt>
                <w:sdtPr>
                  <w:id w:val="82282223"/>
                  <w:tag w:val="goog_rdk_498"/>
                </w:sdtPr>
                <w:sdtContent>
                  <w:ins w:author="Anonymous" w:id="47" w:date="2026-09-22T03:01:52Z">
                    <w:r w:rsidDel="00000000" w:rsidR="00000000" w:rsidRPr="00000000">
                      <w:rPr>
                        <w:rtl w:val="0"/>
                      </w:rPr>
                    </w:r>
                  </w:ins>
                </w:sdtContent>
              </w:sdt>
              <w:ins w:author="Anonymous" w:id="47" w:date="2026-09-22T03:01:52Z"/>
            </w:sdtContent>
          </w:sdt>
        </w:p>
      </w:sdtContent>
    </w:sdt>
    <w:sdt>
      <w:sdtPr>
        <w:id w:val="1672440578"/>
        <w:tag w:val="goog_rdk_502"/>
      </w:sdtPr>
      <w:sdtContent>
        <w:p w:rsidR="00000000" w:rsidDel="00000000" w:rsidP="00000000" w:rsidRDefault="00000000" w:rsidRPr="00000000" w14:paraId="0000007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5628012"/>
              <w:tag w:val="goog_rdk_500"/>
            </w:sdtPr>
            <w:sdtContent>
              <w:ins w:author="Anonymous" w:id="47" w:date="2026-09-22T03:01:52Z"/>
              <w:sdt>
                <w:sdtPr>
                  <w:id w:val="-71284377"/>
                  <w:tag w:val="goog_rdk_501"/>
                </w:sdtPr>
                <w:sdtContent>
                  <w:ins w:author="Anonymous" w:id="47" w:date="2026-09-22T03:01:52Z">
                    <w:r w:rsidDel="00000000" w:rsidR="00000000" w:rsidRPr="00000000">
                      <w:rPr>
                        <w:rtl w:val="0"/>
                      </w:rPr>
                    </w:r>
                  </w:ins>
                </w:sdtContent>
              </w:sdt>
              <w:ins w:author="Anonymous" w:id="47" w:date="2026-09-22T03:01:52Z"/>
            </w:sdtContent>
          </w:sdt>
        </w:p>
      </w:sdtContent>
    </w:sdt>
    <w:sdt>
      <w:sdtPr>
        <w:id w:val="1823640294"/>
        <w:tag w:val="goog_rdk_505"/>
      </w:sdtPr>
      <w:sdtContent>
        <w:p w:rsidR="00000000" w:rsidDel="00000000" w:rsidP="00000000" w:rsidRDefault="00000000" w:rsidRPr="00000000" w14:paraId="0000007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69665706"/>
              <w:tag w:val="goog_rdk_503"/>
            </w:sdtPr>
            <w:sdtContent>
              <w:ins w:author="Anonymous" w:id="47" w:date="2026-09-22T03:01:52Z"/>
              <w:sdt>
                <w:sdtPr>
                  <w:id w:val="186092176"/>
                  <w:tag w:val="goog_rdk_504"/>
                </w:sdtPr>
                <w:sdtContent>
                  <w:ins w:author="Anonymous" w:id="47" w:date="2026-09-22T03:01:52Z">
                    <w:r w:rsidDel="00000000" w:rsidR="00000000" w:rsidRPr="00000000">
                      <w:rPr>
                        <w:rtl w:val="0"/>
                      </w:rPr>
                    </w:r>
                  </w:ins>
                </w:sdtContent>
              </w:sdt>
              <w:ins w:author="Anonymous" w:id="47" w:date="2026-09-22T03:01:52Z"/>
            </w:sdtContent>
          </w:sdt>
        </w:p>
      </w:sdtContent>
    </w:sdt>
    <w:sdt>
      <w:sdtPr>
        <w:id w:val="1216847245"/>
        <w:tag w:val="goog_rdk_508"/>
      </w:sdtPr>
      <w:sdtContent>
        <w:p w:rsidR="00000000" w:rsidDel="00000000" w:rsidP="00000000" w:rsidRDefault="00000000" w:rsidRPr="00000000" w14:paraId="0000007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06814152"/>
              <w:tag w:val="goog_rdk_506"/>
            </w:sdtPr>
            <w:sdtContent>
              <w:ins w:author="Anonymous" w:id="47" w:date="2026-09-22T03:01:52Z"/>
              <w:sdt>
                <w:sdtPr>
                  <w:id w:val="189186349"/>
                  <w:tag w:val="goog_rdk_507"/>
                </w:sdtPr>
                <w:sdtContent>
                  <w:ins w:author="Anonymous" w:id="47" w:date="2026-09-22T03:01:52Z">
                    <w:r w:rsidDel="00000000" w:rsidR="00000000" w:rsidRPr="00000000">
                      <w:rPr>
                        <w:rtl w:val="0"/>
                      </w:rPr>
                    </w:r>
                  </w:ins>
                </w:sdtContent>
              </w:sdt>
              <w:ins w:author="Anonymous" w:id="47" w:date="2026-09-22T03:01:52Z"/>
            </w:sdtContent>
          </w:sdt>
        </w:p>
      </w:sdtContent>
    </w:sdt>
    <w:sdt>
      <w:sdtPr>
        <w:id w:val="2038632189"/>
        <w:tag w:val="goog_rdk_511"/>
      </w:sdtPr>
      <w:sdtContent>
        <w:p w:rsidR="00000000" w:rsidDel="00000000" w:rsidP="00000000" w:rsidRDefault="00000000" w:rsidRPr="00000000" w14:paraId="0000007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8023471"/>
              <w:tag w:val="goog_rdk_509"/>
            </w:sdtPr>
            <w:sdtContent>
              <w:ins w:author="Anonymous" w:id="47" w:date="2026-09-22T03:01:52Z"/>
              <w:sdt>
                <w:sdtPr>
                  <w:id w:val="206163758"/>
                  <w:tag w:val="goog_rdk_510"/>
                </w:sdtPr>
                <w:sdtContent>
                  <w:ins w:author="Anonymous" w:id="47" w:date="2026-09-22T03:01:52Z">
                    <w:r w:rsidDel="00000000" w:rsidR="00000000" w:rsidRPr="00000000">
                      <w:rPr>
                        <w:rtl w:val="0"/>
                      </w:rPr>
                    </w:r>
                  </w:ins>
                </w:sdtContent>
              </w:sdt>
              <w:ins w:author="Anonymous" w:id="47" w:date="2026-09-22T03:01:52Z"/>
            </w:sdtContent>
          </w:sdt>
        </w:p>
      </w:sdtContent>
    </w:sdt>
    <w:sdt>
      <w:sdtPr>
        <w:id w:val="489042814"/>
        <w:tag w:val="goog_rdk_514"/>
      </w:sdtPr>
      <w:sdtContent>
        <w:p w:rsidR="00000000" w:rsidDel="00000000" w:rsidP="00000000" w:rsidRDefault="00000000" w:rsidRPr="00000000" w14:paraId="0000007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2197329"/>
              <w:tag w:val="goog_rdk_512"/>
            </w:sdtPr>
            <w:sdtContent>
              <w:ins w:author="Anonymous" w:id="47" w:date="2026-09-22T03:01:52Z"/>
              <w:sdt>
                <w:sdtPr>
                  <w:id w:val="1365052836"/>
                  <w:tag w:val="goog_rdk_513"/>
                </w:sdtPr>
                <w:sdtContent>
                  <w:ins w:author="Anonymous" w:id="47" w:date="2026-09-22T03:01:52Z">
                    <w:r w:rsidDel="00000000" w:rsidR="00000000" w:rsidRPr="00000000">
                      <w:rPr>
                        <w:rtl w:val="0"/>
                      </w:rPr>
                    </w:r>
                  </w:ins>
                </w:sdtContent>
              </w:sdt>
              <w:ins w:author="Anonymous" w:id="47" w:date="2026-09-22T03:01:52Z"/>
            </w:sdtContent>
          </w:sdt>
        </w:p>
      </w:sdtContent>
    </w:sdt>
    <w:sdt>
      <w:sdtPr>
        <w:id w:val="-907588435"/>
        <w:tag w:val="goog_rdk_517"/>
      </w:sdtPr>
      <w:sdtContent>
        <w:p w:rsidR="00000000" w:rsidDel="00000000" w:rsidP="00000000" w:rsidRDefault="00000000" w:rsidRPr="00000000" w14:paraId="0000007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7827966"/>
              <w:tag w:val="goog_rdk_515"/>
            </w:sdtPr>
            <w:sdtContent>
              <w:ins w:author="Anonymous" w:id="47" w:date="2026-09-22T03:01:52Z"/>
              <w:sdt>
                <w:sdtPr>
                  <w:id w:val="-312334739"/>
                  <w:tag w:val="goog_rdk_516"/>
                </w:sdtPr>
                <w:sdtContent>
                  <w:ins w:author="Anonymous" w:id="47" w:date="2026-09-22T03:01:52Z">
                    <w:r w:rsidDel="00000000" w:rsidR="00000000" w:rsidRPr="00000000">
                      <w:rPr>
                        <w:rtl w:val="0"/>
                      </w:rPr>
                    </w:r>
                  </w:ins>
                </w:sdtContent>
              </w:sdt>
              <w:ins w:author="Anonymous" w:id="47" w:date="2026-09-22T03:01:52Z"/>
            </w:sdtContent>
          </w:sdt>
        </w:p>
      </w:sdtContent>
    </w:sdt>
    <w:sdt>
      <w:sdtPr>
        <w:id w:val="1007114797"/>
        <w:tag w:val="goog_rdk_520"/>
      </w:sdtPr>
      <w:sdtContent>
        <w:p w:rsidR="00000000" w:rsidDel="00000000" w:rsidP="00000000" w:rsidRDefault="00000000" w:rsidRPr="00000000" w14:paraId="0000007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2219845"/>
              <w:tag w:val="goog_rdk_518"/>
            </w:sdtPr>
            <w:sdtContent>
              <w:ins w:author="Anonymous" w:id="47" w:date="2026-09-22T03:01:52Z"/>
              <w:sdt>
                <w:sdtPr>
                  <w:id w:val="-1542078848"/>
                  <w:tag w:val="goog_rdk_519"/>
                </w:sdtPr>
                <w:sdtContent>
                  <w:ins w:author="Anonymous" w:id="47" w:date="2026-09-22T03:01:52Z">
                    <w:r w:rsidDel="00000000" w:rsidR="00000000" w:rsidRPr="00000000">
                      <w:rPr>
                        <w:rtl w:val="0"/>
                      </w:rPr>
                    </w:r>
                  </w:ins>
                </w:sdtContent>
              </w:sdt>
              <w:ins w:author="Anonymous" w:id="47" w:date="2026-09-22T03:01:52Z"/>
            </w:sdtContent>
          </w:sdt>
        </w:p>
      </w:sdtContent>
    </w:sdt>
    <w:sdt>
      <w:sdtPr>
        <w:id w:val="1465892106"/>
        <w:tag w:val="goog_rdk_523"/>
      </w:sdtPr>
      <w:sdtContent>
        <w:p w:rsidR="00000000" w:rsidDel="00000000" w:rsidP="00000000" w:rsidRDefault="00000000" w:rsidRPr="00000000" w14:paraId="0000007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6379083"/>
              <w:tag w:val="goog_rdk_521"/>
            </w:sdtPr>
            <w:sdtContent>
              <w:ins w:author="Anonymous" w:id="47" w:date="2026-09-22T03:01:52Z"/>
              <w:sdt>
                <w:sdtPr>
                  <w:id w:val="1801449667"/>
                  <w:tag w:val="goog_rdk_522"/>
                </w:sdtPr>
                <w:sdtContent>
                  <w:ins w:author="Anonymous" w:id="47" w:date="2026-09-22T03:01:52Z">
                    <w:r w:rsidDel="00000000" w:rsidR="00000000" w:rsidRPr="00000000">
                      <w:rPr>
                        <w:rtl w:val="0"/>
                      </w:rPr>
                    </w:r>
                  </w:ins>
                </w:sdtContent>
              </w:sdt>
              <w:ins w:author="Anonymous" w:id="47" w:date="2026-09-22T03:01:52Z"/>
            </w:sdtContent>
          </w:sdt>
        </w:p>
      </w:sdtContent>
    </w:sdt>
    <w:sdt>
      <w:sdtPr>
        <w:id w:val="391228057"/>
        <w:tag w:val="goog_rdk_526"/>
      </w:sdtPr>
      <w:sdtContent>
        <w:p w:rsidR="00000000" w:rsidDel="00000000" w:rsidP="00000000" w:rsidRDefault="00000000" w:rsidRPr="00000000" w14:paraId="0000008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6137080"/>
              <w:tag w:val="goog_rdk_524"/>
            </w:sdtPr>
            <w:sdtContent>
              <w:ins w:author="Anonymous" w:id="47" w:date="2026-09-22T03:01:52Z"/>
              <w:sdt>
                <w:sdtPr>
                  <w:id w:val="1196005761"/>
                  <w:tag w:val="goog_rdk_525"/>
                </w:sdtPr>
                <w:sdtContent>
                  <w:ins w:author="Anonymous" w:id="47" w:date="2026-09-22T03:01:52Z">
                    <w:r w:rsidDel="00000000" w:rsidR="00000000" w:rsidRPr="00000000">
                      <w:rPr>
                        <w:rtl w:val="0"/>
                      </w:rPr>
                    </w:r>
                  </w:ins>
                </w:sdtContent>
              </w:sdt>
              <w:ins w:author="Anonymous" w:id="47" w:date="2026-09-22T03:01:52Z"/>
            </w:sdtContent>
          </w:sdt>
        </w:p>
      </w:sdtContent>
    </w:sdt>
    <w:sdt>
      <w:sdtPr>
        <w:id w:val="1094806795"/>
        <w:tag w:val="goog_rdk_529"/>
      </w:sdtPr>
      <w:sdtContent>
        <w:p w:rsidR="00000000" w:rsidDel="00000000" w:rsidP="00000000" w:rsidRDefault="00000000" w:rsidRPr="00000000" w14:paraId="0000008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0620920"/>
              <w:tag w:val="goog_rdk_527"/>
            </w:sdtPr>
            <w:sdtContent>
              <w:ins w:author="Anonymous" w:id="47" w:date="2026-09-22T03:01:52Z"/>
              <w:sdt>
                <w:sdtPr>
                  <w:id w:val="1113616159"/>
                  <w:tag w:val="goog_rdk_528"/>
                </w:sdtPr>
                <w:sdtContent>
                  <w:ins w:author="Anonymous" w:id="47" w:date="2026-09-22T03:01:52Z">
                    <w:r w:rsidDel="00000000" w:rsidR="00000000" w:rsidRPr="00000000">
                      <w:rPr>
                        <w:rtl w:val="0"/>
                      </w:rPr>
                    </w:r>
                  </w:ins>
                </w:sdtContent>
              </w:sdt>
              <w:ins w:author="Anonymous" w:id="47" w:date="2026-09-22T03:01:52Z"/>
            </w:sdtContent>
          </w:sdt>
        </w:p>
      </w:sdtContent>
    </w:sdt>
    <w:sdt>
      <w:sdtPr>
        <w:id w:val="289896591"/>
        <w:tag w:val="goog_rdk_532"/>
      </w:sdtPr>
      <w:sdtContent>
        <w:p w:rsidR="00000000" w:rsidDel="00000000" w:rsidP="00000000" w:rsidRDefault="00000000" w:rsidRPr="00000000" w14:paraId="0000008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6755487"/>
              <w:tag w:val="goog_rdk_530"/>
            </w:sdtPr>
            <w:sdtContent>
              <w:ins w:author="Anonymous" w:id="47" w:date="2026-09-22T03:01:52Z"/>
              <w:sdt>
                <w:sdtPr>
                  <w:id w:val="-208409318"/>
                  <w:tag w:val="goog_rdk_531"/>
                </w:sdtPr>
                <w:sdtContent>
                  <w:ins w:author="Anonymous" w:id="47" w:date="2026-09-22T03:01:52Z">
                    <w:r w:rsidDel="00000000" w:rsidR="00000000" w:rsidRPr="00000000">
                      <w:rPr>
                        <w:rtl w:val="0"/>
                      </w:rPr>
                    </w:r>
                  </w:ins>
                </w:sdtContent>
              </w:sdt>
              <w:ins w:author="Anonymous" w:id="47" w:date="2026-09-22T03:01:52Z"/>
            </w:sdtContent>
          </w:sdt>
        </w:p>
      </w:sdtContent>
    </w:sdt>
    <w:sdt>
      <w:sdtPr>
        <w:id w:val="-1543418885"/>
        <w:tag w:val="goog_rdk_535"/>
      </w:sdtPr>
      <w:sdtContent>
        <w:p w:rsidR="00000000" w:rsidDel="00000000" w:rsidP="00000000" w:rsidRDefault="00000000" w:rsidRPr="00000000" w14:paraId="0000008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8128935"/>
              <w:tag w:val="goog_rdk_533"/>
            </w:sdtPr>
            <w:sdtContent>
              <w:ins w:author="Anonymous" w:id="47" w:date="2026-09-22T03:01:52Z"/>
              <w:sdt>
                <w:sdtPr>
                  <w:id w:val="1507135474"/>
                  <w:tag w:val="goog_rdk_534"/>
                </w:sdtPr>
                <w:sdtContent>
                  <w:ins w:author="Anonymous" w:id="47" w:date="2026-09-22T03:01:52Z">
                    <w:r w:rsidDel="00000000" w:rsidR="00000000" w:rsidRPr="00000000">
                      <w:rPr>
                        <w:rtl w:val="0"/>
                      </w:rPr>
                    </w:r>
                  </w:ins>
                </w:sdtContent>
              </w:sdt>
              <w:ins w:author="Anonymous" w:id="47" w:date="2026-09-22T03:01:52Z"/>
            </w:sdtContent>
          </w:sdt>
        </w:p>
      </w:sdtContent>
    </w:sdt>
    <w:sdt>
      <w:sdtPr>
        <w:id w:val="-1817435233"/>
        <w:tag w:val="goog_rdk_538"/>
      </w:sdtPr>
      <w:sdtContent>
        <w:p w:rsidR="00000000" w:rsidDel="00000000" w:rsidP="00000000" w:rsidRDefault="00000000" w:rsidRPr="00000000" w14:paraId="0000008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8021541"/>
              <w:tag w:val="goog_rdk_536"/>
            </w:sdtPr>
            <w:sdtContent>
              <w:ins w:author="Anonymous" w:id="47" w:date="2026-09-22T03:01:52Z"/>
              <w:sdt>
                <w:sdtPr>
                  <w:id w:val="-721232440"/>
                  <w:tag w:val="goog_rdk_537"/>
                </w:sdtPr>
                <w:sdtContent>
                  <w:ins w:author="Anonymous" w:id="47" w:date="2026-09-22T03:01:52Z">
                    <w:r w:rsidDel="00000000" w:rsidR="00000000" w:rsidRPr="00000000">
                      <w:rPr>
                        <w:rtl w:val="0"/>
                      </w:rPr>
                    </w:r>
                  </w:ins>
                </w:sdtContent>
              </w:sdt>
              <w:ins w:author="Anonymous" w:id="47" w:date="2026-09-22T03:01:52Z"/>
            </w:sdtContent>
          </w:sdt>
        </w:p>
      </w:sdtContent>
    </w:sdt>
    <w:sdt>
      <w:sdtPr>
        <w:id w:val="435387546"/>
        <w:tag w:val="goog_rdk_541"/>
      </w:sdtPr>
      <w:sdtContent>
        <w:p w:rsidR="00000000" w:rsidDel="00000000" w:rsidP="00000000" w:rsidRDefault="00000000" w:rsidRPr="00000000" w14:paraId="0000008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3888405"/>
              <w:tag w:val="goog_rdk_539"/>
            </w:sdtPr>
            <w:sdtContent>
              <w:ins w:author="Anonymous" w:id="47" w:date="2026-09-22T03:01:52Z"/>
              <w:sdt>
                <w:sdtPr>
                  <w:id w:val="-1427258798"/>
                  <w:tag w:val="goog_rdk_540"/>
                </w:sdtPr>
                <w:sdtContent>
                  <w:ins w:author="Anonymous" w:id="47" w:date="2026-09-22T03:01:52Z">
                    <w:r w:rsidDel="00000000" w:rsidR="00000000" w:rsidRPr="00000000">
                      <w:rPr>
                        <w:rtl w:val="0"/>
                      </w:rPr>
                    </w:r>
                  </w:ins>
                </w:sdtContent>
              </w:sdt>
              <w:ins w:author="Anonymous" w:id="47" w:date="2026-09-22T03:01:52Z"/>
            </w:sdtContent>
          </w:sdt>
        </w:p>
      </w:sdtContent>
    </w:sdt>
    <w:sdt>
      <w:sdtPr>
        <w:id w:val="186476051"/>
        <w:tag w:val="goog_rdk_544"/>
      </w:sdtPr>
      <w:sdtContent>
        <w:p w:rsidR="00000000" w:rsidDel="00000000" w:rsidP="00000000" w:rsidRDefault="00000000" w:rsidRPr="00000000" w14:paraId="0000008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1452343"/>
              <w:tag w:val="goog_rdk_542"/>
            </w:sdtPr>
            <w:sdtContent>
              <w:ins w:author="Anonymous" w:id="47" w:date="2026-09-22T03:01:52Z"/>
              <w:sdt>
                <w:sdtPr>
                  <w:id w:val="-696535012"/>
                  <w:tag w:val="goog_rdk_543"/>
                </w:sdtPr>
                <w:sdtContent>
                  <w:ins w:author="Anonymous" w:id="47" w:date="2026-09-22T03:01:52Z">
                    <w:r w:rsidDel="00000000" w:rsidR="00000000" w:rsidRPr="00000000">
                      <w:rPr>
                        <w:rtl w:val="0"/>
                      </w:rPr>
                    </w:r>
                  </w:ins>
                </w:sdtContent>
              </w:sdt>
              <w:ins w:author="Anonymous" w:id="47" w:date="2026-09-22T03:01:52Z"/>
            </w:sdtContent>
          </w:sdt>
        </w:p>
      </w:sdtContent>
    </w:sdt>
    <w:sdt>
      <w:sdtPr>
        <w:id w:val="712942900"/>
        <w:tag w:val="goog_rdk_547"/>
      </w:sdtPr>
      <w:sdtContent>
        <w:p w:rsidR="00000000" w:rsidDel="00000000" w:rsidP="00000000" w:rsidRDefault="00000000" w:rsidRPr="00000000" w14:paraId="0000008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4062577"/>
              <w:tag w:val="goog_rdk_545"/>
            </w:sdtPr>
            <w:sdtContent>
              <w:ins w:author="Anonymous" w:id="47" w:date="2026-09-22T03:01:52Z"/>
              <w:sdt>
                <w:sdtPr>
                  <w:id w:val="-701021219"/>
                  <w:tag w:val="goog_rdk_546"/>
                </w:sdtPr>
                <w:sdtContent>
                  <w:ins w:author="Anonymous" w:id="47" w:date="2026-09-22T03:01:52Z">
                    <w:r w:rsidDel="00000000" w:rsidR="00000000" w:rsidRPr="00000000">
                      <w:rPr>
                        <w:rtl w:val="0"/>
                      </w:rPr>
                    </w:r>
                  </w:ins>
                </w:sdtContent>
              </w:sdt>
              <w:ins w:author="Anonymous" w:id="47" w:date="2026-09-22T03:01:52Z"/>
            </w:sdtContent>
          </w:sdt>
        </w:p>
      </w:sdtContent>
    </w:sdt>
    <w:sdt>
      <w:sdtPr>
        <w:id w:val="-1419729419"/>
        <w:tag w:val="goog_rdk_550"/>
      </w:sdtPr>
      <w:sdtContent>
        <w:p w:rsidR="00000000" w:rsidDel="00000000" w:rsidP="00000000" w:rsidRDefault="00000000" w:rsidRPr="00000000" w14:paraId="0000008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33870733"/>
              <w:tag w:val="goog_rdk_548"/>
            </w:sdtPr>
            <w:sdtContent>
              <w:ins w:author="Anonymous" w:id="47" w:date="2026-09-22T03:01:52Z"/>
              <w:sdt>
                <w:sdtPr>
                  <w:id w:val="-825016538"/>
                  <w:tag w:val="goog_rdk_549"/>
                </w:sdtPr>
                <w:sdtContent>
                  <w:ins w:author="Anonymous" w:id="47" w:date="2026-09-22T03:01:52Z">
                    <w:r w:rsidDel="00000000" w:rsidR="00000000" w:rsidRPr="00000000">
                      <w:rPr>
                        <w:rtl w:val="0"/>
                      </w:rPr>
                    </w:r>
                  </w:ins>
                </w:sdtContent>
              </w:sdt>
              <w:ins w:author="Anonymous" w:id="47" w:date="2026-09-22T03:01:52Z"/>
            </w:sdtContent>
          </w:sdt>
        </w:p>
      </w:sdtContent>
    </w:sdt>
    <w:sdt>
      <w:sdtPr>
        <w:id w:val="750993209"/>
        <w:tag w:val="goog_rdk_553"/>
      </w:sdtPr>
      <w:sdtContent>
        <w:p w:rsidR="00000000" w:rsidDel="00000000" w:rsidP="00000000" w:rsidRDefault="00000000" w:rsidRPr="00000000" w14:paraId="0000008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7940294"/>
              <w:tag w:val="goog_rdk_551"/>
            </w:sdtPr>
            <w:sdtContent>
              <w:ins w:author="Anonymous" w:id="47" w:date="2026-09-22T03:01:52Z"/>
              <w:sdt>
                <w:sdtPr>
                  <w:id w:val="-1653771800"/>
                  <w:tag w:val="goog_rdk_552"/>
                </w:sdtPr>
                <w:sdtContent>
                  <w:ins w:author="Anonymous" w:id="47" w:date="2026-09-22T03:01:52Z">
                    <w:r w:rsidDel="00000000" w:rsidR="00000000" w:rsidRPr="00000000">
                      <w:rPr>
                        <w:rtl w:val="0"/>
                      </w:rPr>
                    </w:r>
                  </w:ins>
                </w:sdtContent>
              </w:sdt>
              <w:ins w:author="Anonymous" w:id="47" w:date="2026-09-22T03:01:52Z"/>
            </w:sdtContent>
          </w:sdt>
        </w:p>
      </w:sdtContent>
    </w:sdt>
    <w:sdt>
      <w:sdtPr>
        <w:id w:val="564413451"/>
        <w:tag w:val="goog_rdk_556"/>
      </w:sdtPr>
      <w:sdtContent>
        <w:p w:rsidR="00000000" w:rsidDel="00000000" w:rsidP="00000000" w:rsidRDefault="00000000" w:rsidRPr="00000000" w14:paraId="0000008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4911318"/>
              <w:tag w:val="goog_rdk_554"/>
            </w:sdtPr>
            <w:sdtContent>
              <w:ins w:author="Anonymous" w:id="47" w:date="2026-09-22T03:01:52Z"/>
              <w:sdt>
                <w:sdtPr>
                  <w:id w:val="1687813581"/>
                  <w:tag w:val="goog_rdk_555"/>
                </w:sdtPr>
                <w:sdtContent>
                  <w:ins w:author="Anonymous" w:id="47" w:date="2026-09-22T03:01:52Z">
                    <w:r w:rsidDel="00000000" w:rsidR="00000000" w:rsidRPr="00000000">
                      <w:rPr>
                        <w:rtl w:val="0"/>
                      </w:rPr>
                    </w:r>
                  </w:ins>
                </w:sdtContent>
              </w:sdt>
              <w:ins w:author="Anonymous" w:id="47" w:date="2026-09-22T03:01:52Z"/>
            </w:sdtContent>
          </w:sdt>
        </w:p>
      </w:sdtContent>
    </w:sdt>
    <w:sdt>
      <w:sdtPr>
        <w:id w:val="1656153912"/>
        <w:tag w:val="goog_rdk_559"/>
      </w:sdtPr>
      <w:sdtContent>
        <w:p w:rsidR="00000000" w:rsidDel="00000000" w:rsidP="00000000" w:rsidRDefault="00000000" w:rsidRPr="00000000" w14:paraId="0000008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2502500"/>
              <w:tag w:val="goog_rdk_557"/>
            </w:sdtPr>
            <w:sdtContent>
              <w:ins w:author="Anonymous" w:id="47" w:date="2026-09-22T03:01:52Z"/>
              <w:sdt>
                <w:sdtPr>
                  <w:id w:val="-1233020857"/>
                  <w:tag w:val="goog_rdk_558"/>
                </w:sdtPr>
                <w:sdtContent>
                  <w:ins w:author="Anonymous" w:id="47" w:date="2026-09-22T03:01:52Z">
                    <w:r w:rsidDel="00000000" w:rsidR="00000000" w:rsidRPr="00000000">
                      <w:rPr>
                        <w:rtl w:val="0"/>
                      </w:rPr>
                    </w:r>
                  </w:ins>
                </w:sdtContent>
              </w:sdt>
              <w:ins w:author="Anonymous" w:id="47" w:date="2026-09-22T03:01:52Z"/>
            </w:sdtContent>
          </w:sdt>
        </w:p>
      </w:sdtContent>
    </w:sdt>
    <w:sdt>
      <w:sdtPr>
        <w:id w:val="-1716196186"/>
        <w:tag w:val="goog_rdk_562"/>
      </w:sdtPr>
      <w:sdtContent>
        <w:p w:rsidR="00000000" w:rsidDel="00000000" w:rsidP="00000000" w:rsidRDefault="00000000" w:rsidRPr="00000000" w14:paraId="0000008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7509949"/>
              <w:tag w:val="goog_rdk_560"/>
            </w:sdtPr>
            <w:sdtContent>
              <w:ins w:author="Anonymous" w:id="47" w:date="2026-09-22T03:01:52Z"/>
              <w:sdt>
                <w:sdtPr>
                  <w:id w:val="-1113811518"/>
                  <w:tag w:val="goog_rdk_561"/>
                </w:sdtPr>
                <w:sdtContent>
                  <w:ins w:author="Anonymous" w:id="47" w:date="2026-09-22T03:01:52Z">
                    <w:r w:rsidDel="00000000" w:rsidR="00000000" w:rsidRPr="00000000">
                      <w:rPr>
                        <w:rtl w:val="0"/>
                      </w:rPr>
                    </w:r>
                  </w:ins>
                </w:sdtContent>
              </w:sdt>
              <w:ins w:author="Anonymous" w:id="47" w:date="2026-09-22T03:01:52Z"/>
            </w:sdtContent>
          </w:sdt>
        </w:p>
      </w:sdtContent>
    </w:sdt>
    <w:sdt>
      <w:sdtPr>
        <w:id w:val="1370729710"/>
        <w:tag w:val="goog_rdk_565"/>
      </w:sdtPr>
      <w:sdtContent>
        <w:p w:rsidR="00000000" w:rsidDel="00000000" w:rsidP="00000000" w:rsidRDefault="00000000" w:rsidRPr="00000000" w14:paraId="0000008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8406957"/>
              <w:tag w:val="goog_rdk_563"/>
            </w:sdtPr>
            <w:sdtContent>
              <w:ins w:author="Anonymous" w:id="47" w:date="2026-09-22T03:01:52Z"/>
              <w:sdt>
                <w:sdtPr>
                  <w:id w:val="-1395342505"/>
                  <w:tag w:val="goog_rdk_564"/>
                </w:sdtPr>
                <w:sdtContent>
                  <w:ins w:author="Anonymous" w:id="47" w:date="2026-09-22T03:01:52Z">
                    <w:r w:rsidDel="00000000" w:rsidR="00000000" w:rsidRPr="00000000">
                      <w:rPr>
                        <w:rtl w:val="0"/>
                      </w:rPr>
                    </w:r>
                  </w:ins>
                </w:sdtContent>
              </w:sdt>
              <w:ins w:author="Anonymous" w:id="47" w:date="2026-09-22T03:01:52Z"/>
            </w:sdtContent>
          </w:sdt>
        </w:p>
      </w:sdtContent>
    </w:sdt>
    <w:sdt>
      <w:sdtPr>
        <w:id w:val="-1155078282"/>
        <w:tag w:val="goog_rdk_568"/>
      </w:sdtPr>
      <w:sdtContent>
        <w:p w:rsidR="00000000" w:rsidDel="00000000" w:rsidP="00000000" w:rsidRDefault="00000000" w:rsidRPr="00000000" w14:paraId="0000008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6281132"/>
              <w:tag w:val="goog_rdk_566"/>
            </w:sdtPr>
            <w:sdtContent>
              <w:ins w:author="Anonymous" w:id="47" w:date="2026-09-22T03:01:52Z"/>
              <w:sdt>
                <w:sdtPr>
                  <w:id w:val="1326977228"/>
                  <w:tag w:val="goog_rdk_567"/>
                </w:sdtPr>
                <w:sdtContent>
                  <w:ins w:author="Anonymous" w:id="47" w:date="2026-09-22T03:01:52Z">
                    <w:r w:rsidDel="00000000" w:rsidR="00000000" w:rsidRPr="00000000">
                      <w:rPr>
                        <w:rtl w:val="0"/>
                      </w:rPr>
                    </w:r>
                  </w:ins>
                </w:sdtContent>
              </w:sdt>
              <w:ins w:author="Anonymous" w:id="47" w:date="2026-09-22T03:01:52Z"/>
            </w:sdtContent>
          </w:sdt>
        </w:p>
      </w:sdtContent>
    </w:sdt>
    <w:sdt>
      <w:sdtPr>
        <w:id w:val="-1652857919"/>
        <w:tag w:val="goog_rdk_571"/>
      </w:sdtPr>
      <w:sdtContent>
        <w:p w:rsidR="00000000" w:rsidDel="00000000" w:rsidP="00000000" w:rsidRDefault="00000000" w:rsidRPr="00000000" w14:paraId="0000008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4002032"/>
              <w:tag w:val="goog_rdk_569"/>
            </w:sdtPr>
            <w:sdtContent>
              <w:ins w:author="Anonymous" w:id="47" w:date="2026-09-22T03:01:52Z"/>
              <w:sdt>
                <w:sdtPr>
                  <w:id w:val="-978973377"/>
                  <w:tag w:val="goog_rdk_570"/>
                </w:sdtPr>
                <w:sdtContent>
                  <w:ins w:author="Anonymous" w:id="47" w:date="2026-09-22T03:01:52Z">
                    <w:r w:rsidDel="00000000" w:rsidR="00000000" w:rsidRPr="00000000">
                      <w:rPr>
                        <w:rtl w:val="0"/>
                      </w:rPr>
                    </w:r>
                  </w:ins>
                </w:sdtContent>
              </w:sdt>
              <w:ins w:author="Anonymous" w:id="47" w:date="2026-09-22T03:01:52Z"/>
            </w:sdtContent>
          </w:sdt>
        </w:p>
      </w:sdtContent>
    </w:sdt>
    <w:sdt>
      <w:sdtPr>
        <w:id w:val="-2089589092"/>
        <w:tag w:val="goog_rdk_574"/>
      </w:sdtPr>
      <w:sdtContent>
        <w:p w:rsidR="00000000" w:rsidDel="00000000" w:rsidP="00000000" w:rsidRDefault="00000000" w:rsidRPr="00000000" w14:paraId="0000009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2175819"/>
              <w:tag w:val="goog_rdk_572"/>
            </w:sdtPr>
            <w:sdtContent>
              <w:ins w:author="Anonymous" w:id="47" w:date="2026-09-22T03:01:52Z"/>
              <w:sdt>
                <w:sdtPr>
                  <w:id w:val="1671573308"/>
                  <w:tag w:val="goog_rdk_573"/>
                </w:sdtPr>
                <w:sdtContent>
                  <w:ins w:author="Anonymous" w:id="47" w:date="2026-09-22T03:01:52Z">
                    <w:r w:rsidDel="00000000" w:rsidR="00000000" w:rsidRPr="00000000">
                      <w:rPr>
                        <w:rtl w:val="0"/>
                      </w:rPr>
                    </w:r>
                  </w:ins>
                </w:sdtContent>
              </w:sdt>
              <w:ins w:author="Anonymous" w:id="47" w:date="2026-09-22T03:01:52Z"/>
            </w:sdtContent>
          </w:sdt>
        </w:p>
      </w:sdtContent>
    </w:sdt>
    <w:sdt>
      <w:sdtPr>
        <w:id w:val="-357633512"/>
        <w:tag w:val="goog_rdk_577"/>
      </w:sdtPr>
      <w:sdtContent>
        <w:p w:rsidR="00000000" w:rsidDel="00000000" w:rsidP="00000000" w:rsidRDefault="00000000" w:rsidRPr="00000000" w14:paraId="0000009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2438720"/>
              <w:tag w:val="goog_rdk_575"/>
            </w:sdtPr>
            <w:sdtContent>
              <w:ins w:author="Anonymous" w:id="47" w:date="2026-09-22T03:01:52Z"/>
              <w:sdt>
                <w:sdtPr>
                  <w:id w:val="481620004"/>
                  <w:tag w:val="goog_rdk_576"/>
                </w:sdtPr>
                <w:sdtContent>
                  <w:ins w:author="Anonymous" w:id="47" w:date="2026-09-22T03:01:52Z">
                    <w:r w:rsidDel="00000000" w:rsidR="00000000" w:rsidRPr="00000000">
                      <w:rPr>
                        <w:rtl w:val="0"/>
                      </w:rPr>
                    </w:r>
                  </w:ins>
                </w:sdtContent>
              </w:sdt>
              <w:ins w:author="Anonymous" w:id="47" w:date="2026-09-22T03:01:52Z"/>
            </w:sdtContent>
          </w:sdt>
        </w:p>
      </w:sdtContent>
    </w:sdt>
    <w:sdt>
      <w:sdtPr>
        <w:id w:val="571070745"/>
        <w:tag w:val="goog_rdk_580"/>
      </w:sdtPr>
      <w:sdtContent>
        <w:p w:rsidR="00000000" w:rsidDel="00000000" w:rsidP="00000000" w:rsidRDefault="00000000" w:rsidRPr="00000000" w14:paraId="0000009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2028598"/>
              <w:tag w:val="goog_rdk_578"/>
            </w:sdtPr>
            <w:sdtContent>
              <w:ins w:author="Anonymous" w:id="47" w:date="2026-09-22T03:01:52Z"/>
              <w:sdt>
                <w:sdtPr>
                  <w:id w:val="734378027"/>
                  <w:tag w:val="goog_rdk_579"/>
                </w:sdtPr>
                <w:sdtContent>
                  <w:ins w:author="Anonymous" w:id="47" w:date="2026-09-22T03:01:52Z">
                    <w:r w:rsidDel="00000000" w:rsidR="00000000" w:rsidRPr="00000000">
                      <w:rPr>
                        <w:rtl w:val="0"/>
                      </w:rPr>
                    </w:r>
                  </w:ins>
                </w:sdtContent>
              </w:sdt>
              <w:ins w:author="Anonymous" w:id="47" w:date="2026-09-22T03:01:52Z"/>
            </w:sdtContent>
          </w:sdt>
        </w:p>
      </w:sdtContent>
    </w:sdt>
    <w:sdt>
      <w:sdtPr>
        <w:id w:val="-1917214328"/>
        <w:tag w:val="goog_rdk_583"/>
      </w:sdtPr>
      <w:sdtContent>
        <w:p w:rsidR="00000000" w:rsidDel="00000000" w:rsidP="00000000" w:rsidRDefault="00000000" w:rsidRPr="00000000" w14:paraId="0000009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3186159"/>
              <w:tag w:val="goog_rdk_581"/>
            </w:sdtPr>
            <w:sdtContent>
              <w:ins w:author="Anonymous" w:id="47" w:date="2026-09-22T03:01:52Z"/>
              <w:sdt>
                <w:sdtPr>
                  <w:id w:val="1847039485"/>
                  <w:tag w:val="goog_rdk_582"/>
                </w:sdtPr>
                <w:sdtContent>
                  <w:ins w:author="Anonymous" w:id="47" w:date="2026-09-22T03:01:52Z">
                    <w:r w:rsidDel="00000000" w:rsidR="00000000" w:rsidRPr="00000000">
                      <w:rPr>
                        <w:rtl w:val="0"/>
                      </w:rPr>
                    </w:r>
                  </w:ins>
                </w:sdtContent>
              </w:sdt>
              <w:ins w:author="Anonymous" w:id="47" w:date="2026-09-22T03:01:52Z"/>
            </w:sdtContent>
          </w:sdt>
        </w:p>
      </w:sdtContent>
    </w:sdt>
    <w:sdt>
      <w:sdtPr>
        <w:id w:val="995440545"/>
        <w:tag w:val="goog_rdk_586"/>
      </w:sdtPr>
      <w:sdtContent>
        <w:p w:rsidR="00000000" w:rsidDel="00000000" w:rsidP="00000000" w:rsidRDefault="00000000" w:rsidRPr="00000000" w14:paraId="0000009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1429259"/>
              <w:tag w:val="goog_rdk_584"/>
            </w:sdtPr>
            <w:sdtContent>
              <w:ins w:author="Anonymous" w:id="47" w:date="2026-09-22T03:01:52Z"/>
              <w:sdt>
                <w:sdtPr>
                  <w:id w:val="1850919616"/>
                  <w:tag w:val="goog_rdk_585"/>
                </w:sdtPr>
                <w:sdtContent>
                  <w:ins w:author="Anonymous" w:id="47" w:date="2026-09-22T03:01:52Z">
                    <w:r w:rsidDel="00000000" w:rsidR="00000000" w:rsidRPr="00000000">
                      <w:rPr>
                        <w:rtl w:val="0"/>
                      </w:rPr>
                    </w:r>
                  </w:ins>
                </w:sdtContent>
              </w:sdt>
              <w:ins w:author="Anonymous" w:id="47" w:date="2026-09-22T03:01:52Z"/>
            </w:sdtContent>
          </w:sdt>
        </w:p>
      </w:sdtContent>
    </w:sdt>
    <w:sdt>
      <w:sdtPr>
        <w:id w:val="187723473"/>
        <w:tag w:val="goog_rdk_589"/>
      </w:sdtPr>
      <w:sdtContent>
        <w:p w:rsidR="00000000" w:rsidDel="00000000" w:rsidP="00000000" w:rsidRDefault="00000000" w:rsidRPr="00000000" w14:paraId="0000009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0415831"/>
              <w:tag w:val="goog_rdk_587"/>
            </w:sdtPr>
            <w:sdtContent>
              <w:ins w:author="Anonymous" w:id="47" w:date="2026-09-22T03:01:52Z"/>
              <w:sdt>
                <w:sdtPr>
                  <w:id w:val="1111828091"/>
                  <w:tag w:val="goog_rdk_588"/>
                </w:sdtPr>
                <w:sdtContent>
                  <w:ins w:author="Anonymous" w:id="47" w:date="2026-09-22T03:01:52Z">
                    <w:r w:rsidDel="00000000" w:rsidR="00000000" w:rsidRPr="00000000">
                      <w:rPr>
                        <w:rtl w:val="0"/>
                      </w:rPr>
                    </w:r>
                  </w:ins>
                </w:sdtContent>
              </w:sdt>
              <w:ins w:author="Anonymous" w:id="47" w:date="2026-09-22T03:01:52Z"/>
            </w:sdtContent>
          </w:sdt>
        </w:p>
      </w:sdtContent>
    </w:sdt>
    <w:sdt>
      <w:sdtPr>
        <w:id w:val="934631076"/>
        <w:tag w:val="goog_rdk_592"/>
      </w:sdtPr>
      <w:sdtContent>
        <w:p w:rsidR="00000000" w:rsidDel="00000000" w:rsidP="00000000" w:rsidRDefault="00000000" w:rsidRPr="00000000" w14:paraId="0000009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7441802"/>
              <w:tag w:val="goog_rdk_590"/>
            </w:sdtPr>
            <w:sdtContent>
              <w:ins w:author="Anonymous" w:id="47" w:date="2026-09-22T03:01:52Z"/>
              <w:sdt>
                <w:sdtPr>
                  <w:id w:val="761474541"/>
                  <w:tag w:val="goog_rdk_591"/>
                </w:sdtPr>
                <w:sdtContent>
                  <w:ins w:author="Anonymous" w:id="47" w:date="2026-09-22T03:01:52Z">
                    <w:r w:rsidDel="00000000" w:rsidR="00000000" w:rsidRPr="00000000">
                      <w:rPr>
                        <w:rtl w:val="0"/>
                      </w:rPr>
                    </w:r>
                  </w:ins>
                </w:sdtContent>
              </w:sdt>
              <w:ins w:author="Anonymous" w:id="47" w:date="2026-09-22T03:01:52Z"/>
            </w:sdtContent>
          </w:sdt>
        </w:p>
      </w:sdtContent>
    </w:sdt>
    <w:sdt>
      <w:sdtPr>
        <w:id w:val="-1364895139"/>
        <w:tag w:val="goog_rdk_595"/>
      </w:sdtPr>
      <w:sdtContent>
        <w:p w:rsidR="00000000" w:rsidDel="00000000" w:rsidP="00000000" w:rsidRDefault="00000000" w:rsidRPr="00000000" w14:paraId="0000009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6892926"/>
              <w:tag w:val="goog_rdk_593"/>
            </w:sdtPr>
            <w:sdtContent>
              <w:ins w:author="Anonymous" w:id="47" w:date="2026-09-22T03:01:52Z"/>
              <w:sdt>
                <w:sdtPr>
                  <w:id w:val="1901337076"/>
                  <w:tag w:val="goog_rdk_594"/>
                </w:sdtPr>
                <w:sdtContent>
                  <w:ins w:author="Anonymous" w:id="47" w:date="2026-09-22T03:01:52Z">
                    <w:r w:rsidDel="00000000" w:rsidR="00000000" w:rsidRPr="00000000">
                      <w:rPr>
                        <w:rtl w:val="0"/>
                      </w:rPr>
                    </w:r>
                  </w:ins>
                </w:sdtContent>
              </w:sdt>
              <w:ins w:author="Anonymous" w:id="47" w:date="2026-09-22T03:01:52Z"/>
            </w:sdtContent>
          </w:sdt>
        </w:p>
      </w:sdtContent>
    </w:sdt>
    <w:sdt>
      <w:sdtPr>
        <w:id w:val="-2090060251"/>
        <w:tag w:val="goog_rdk_598"/>
      </w:sdtPr>
      <w:sdtContent>
        <w:p w:rsidR="00000000" w:rsidDel="00000000" w:rsidP="00000000" w:rsidRDefault="00000000" w:rsidRPr="00000000" w14:paraId="0000009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0170524"/>
              <w:tag w:val="goog_rdk_596"/>
            </w:sdtPr>
            <w:sdtContent>
              <w:ins w:author="Anonymous" w:id="47" w:date="2026-09-22T03:01:52Z"/>
              <w:sdt>
                <w:sdtPr>
                  <w:id w:val="-720200010"/>
                  <w:tag w:val="goog_rdk_597"/>
                </w:sdtPr>
                <w:sdtContent>
                  <w:ins w:author="Anonymous" w:id="47" w:date="2026-09-22T03:01:52Z">
                    <w:r w:rsidDel="00000000" w:rsidR="00000000" w:rsidRPr="00000000">
                      <w:rPr>
                        <w:rtl w:val="0"/>
                      </w:rPr>
                    </w:r>
                  </w:ins>
                </w:sdtContent>
              </w:sdt>
              <w:ins w:author="Anonymous" w:id="47" w:date="2026-09-22T03:01:52Z"/>
            </w:sdtContent>
          </w:sdt>
        </w:p>
      </w:sdtContent>
    </w:sdt>
    <w:sdt>
      <w:sdtPr>
        <w:id w:val="-1125206148"/>
        <w:tag w:val="goog_rdk_601"/>
      </w:sdtPr>
      <w:sdtContent>
        <w:p w:rsidR="00000000" w:rsidDel="00000000" w:rsidP="00000000" w:rsidRDefault="00000000" w:rsidRPr="00000000" w14:paraId="0000009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5355243"/>
              <w:tag w:val="goog_rdk_599"/>
            </w:sdtPr>
            <w:sdtContent>
              <w:ins w:author="Anonymous" w:id="47" w:date="2026-09-22T03:01:52Z"/>
              <w:sdt>
                <w:sdtPr>
                  <w:id w:val="845973355"/>
                  <w:tag w:val="goog_rdk_600"/>
                </w:sdtPr>
                <w:sdtContent>
                  <w:ins w:author="Anonymous" w:id="47" w:date="2026-09-22T03:01:52Z">
                    <w:r w:rsidDel="00000000" w:rsidR="00000000" w:rsidRPr="00000000">
                      <w:rPr>
                        <w:rtl w:val="0"/>
                      </w:rPr>
                    </w:r>
                  </w:ins>
                </w:sdtContent>
              </w:sdt>
              <w:ins w:author="Anonymous" w:id="47" w:date="2026-09-22T03:01:52Z"/>
            </w:sdtContent>
          </w:sdt>
        </w:p>
      </w:sdtContent>
    </w:sdt>
    <w:sdt>
      <w:sdtPr>
        <w:id w:val="-461418272"/>
        <w:tag w:val="goog_rdk_604"/>
      </w:sdtPr>
      <w:sdtContent>
        <w:p w:rsidR="00000000" w:rsidDel="00000000" w:rsidP="00000000" w:rsidRDefault="00000000" w:rsidRPr="00000000" w14:paraId="0000009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5879089"/>
              <w:tag w:val="goog_rdk_602"/>
            </w:sdtPr>
            <w:sdtContent>
              <w:ins w:author="Anonymous" w:id="47" w:date="2026-09-22T03:01:52Z"/>
              <w:sdt>
                <w:sdtPr>
                  <w:id w:val="-924114620"/>
                  <w:tag w:val="goog_rdk_603"/>
                </w:sdtPr>
                <w:sdtContent>
                  <w:ins w:author="Anonymous" w:id="47" w:date="2026-09-22T03:01:52Z">
                    <w:r w:rsidDel="00000000" w:rsidR="00000000" w:rsidRPr="00000000">
                      <w:rPr>
                        <w:rtl w:val="0"/>
                      </w:rPr>
                    </w:r>
                  </w:ins>
                </w:sdtContent>
              </w:sdt>
              <w:ins w:author="Anonymous" w:id="47" w:date="2026-09-22T03:01:52Z"/>
            </w:sdtContent>
          </w:sdt>
        </w:p>
      </w:sdtContent>
    </w:sdt>
    <w:sdt>
      <w:sdtPr>
        <w:id w:val="115506326"/>
        <w:tag w:val="goog_rdk_607"/>
      </w:sdtPr>
      <w:sdtContent>
        <w:p w:rsidR="00000000" w:rsidDel="00000000" w:rsidP="00000000" w:rsidRDefault="00000000" w:rsidRPr="00000000" w14:paraId="0000009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1655291"/>
              <w:tag w:val="goog_rdk_605"/>
            </w:sdtPr>
            <w:sdtContent>
              <w:ins w:author="Anonymous" w:id="47" w:date="2026-09-22T03:01:52Z"/>
              <w:sdt>
                <w:sdtPr>
                  <w:id w:val="745436436"/>
                  <w:tag w:val="goog_rdk_606"/>
                </w:sdtPr>
                <w:sdtContent>
                  <w:ins w:author="Anonymous" w:id="47" w:date="2026-09-22T03:01:52Z">
                    <w:r w:rsidDel="00000000" w:rsidR="00000000" w:rsidRPr="00000000">
                      <w:rPr>
                        <w:rtl w:val="0"/>
                      </w:rPr>
                    </w:r>
                  </w:ins>
                </w:sdtContent>
              </w:sdt>
              <w:ins w:author="Anonymous" w:id="47" w:date="2026-09-22T03:01:52Z"/>
            </w:sdtContent>
          </w:sdt>
        </w:p>
      </w:sdtContent>
    </w:sdt>
    <w:sdt>
      <w:sdtPr>
        <w:id w:val="1267527077"/>
        <w:tag w:val="goog_rdk_610"/>
      </w:sdtPr>
      <w:sdtContent>
        <w:p w:rsidR="00000000" w:rsidDel="00000000" w:rsidP="00000000" w:rsidRDefault="00000000" w:rsidRPr="00000000" w14:paraId="0000009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65242565"/>
              <w:tag w:val="goog_rdk_608"/>
            </w:sdtPr>
            <w:sdtContent>
              <w:ins w:author="Anonymous" w:id="47" w:date="2026-09-22T03:01:52Z"/>
              <w:sdt>
                <w:sdtPr>
                  <w:id w:val="1694847610"/>
                  <w:tag w:val="goog_rdk_609"/>
                </w:sdtPr>
                <w:sdtContent>
                  <w:ins w:author="Anonymous" w:id="47" w:date="2026-09-22T03:01:52Z">
                    <w:r w:rsidDel="00000000" w:rsidR="00000000" w:rsidRPr="00000000">
                      <w:rPr>
                        <w:rtl w:val="0"/>
                      </w:rPr>
                    </w:r>
                  </w:ins>
                </w:sdtContent>
              </w:sdt>
              <w:ins w:author="Anonymous" w:id="47" w:date="2026-09-22T03:01:52Z"/>
            </w:sdtContent>
          </w:sdt>
        </w:p>
      </w:sdtContent>
    </w:sdt>
    <w:sdt>
      <w:sdtPr>
        <w:id w:val="-511339550"/>
        <w:tag w:val="goog_rdk_613"/>
      </w:sdtPr>
      <w:sdtContent>
        <w:p w:rsidR="00000000" w:rsidDel="00000000" w:rsidP="00000000" w:rsidRDefault="00000000" w:rsidRPr="00000000" w14:paraId="0000009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3051062"/>
              <w:tag w:val="goog_rdk_611"/>
            </w:sdtPr>
            <w:sdtContent>
              <w:ins w:author="Anonymous" w:id="47" w:date="2026-09-22T03:01:52Z"/>
              <w:sdt>
                <w:sdtPr>
                  <w:id w:val="1020012742"/>
                  <w:tag w:val="goog_rdk_612"/>
                </w:sdtPr>
                <w:sdtContent>
                  <w:ins w:author="Anonymous" w:id="47" w:date="2026-09-22T03:01:52Z">
                    <w:r w:rsidDel="00000000" w:rsidR="00000000" w:rsidRPr="00000000">
                      <w:rPr>
                        <w:rtl w:val="0"/>
                      </w:rPr>
                    </w:r>
                  </w:ins>
                </w:sdtContent>
              </w:sdt>
              <w:ins w:author="Anonymous" w:id="47" w:date="2026-09-22T03:01:52Z"/>
            </w:sdtContent>
          </w:sdt>
        </w:p>
      </w:sdtContent>
    </w:sdt>
    <w:sdt>
      <w:sdtPr>
        <w:id w:val="-996840089"/>
        <w:tag w:val="goog_rdk_616"/>
      </w:sdtPr>
      <w:sdtContent>
        <w:p w:rsidR="00000000" w:rsidDel="00000000" w:rsidP="00000000" w:rsidRDefault="00000000" w:rsidRPr="00000000" w14:paraId="0000009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3049351"/>
              <w:tag w:val="goog_rdk_614"/>
            </w:sdtPr>
            <w:sdtContent>
              <w:ins w:author="Anonymous" w:id="47" w:date="2026-09-22T03:01:52Z"/>
              <w:sdt>
                <w:sdtPr>
                  <w:id w:val="-941837162"/>
                  <w:tag w:val="goog_rdk_615"/>
                </w:sdtPr>
                <w:sdtContent>
                  <w:ins w:author="Anonymous" w:id="47" w:date="2026-09-22T03:01:52Z">
                    <w:r w:rsidDel="00000000" w:rsidR="00000000" w:rsidRPr="00000000">
                      <w:rPr>
                        <w:rtl w:val="0"/>
                      </w:rPr>
                    </w:r>
                  </w:ins>
                </w:sdtContent>
              </w:sdt>
              <w:ins w:author="Anonymous" w:id="47" w:date="2026-09-22T03:01:52Z"/>
            </w:sdtContent>
          </w:sdt>
        </w:p>
      </w:sdtContent>
    </w:sdt>
    <w:sdt>
      <w:sdtPr>
        <w:id w:val="-928044530"/>
        <w:tag w:val="goog_rdk_619"/>
      </w:sdtPr>
      <w:sdtContent>
        <w:p w:rsidR="00000000" w:rsidDel="00000000" w:rsidP="00000000" w:rsidRDefault="00000000" w:rsidRPr="00000000" w14:paraId="0000009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189678"/>
              <w:tag w:val="goog_rdk_617"/>
            </w:sdtPr>
            <w:sdtContent>
              <w:ins w:author="Anonymous" w:id="47" w:date="2026-09-22T03:01:52Z"/>
              <w:sdt>
                <w:sdtPr>
                  <w:id w:val="-375883909"/>
                  <w:tag w:val="goog_rdk_618"/>
                </w:sdtPr>
                <w:sdtContent>
                  <w:ins w:author="Anonymous" w:id="47" w:date="2026-09-22T03:01:52Z">
                    <w:r w:rsidDel="00000000" w:rsidR="00000000" w:rsidRPr="00000000">
                      <w:rPr>
                        <w:rtl w:val="0"/>
                      </w:rPr>
                    </w:r>
                  </w:ins>
                </w:sdtContent>
              </w:sdt>
              <w:ins w:author="Anonymous" w:id="47" w:date="2026-09-22T03:01:52Z"/>
            </w:sdtContent>
          </w:sdt>
        </w:p>
      </w:sdtContent>
    </w:sdt>
    <w:sdt>
      <w:sdtPr>
        <w:id w:val="1824038210"/>
        <w:tag w:val="goog_rdk_622"/>
      </w:sdtPr>
      <w:sdtContent>
        <w:p w:rsidR="00000000" w:rsidDel="00000000" w:rsidP="00000000" w:rsidRDefault="00000000" w:rsidRPr="00000000" w14:paraId="000000A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6526317"/>
              <w:tag w:val="goog_rdk_620"/>
            </w:sdtPr>
            <w:sdtContent>
              <w:ins w:author="Anonymous" w:id="47" w:date="2026-09-22T03:01:52Z"/>
              <w:sdt>
                <w:sdtPr>
                  <w:id w:val="-103284001"/>
                  <w:tag w:val="goog_rdk_621"/>
                </w:sdtPr>
                <w:sdtContent>
                  <w:ins w:author="Anonymous" w:id="47" w:date="2026-09-22T03:01:52Z">
                    <w:r w:rsidDel="00000000" w:rsidR="00000000" w:rsidRPr="00000000">
                      <w:rPr>
                        <w:rtl w:val="0"/>
                      </w:rPr>
                    </w:r>
                  </w:ins>
                </w:sdtContent>
              </w:sdt>
              <w:ins w:author="Anonymous" w:id="47" w:date="2026-09-22T03:01:52Z"/>
            </w:sdtContent>
          </w:sdt>
        </w:p>
      </w:sdtContent>
    </w:sdt>
    <w:sdt>
      <w:sdtPr>
        <w:id w:val="824180751"/>
        <w:tag w:val="goog_rdk_625"/>
      </w:sdtPr>
      <w:sdtContent>
        <w:p w:rsidR="00000000" w:rsidDel="00000000" w:rsidP="00000000" w:rsidRDefault="00000000" w:rsidRPr="00000000" w14:paraId="000000A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42368244"/>
              <w:tag w:val="goog_rdk_623"/>
            </w:sdtPr>
            <w:sdtContent>
              <w:ins w:author="Anonymous" w:id="47" w:date="2026-09-22T03:01:52Z"/>
              <w:sdt>
                <w:sdtPr>
                  <w:id w:val="-1278667606"/>
                  <w:tag w:val="goog_rdk_624"/>
                </w:sdtPr>
                <w:sdtContent>
                  <w:ins w:author="Anonymous" w:id="47" w:date="2026-09-22T03:01:52Z">
                    <w:r w:rsidDel="00000000" w:rsidR="00000000" w:rsidRPr="00000000">
                      <w:rPr>
                        <w:rtl w:val="0"/>
                      </w:rPr>
                    </w:r>
                  </w:ins>
                </w:sdtContent>
              </w:sdt>
              <w:ins w:author="Anonymous" w:id="47" w:date="2026-09-22T03:01:52Z"/>
            </w:sdtContent>
          </w:sdt>
        </w:p>
      </w:sdtContent>
    </w:sdt>
    <w:sdt>
      <w:sdtPr>
        <w:id w:val="-1847130817"/>
        <w:tag w:val="goog_rdk_628"/>
      </w:sdtPr>
      <w:sdtContent>
        <w:p w:rsidR="00000000" w:rsidDel="00000000" w:rsidP="00000000" w:rsidRDefault="00000000" w:rsidRPr="00000000" w14:paraId="000000A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6228612"/>
              <w:tag w:val="goog_rdk_626"/>
            </w:sdtPr>
            <w:sdtContent>
              <w:ins w:author="Anonymous" w:id="47" w:date="2026-09-22T03:01:52Z"/>
              <w:sdt>
                <w:sdtPr>
                  <w:id w:val="1199931091"/>
                  <w:tag w:val="goog_rdk_627"/>
                </w:sdtPr>
                <w:sdtContent>
                  <w:ins w:author="Anonymous" w:id="47" w:date="2026-09-22T03:01:52Z">
                    <w:r w:rsidDel="00000000" w:rsidR="00000000" w:rsidRPr="00000000">
                      <w:rPr>
                        <w:rtl w:val="0"/>
                      </w:rPr>
                    </w:r>
                  </w:ins>
                </w:sdtContent>
              </w:sdt>
              <w:ins w:author="Anonymous" w:id="47" w:date="2026-09-22T03:01:52Z"/>
            </w:sdtContent>
          </w:sdt>
        </w:p>
      </w:sdtContent>
    </w:sdt>
    <w:sdt>
      <w:sdtPr>
        <w:id w:val="1326299456"/>
        <w:tag w:val="goog_rdk_631"/>
      </w:sdtPr>
      <w:sdtContent>
        <w:p w:rsidR="00000000" w:rsidDel="00000000" w:rsidP="00000000" w:rsidRDefault="00000000" w:rsidRPr="00000000" w14:paraId="000000A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68048112"/>
              <w:tag w:val="goog_rdk_629"/>
            </w:sdtPr>
            <w:sdtContent>
              <w:ins w:author="Anonymous" w:id="47" w:date="2026-09-22T03:01:52Z"/>
              <w:sdt>
                <w:sdtPr>
                  <w:id w:val="-1095965728"/>
                  <w:tag w:val="goog_rdk_630"/>
                </w:sdtPr>
                <w:sdtContent>
                  <w:ins w:author="Anonymous" w:id="47" w:date="2026-09-22T03:01:52Z">
                    <w:r w:rsidDel="00000000" w:rsidR="00000000" w:rsidRPr="00000000">
                      <w:rPr>
                        <w:rtl w:val="0"/>
                      </w:rPr>
                    </w:r>
                  </w:ins>
                </w:sdtContent>
              </w:sdt>
              <w:ins w:author="Anonymous" w:id="47" w:date="2026-09-22T03:01:52Z"/>
            </w:sdtContent>
          </w:sdt>
        </w:p>
      </w:sdtContent>
    </w:sdt>
    <w:sdt>
      <w:sdtPr>
        <w:id w:val="1636251677"/>
        <w:tag w:val="goog_rdk_634"/>
      </w:sdtPr>
      <w:sdtContent>
        <w:p w:rsidR="00000000" w:rsidDel="00000000" w:rsidP="00000000" w:rsidRDefault="00000000" w:rsidRPr="00000000" w14:paraId="000000A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6887831"/>
              <w:tag w:val="goog_rdk_632"/>
            </w:sdtPr>
            <w:sdtContent>
              <w:ins w:author="Anonymous" w:id="47" w:date="2026-09-22T03:01:52Z"/>
              <w:sdt>
                <w:sdtPr>
                  <w:id w:val="-477413114"/>
                  <w:tag w:val="goog_rdk_633"/>
                </w:sdtPr>
                <w:sdtContent>
                  <w:ins w:author="Anonymous" w:id="47" w:date="2026-09-22T03:01:52Z">
                    <w:r w:rsidDel="00000000" w:rsidR="00000000" w:rsidRPr="00000000">
                      <w:rPr>
                        <w:rtl w:val="0"/>
                      </w:rPr>
                    </w:r>
                  </w:ins>
                </w:sdtContent>
              </w:sdt>
              <w:ins w:author="Anonymous" w:id="47" w:date="2026-09-22T03:01:52Z"/>
            </w:sdtContent>
          </w:sdt>
        </w:p>
      </w:sdtContent>
    </w:sdt>
    <w:sdt>
      <w:sdtPr>
        <w:id w:val="-702403375"/>
        <w:tag w:val="goog_rdk_637"/>
      </w:sdtPr>
      <w:sdtContent>
        <w:p w:rsidR="00000000" w:rsidDel="00000000" w:rsidP="00000000" w:rsidRDefault="00000000" w:rsidRPr="00000000" w14:paraId="000000A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0667468"/>
              <w:tag w:val="goog_rdk_635"/>
            </w:sdtPr>
            <w:sdtContent>
              <w:ins w:author="Anonymous" w:id="47" w:date="2026-09-22T03:01:52Z"/>
              <w:sdt>
                <w:sdtPr>
                  <w:id w:val="-2120857576"/>
                  <w:tag w:val="goog_rdk_636"/>
                </w:sdtPr>
                <w:sdtContent>
                  <w:ins w:author="Anonymous" w:id="47" w:date="2026-09-22T03:01:52Z">
                    <w:r w:rsidDel="00000000" w:rsidR="00000000" w:rsidRPr="00000000">
                      <w:rPr>
                        <w:rtl w:val="0"/>
                      </w:rPr>
                    </w:r>
                  </w:ins>
                </w:sdtContent>
              </w:sdt>
              <w:ins w:author="Anonymous" w:id="47" w:date="2026-09-22T03:01:52Z"/>
            </w:sdtContent>
          </w:sdt>
        </w:p>
      </w:sdtContent>
    </w:sdt>
    <w:sdt>
      <w:sdtPr>
        <w:id w:val="-888199893"/>
        <w:tag w:val="goog_rdk_640"/>
      </w:sdtPr>
      <w:sdtContent>
        <w:p w:rsidR="00000000" w:rsidDel="00000000" w:rsidP="00000000" w:rsidRDefault="00000000" w:rsidRPr="00000000" w14:paraId="000000A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6404598"/>
              <w:tag w:val="goog_rdk_638"/>
            </w:sdtPr>
            <w:sdtContent>
              <w:ins w:author="Anonymous" w:id="47" w:date="2026-09-22T03:01:52Z"/>
              <w:sdt>
                <w:sdtPr>
                  <w:id w:val="625707548"/>
                  <w:tag w:val="goog_rdk_639"/>
                </w:sdtPr>
                <w:sdtContent>
                  <w:ins w:author="Anonymous" w:id="47" w:date="2026-09-22T03:01:52Z">
                    <w:r w:rsidDel="00000000" w:rsidR="00000000" w:rsidRPr="00000000">
                      <w:rPr>
                        <w:rtl w:val="0"/>
                      </w:rPr>
                    </w:r>
                  </w:ins>
                </w:sdtContent>
              </w:sdt>
              <w:ins w:author="Anonymous" w:id="47" w:date="2026-09-22T03:01:52Z"/>
            </w:sdtContent>
          </w:sdt>
        </w:p>
      </w:sdtContent>
    </w:sdt>
    <w:sdt>
      <w:sdtPr>
        <w:id w:val="-135351175"/>
        <w:tag w:val="goog_rdk_643"/>
      </w:sdtPr>
      <w:sdtContent>
        <w:p w:rsidR="00000000" w:rsidDel="00000000" w:rsidP="00000000" w:rsidRDefault="00000000" w:rsidRPr="00000000" w14:paraId="000000A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38665636"/>
              <w:tag w:val="goog_rdk_641"/>
            </w:sdtPr>
            <w:sdtContent>
              <w:ins w:author="Anonymous" w:id="47" w:date="2026-09-22T03:01:52Z"/>
              <w:sdt>
                <w:sdtPr>
                  <w:id w:val="2025419436"/>
                  <w:tag w:val="goog_rdk_642"/>
                </w:sdtPr>
                <w:sdtContent>
                  <w:ins w:author="Anonymous" w:id="47" w:date="2026-09-22T03:01:52Z">
                    <w:r w:rsidDel="00000000" w:rsidR="00000000" w:rsidRPr="00000000">
                      <w:rPr>
                        <w:rtl w:val="0"/>
                      </w:rPr>
                    </w:r>
                  </w:ins>
                </w:sdtContent>
              </w:sdt>
              <w:ins w:author="Anonymous" w:id="47" w:date="2026-09-22T03:01:52Z"/>
            </w:sdtContent>
          </w:sdt>
        </w:p>
      </w:sdtContent>
    </w:sdt>
    <w:sdt>
      <w:sdtPr>
        <w:id w:val="2073126307"/>
        <w:tag w:val="goog_rdk_646"/>
      </w:sdtPr>
      <w:sdtContent>
        <w:p w:rsidR="00000000" w:rsidDel="00000000" w:rsidP="00000000" w:rsidRDefault="00000000" w:rsidRPr="00000000" w14:paraId="000000A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687453"/>
              <w:tag w:val="goog_rdk_644"/>
            </w:sdtPr>
            <w:sdtContent>
              <w:ins w:author="Anonymous" w:id="47" w:date="2026-09-22T03:01:52Z"/>
              <w:sdt>
                <w:sdtPr>
                  <w:id w:val="-113438379"/>
                  <w:tag w:val="goog_rdk_645"/>
                </w:sdtPr>
                <w:sdtContent>
                  <w:ins w:author="Anonymous" w:id="47" w:date="2026-09-22T03:01:52Z">
                    <w:r w:rsidDel="00000000" w:rsidR="00000000" w:rsidRPr="00000000">
                      <w:rPr>
                        <w:rtl w:val="0"/>
                      </w:rPr>
                    </w:r>
                  </w:ins>
                </w:sdtContent>
              </w:sdt>
              <w:ins w:author="Anonymous" w:id="47" w:date="2026-09-22T03:01:52Z"/>
            </w:sdtContent>
          </w:sdt>
        </w:p>
      </w:sdtContent>
    </w:sdt>
    <w:sdt>
      <w:sdtPr>
        <w:id w:val="634617216"/>
        <w:tag w:val="goog_rdk_649"/>
      </w:sdtPr>
      <w:sdtContent>
        <w:p w:rsidR="00000000" w:rsidDel="00000000" w:rsidP="00000000" w:rsidRDefault="00000000" w:rsidRPr="00000000" w14:paraId="000000A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7138581"/>
              <w:tag w:val="goog_rdk_647"/>
            </w:sdtPr>
            <w:sdtContent>
              <w:ins w:author="Anonymous" w:id="47" w:date="2026-09-22T03:01:52Z"/>
              <w:sdt>
                <w:sdtPr>
                  <w:id w:val="171881738"/>
                  <w:tag w:val="goog_rdk_648"/>
                </w:sdtPr>
                <w:sdtContent>
                  <w:ins w:author="Anonymous" w:id="47" w:date="2026-09-22T03:01:52Z">
                    <w:r w:rsidDel="00000000" w:rsidR="00000000" w:rsidRPr="00000000">
                      <w:rPr>
                        <w:rtl w:val="0"/>
                      </w:rPr>
                    </w:r>
                  </w:ins>
                </w:sdtContent>
              </w:sdt>
              <w:ins w:author="Anonymous" w:id="47" w:date="2026-09-22T03:01:52Z"/>
            </w:sdtContent>
          </w:sdt>
        </w:p>
      </w:sdtContent>
    </w:sdt>
    <w:sdt>
      <w:sdtPr>
        <w:id w:val="389975705"/>
        <w:tag w:val="goog_rdk_652"/>
      </w:sdtPr>
      <w:sdtContent>
        <w:p w:rsidR="00000000" w:rsidDel="00000000" w:rsidP="00000000" w:rsidRDefault="00000000" w:rsidRPr="00000000" w14:paraId="000000A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2750126"/>
              <w:tag w:val="goog_rdk_650"/>
            </w:sdtPr>
            <w:sdtContent>
              <w:ins w:author="Anonymous" w:id="47" w:date="2026-09-22T03:01:52Z"/>
              <w:sdt>
                <w:sdtPr>
                  <w:id w:val="1475827097"/>
                  <w:tag w:val="goog_rdk_651"/>
                </w:sdtPr>
                <w:sdtContent>
                  <w:ins w:author="Anonymous" w:id="47" w:date="2026-09-22T03:01:52Z">
                    <w:r w:rsidDel="00000000" w:rsidR="00000000" w:rsidRPr="00000000">
                      <w:rPr>
                        <w:rtl w:val="0"/>
                      </w:rPr>
                    </w:r>
                  </w:ins>
                </w:sdtContent>
              </w:sdt>
              <w:ins w:author="Anonymous" w:id="47" w:date="2026-09-22T03:01:52Z"/>
            </w:sdtContent>
          </w:sdt>
        </w:p>
      </w:sdtContent>
    </w:sdt>
    <w:sdt>
      <w:sdtPr>
        <w:id w:val="1532680538"/>
        <w:tag w:val="goog_rdk_655"/>
      </w:sdtPr>
      <w:sdtContent>
        <w:p w:rsidR="00000000" w:rsidDel="00000000" w:rsidP="00000000" w:rsidRDefault="00000000" w:rsidRPr="00000000" w14:paraId="000000A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5926443"/>
              <w:tag w:val="goog_rdk_653"/>
            </w:sdtPr>
            <w:sdtContent>
              <w:ins w:author="Anonymous" w:id="47" w:date="2026-09-22T03:01:52Z"/>
              <w:sdt>
                <w:sdtPr>
                  <w:id w:val="344510284"/>
                  <w:tag w:val="goog_rdk_654"/>
                </w:sdtPr>
                <w:sdtContent>
                  <w:ins w:author="Anonymous" w:id="47" w:date="2026-09-22T03:01:52Z">
                    <w:r w:rsidDel="00000000" w:rsidR="00000000" w:rsidRPr="00000000">
                      <w:rPr>
                        <w:rtl w:val="0"/>
                      </w:rPr>
                    </w:r>
                  </w:ins>
                </w:sdtContent>
              </w:sdt>
              <w:ins w:author="Anonymous" w:id="47" w:date="2026-09-22T03:01:52Z"/>
            </w:sdtContent>
          </w:sdt>
        </w:p>
      </w:sdtContent>
    </w:sdt>
    <w:sdt>
      <w:sdtPr>
        <w:id w:val="366641265"/>
        <w:tag w:val="goog_rdk_658"/>
      </w:sdtPr>
      <w:sdtContent>
        <w:p w:rsidR="00000000" w:rsidDel="00000000" w:rsidP="00000000" w:rsidRDefault="00000000" w:rsidRPr="00000000" w14:paraId="000000A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26073"/>
              <w:tag w:val="goog_rdk_656"/>
            </w:sdtPr>
            <w:sdtContent>
              <w:ins w:author="Anonymous" w:id="47" w:date="2026-09-22T03:01:52Z"/>
              <w:sdt>
                <w:sdtPr>
                  <w:id w:val="-655168366"/>
                  <w:tag w:val="goog_rdk_657"/>
                </w:sdtPr>
                <w:sdtContent>
                  <w:ins w:author="Anonymous" w:id="47" w:date="2026-09-22T03:01:52Z">
                    <w:r w:rsidDel="00000000" w:rsidR="00000000" w:rsidRPr="00000000">
                      <w:rPr>
                        <w:rtl w:val="0"/>
                      </w:rPr>
                    </w:r>
                  </w:ins>
                </w:sdtContent>
              </w:sdt>
              <w:ins w:author="Anonymous" w:id="47" w:date="2026-09-22T03:01:52Z"/>
            </w:sdtContent>
          </w:sdt>
        </w:p>
      </w:sdtContent>
    </w:sdt>
    <w:sdt>
      <w:sdtPr>
        <w:id w:val="-167212255"/>
        <w:tag w:val="goog_rdk_661"/>
      </w:sdtPr>
      <w:sdtContent>
        <w:p w:rsidR="00000000" w:rsidDel="00000000" w:rsidP="00000000" w:rsidRDefault="00000000" w:rsidRPr="00000000" w14:paraId="000000A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2278255"/>
              <w:tag w:val="goog_rdk_659"/>
            </w:sdtPr>
            <w:sdtContent>
              <w:ins w:author="Anonymous" w:id="47" w:date="2026-09-22T03:01:52Z"/>
              <w:sdt>
                <w:sdtPr>
                  <w:id w:val="-626048750"/>
                  <w:tag w:val="goog_rdk_660"/>
                </w:sdtPr>
                <w:sdtContent>
                  <w:ins w:author="Anonymous" w:id="47" w:date="2026-09-22T03:01:52Z">
                    <w:r w:rsidDel="00000000" w:rsidR="00000000" w:rsidRPr="00000000">
                      <w:rPr>
                        <w:rtl w:val="0"/>
                      </w:rPr>
                    </w:r>
                  </w:ins>
                </w:sdtContent>
              </w:sdt>
              <w:ins w:author="Anonymous" w:id="47" w:date="2026-09-22T03:01:52Z"/>
            </w:sdtContent>
          </w:sdt>
        </w:p>
      </w:sdtContent>
    </w:sdt>
    <w:sdt>
      <w:sdtPr>
        <w:id w:val="-416958822"/>
        <w:tag w:val="goog_rdk_664"/>
      </w:sdtPr>
      <w:sdtContent>
        <w:p w:rsidR="00000000" w:rsidDel="00000000" w:rsidP="00000000" w:rsidRDefault="00000000" w:rsidRPr="00000000" w14:paraId="000000A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6768238"/>
              <w:tag w:val="goog_rdk_662"/>
            </w:sdtPr>
            <w:sdtContent>
              <w:ins w:author="Anonymous" w:id="47" w:date="2026-09-22T03:01:52Z"/>
              <w:sdt>
                <w:sdtPr>
                  <w:id w:val="-1241656322"/>
                  <w:tag w:val="goog_rdk_663"/>
                </w:sdtPr>
                <w:sdtContent>
                  <w:ins w:author="Anonymous" w:id="47" w:date="2026-09-22T03:01:52Z">
                    <w:r w:rsidDel="00000000" w:rsidR="00000000" w:rsidRPr="00000000">
                      <w:rPr>
                        <w:rtl w:val="0"/>
                      </w:rPr>
                    </w:r>
                  </w:ins>
                </w:sdtContent>
              </w:sdt>
              <w:ins w:author="Anonymous" w:id="47" w:date="2026-09-22T03:01:52Z"/>
            </w:sdtContent>
          </w:sdt>
        </w:p>
      </w:sdtContent>
    </w:sdt>
    <w:sdt>
      <w:sdtPr>
        <w:id w:val="1604131450"/>
        <w:tag w:val="goog_rdk_667"/>
      </w:sdtPr>
      <w:sdtContent>
        <w:p w:rsidR="00000000" w:rsidDel="00000000" w:rsidP="00000000" w:rsidRDefault="00000000" w:rsidRPr="00000000" w14:paraId="000000A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684118"/>
              <w:tag w:val="goog_rdk_665"/>
            </w:sdtPr>
            <w:sdtContent>
              <w:ins w:author="Anonymous" w:id="47" w:date="2026-09-22T03:01:52Z"/>
              <w:sdt>
                <w:sdtPr>
                  <w:id w:val="1143773534"/>
                  <w:tag w:val="goog_rdk_666"/>
                </w:sdtPr>
                <w:sdtContent>
                  <w:ins w:author="Anonymous" w:id="47" w:date="2026-09-22T03:01:52Z">
                    <w:r w:rsidDel="00000000" w:rsidR="00000000" w:rsidRPr="00000000">
                      <w:rPr>
                        <w:rtl w:val="0"/>
                      </w:rPr>
                    </w:r>
                  </w:ins>
                </w:sdtContent>
              </w:sdt>
              <w:ins w:author="Anonymous" w:id="47" w:date="2026-09-22T03:01:52Z"/>
            </w:sdtContent>
          </w:sdt>
        </w:p>
      </w:sdtContent>
    </w:sdt>
    <w:sdt>
      <w:sdtPr>
        <w:id w:val="1144690711"/>
        <w:tag w:val="goog_rdk_670"/>
      </w:sdtPr>
      <w:sdtContent>
        <w:p w:rsidR="00000000" w:rsidDel="00000000" w:rsidP="00000000" w:rsidRDefault="00000000" w:rsidRPr="00000000" w14:paraId="000000B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1449592"/>
              <w:tag w:val="goog_rdk_668"/>
            </w:sdtPr>
            <w:sdtContent>
              <w:ins w:author="Anonymous" w:id="47" w:date="2026-09-22T03:01:52Z"/>
              <w:sdt>
                <w:sdtPr>
                  <w:id w:val="-731660420"/>
                  <w:tag w:val="goog_rdk_669"/>
                </w:sdtPr>
                <w:sdtContent>
                  <w:ins w:author="Anonymous" w:id="47" w:date="2026-09-22T03:01:52Z">
                    <w:r w:rsidDel="00000000" w:rsidR="00000000" w:rsidRPr="00000000">
                      <w:rPr>
                        <w:rtl w:val="0"/>
                      </w:rPr>
                    </w:r>
                  </w:ins>
                </w:sdtContent>
              </w:sdt>
              <w:ins w:author="Anonymous" w:id="47" w:date="2026-09-22T03:01:52Z"/>
            </w:sdtContent>
          </w:sdt>
        </w:p>
      </w:sdtContent>
    </w:sdt>
    <w:sdt>
      <w:sdtPr>
        <w:id w:val="265101621"/>
        <w:tag w:val="goog_rdk_673"/>
      </w:sdtPr>
      <w:sdtContent>
        <w:p w:rsidR="00000000" w:rsidDel="00000000" w:rsidP="00000000" w:rsidRDefault="00000000" w:rsidRPr="00000000" w14:paraId="000000B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7084457"/>
              <w:tag w:val="goog_rdk_671"/>
            </w:sdtPr>
            <w:sdtContent>
              <w:ins w:author="Anonymous" w:id="47" w:date="2026-09-22T03:01:52Z"/>
              <w:sdt>
                <w:sdtPr>
                  <w:id w:val="-1530870233"/>
                  <w:tag w:val="goog_rdk_672"/>
                </w:sdtPr>
                <w:sdtContent>
                  <w:ins w:author="Anonymous" w:id="47" w:date="2026-09-22T03:01:52Z">
                    <w:r w:rsidDel="00000000" w:rsidR="00000000" w:rsidRPr="00000000">
                      <w:rPr>
                        <w:rtl w:val="0"/>
                      </w:rPr>
                    </w:r>
                  </w:ins>
                </w:sdtContent>
              </w:sdt>
              <w:ins w:author="Anonymous" w:id="47" w:date="2026-09-22T03:01:52Z"/>
            </w:sdtContent>
          </w:sdt>
        </w:p>
      </w:sdtContent>
    </w:sdt>
    <w:sdt>
      <w:sdtPr>
        <w:id w:val="-757152093"/>
        <w:tag w:val="goog_rdk_676"/>
      </w:sdtPr>
      <w:sdtContent>
        <w:p w:rsidR="00000000" w:rsidDel="00000000" w:rsidP="00000000" w:rsidRDefault="00000000" w:rsidRPr="00000000" w14:paraId="000000B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7682659"/>
              <w:tag w:val="goog_rdk_674"/>
            </w:sdtPr>
            <w:sdtContent>
              <w:ins w:author="Anonymous" w:id="47" w:date="2026-09-22T03:01:52Z"/>
              <w:sdt>
                <w:sdtPr>
                  <w:id w:val="-1463129293"/>
                  <w:tag w:val="goog_rdk_675"/>
                </w:sdtPr>
                <w:sdtContent>
                  <w:ins w:author="Anonymous" w:id="47" w:date="2026-09-22T03:01:52Z">
                    <w:r w:rsidDel="00000000" w:rsidR="00000000" w:rsidRPr="00000000">
                      <w:rPr>
                        <w:rtl w:val="0"/>
                      </w:rPr>
                    </w:r>
                  </w:ins>
                </w:sdtContent>
              </w:sdt>
              <w:ins w:author="Anonymous" w:id="47" w:date="2026-09-22T03:01:52Z"/>
            </w:sdtContent>
          </w:sdt>
        </w:p>
      </w:sdtContent>
    </w:sdt>
    <w:sdt>
      <w:sdtPr>
        <w:id w:val="-1435722407"/>
        <w:tag w:val="goog_rdk_679"/>
      </w:sdtPr>
      <w:sdtContent>
        <w:p w:rsidR="00000000" w:rsidDel="00000000" w:rsidP="00000000" w:rsidRDefault="00000000" w:rsidRPr="00000000" w14:paraId="000000B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9836301"/>
              <w:tag w:val="goog_rdk_677"/>
            </w:sdtPr>
            <w:sdtContent>
              <w:ins w:author="Anonymous" w:id="47" w:date="2026-09-22T03:01:52Z"/>
              <w:sdt>
                <w:sdtPr>
                  <w:id w:val="-2121833289"/>
                  <w:tag w:val="goog_rdk_678"/>
                </w:sdtPr>
                <w:sdtContent>
                  <w:ins w:author="Anonymous" w:id="47" w:date="2026-09-22T03:01:52Z">
                    <w:r w:rsidDel="00000000" w:rsidR="00000000" w:rsidRPr="00000000">
                      <w:rPr>
                        <w:rtl w:val="0"/>
                      </w:rPr>
                    </w:r>
                  </w:ins>
                </w:sdtContent>
              </w:sdt>
              <w:ins w:author="Anonymous" w:id="47" w:date="2026-09-22T03:01:52Z"/>
            </w:sdtContent>
          </w:sdt>
        </w:p>
      </w:sdtContent>
    </w:sdt>
    <w:sdt>
      <w:sdtPr>
        <w:id w:val="2143842235"/>
        <w:tag w:val="goog_rdk_682"/>
      </w:sdtPr>
      <w:sdtContent>
        <w:p w:rsidR="00000000" w:rsidDel="00000000" w:rsidP="00000000" w:rsidRDefault="00000000" w:rsidRPr="00000000" w14:paraId="000000B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287750"/>
              <w:tag w:val="goog_rdk_680"/>
            </w:sdtPr>
            <w:sdtContent>
              <w:ins w:author="Anonymous" w:id="47" w:date="2026-09-22T03:01:52Z"/>
              <w:sdt>
                <w:sdtPr>
                  <w:id w:val="180480618"/>
                  <w:tag w:val="goog_rdk_681"/>
                </w:sdtPr>
                <w:sdtContent>
                  <w:ins w:author="Anonymous" w:id="47" w:date="2026-09-22T03:01:52Z">
                    <w:r w:rsidDel="00000000" w:rsidR="00000000" w:rsidRPr="00000000">
                      <w:rPr>
                        <w:rtl w:val="0"/>
                      </w:rPr>
                    </w:r>
                  </w:ins>
                </w:sdtContent>
              </w:sdt>
              <w:ins w:author="Anonymous" w:id="47" w:date="2026-09-22T03:01:52Z"/>
            </w:sdtContent>
          </w:sdt>
        </w:p>
      </w:sdtContent>
    </w:sdt>
    <w:sdt>
      <w:sdtPr>
        <w:id w:val="1057898535"/>
        <w:tag w:val="goog_rdk_685"/>
      </w:sdtPr>
      <w:sdtContent>
        <w:p w:rsidR="00000000" w:rsidDel="00000000" w:rsidP="00000000" w:rsidRDefault="00000000" w:rsidRPr="00000000" w14:paraId="000000B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79396387"/>
              <w:tag w:val="goog_rdk_683"/>
            </w:sdtPr>
            <w:sdtContent>
              <w:ins w:author="Anonymous" w:id="47" w:date="2026-09-22T03:01:52Z"/>
              <w:sdt>
                <w:sdtPr>
                  <w:id w:val="138547534"/>
                  <w:tag w:val="goog_rdk_684"/>
                </w:sdtPr>
                <w:sdtContent>
                  <w:ins w:author="Anonymous" w:id="47" w:date="2026-09-22T03:01:52Z">
                    <w:r w:rsidDel="00000000" w:rsidR="00000000" w:rsidRPr="00000000">
                      <w:rPr>
                        <w:rtl w:val="0"/>
                      </w:rPr>
                    </w:r>
                  </w:ins>
                </w:sdtContent>
              </w:sdt>
              <w:ins w:author="Anonymous" w:id="47" w:date="2026-09-22T03:01:52Z"/>
            </w:sdtContent>
          </w:sdt>
        </w:p>
      </w:sdtContent>
    </w:sdt>
    <w:sdt>
      <w:sdtPr>
        <w:id w:val="886545318"/>
        <w:tag w:val="goog_rdk_688"/>
      </w:sdtPr>
      <w:sdtContent>
        <w:p w:rsidR="00000000" w:rsidDel="00000000" w:rsidP="00000000" w:rsidRDefault="00000000" w:rsidRPr="00000000" w14:paraId="000000B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0941082"/>
              <w:tag w:val="goog_rdk_686"/>
            </w:sdtPr>
            <w:sdtContent>
              <w:ins w:author="Anonymous" w:id="47" w:date="2026-09-22T03:01:52Z"/>
              <w:sdt>
                <w:sdtPr>
                  <w:id w:val="1292433073"/>
                  <w:tag w:val="goog_rdk_687"/>
                </w:sdtPr>
                <w:sdtContent>
                  <w:ins w:author="Anonymous" w:id="47" w:date="2026-09-22T03:01:52Z">
                    <w:r w:rsidDel="00000000" w:rsidR="00000000" w:rsidRPr="00000000">
                      <w:rPr>
                        <w:rtl w:val="0"/>
                      </w:rPr>
                    </w:r>
                  </w:ins>
                </w:sdtContent>
              </w:sdt>
              <w:ins w:author="Anonymous" w:id="47" w:date="2026-09-22T03:01:52Z"/>
            </w:sdtContent>
          </w:sdt>
        </w:p>
      </w:sdtContent>
    </w:sdt>
    <w:sdt>
      <w:sdtPr>
        <w:id w:val="-283722469"/>
        <w:tag w:val="goog_rdk_691"/>
      </w:sdtPr>
      <w:sdtContent>
        <w:p w:rsidR="00000000" w:rsidDel="00000000" w:rsidP="00000000" w:rsidRDefault="00000000" w:rsidRPr="00000000" w14:paraId="000000B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3359752"/>
              <w:tag w:val="goog_rdk_689"/>
            </w:sdtPr>
            <w:sdtContent>
              <w:ins w:author="Anonymous" w:id="47" w:date="2026-09-22T03:01:52Z"/>
              <w:sdt>
                <w:sdtPr>
                  <w:id w:val="769046701"/>
                  <w:tag w:val="goog_rdk_690"/>
                </w:sdtPr>
                <w:sdtContent>
                  <w:ins w:author="Anonymous" w:id="47" w:date="2026-09-22T03:01:52Z">
                    <w:r w:rsidDel="00000000" w:rsidR="00000000" w:rsidRPr="00000000">
                      <w:rPr>
                        <w:rtl w:val="0"/>
                      </w:rPr>
                    </w:r>
                  </w:ins>
                </w:sdtContent>
              </w:sdt>
              <w:ins w:author="Anonymous" w:id="47" w:date="2026-09-22T03:01:52Z"/>
            </w:sdtContent>
          </w:sdt>
        </w:p>
      </w:sdtContent>
    </w:sdt>
    <w:sdt>
      <w:sdtPr>
        <w:id w:val="-800883114"/>
        <w:tag w:val="goog_rdk_694"/>
      </w:sdtPr>
      <w:sdtContent>
        <w:p w:rsidR="00000000" w:rsidDel="00000000" w:rsidP="00000000" w:rsidRDefault="00000000" w:rsidRPr="00000000" w14:paraId="000000B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2541531"/>
              <w:tag w:val="goog_rdk_692"/>
            </w:sdtPr>
            <w:sdtContent>
              <w:ins w:author="Anonymous" w:id="47" w:date="2026-09-22T03:01:52Z"/>
              <w:sdt>
                <w:sdtPr>
                  <w:id w:val="797262287"/>
                  <w:tag w:val="goog_rdk_693"/>
                </w:sdtPr>
                <w:sdtContent>
                  <w:ins w:author="Anonymous" w:id="47" w:date="2026-09-22T03:01:52Z">
                    <w:r w:rsidDel="00000000" w:rsidR="00000000" w:rsidRPr="00000000">
                      <w:rPr>
                        <w:rtl w:val="0"/>
                      </w:rPr>
                    </w:r>
                  </w:ins>
                </w:sdtContent>
              </w:sdt>
              <w:ins w:author="Anonymous" w:id="47" w:date="2026-09-22T03:01:52Z"/>
            </w:sdtContent>
          </w:sdt>
        </w:p>
      </w:sdtContent>
    </w:sdt>
    <w:sdt>
      <w:sdtPr>
        <w:id w:val="2135170025"/>
        <w:tag w:val="goog_rdk_697"/>
      </w:sdtPr>
      <w:sdtContent>
        <w:p w:rsidR="00000000" w:rsidDel="00000000" w:rsidP="00000000" w:rsidRDefault="00000000" w:rsidRPr="00000000" w14:paraId="000000B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6155728"/>
              <w:tag w:val="goog_rdk_695"/>
            </w:sdtPr>
            <w:sdtContent>
              <w:ins w:author="Anonymous" w:id="47" w:date="2026-09-22T03:01:52Z"/>
              <w:sdt>
                <w:sdtPr>
                  <w:id w:val="-1459493636"/>
                  <w:tag w:val="goog_rdk_696"/>
                </w:sdtPr>
                <w:sdtContent>
                  <w:ins w:author="Anonymous" w:id="47" w:date="2026-09-22T03:01:52Z">
                    <w:r w:rsidDel="00000000" w:rsidR="00000000" w:rsidRPr="00000000">
                      <w:rPr>
                        <w:rtl w:val="0"/>
                      </w:rPr>
                    </w:r>
                  </w:ins>
                </w:sdtContent>
              </w:sdt>
              <w:ins w:author="Anonymous" w:id="47" w:date="2026-09-22T03:01:52Z"/>
            </w:sdtContent>
          </w:sdt>
        </w:p>
      </w:sdtContent>
    </w:sdt>
    <w:sdt>
      <w:sdtPr>
        <w:id w:val="-2118400260"/>
        <w:tag w:val="goog_rdk_700"/>
      </w:sdtPr>
      <w:sdtContent>
        <w:p w:rsidR="00000000" w:rsidDel="00000000" w:rsidP="00000000" w:rsidRDefault="00000000" w:rsidRPr="00000000" w14:paraId="000000B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795993"/>
              <w:tag w:val="goog_rdk_698"/>
            </w:sdtPr>
            <w:sdtContent>
              <w:ins w:author="Anonymous" w:id="47" w:date="2026-09-22T03:01:52Z"/>
              <w:sdt>
                <w:sdtPr>
                  <w:id w:val="2146419909"/>
                  <w:tag w:val="goog_rdk_699"/>
                </w:sdtPr>
                <w:sdtContent>
                  <w:ins w:author="Anonymous" w:id="47" w:date="2026-09-22T03:01:52Z">
                    <w:r w:rsidDel="00000000" w:rsidR="00000000" w:rsidRPr="00000000">
                      <w:rPr>
                        <w:rtl w:val="0"/>
                      </w:rPr>
                    </w:r>
                  </w:ins>
                </w:sdtContent>
              </w:sdt>
              <w:ins w:author="Anonymous" w:id="47" w:date="2026-09-22T03:01:52Z"/>
            </w:sdtContent>
          </w:sdt>
        </w:p>
      </w:sdtContent>
    </w:sdt>
    <w:sdt>
      <w:sdtPr>
        <w:id w:val="-1716975811"/>
        <w:tag w:val="goog_rdk_703"/>
      </w:sdtPr>
      <w:sdtContent>
        <w:p w:rsidR="00000000" w:rsidDel="00000000" w:rsidP="00000000" w:rsidRDefault="00000000" w:rsidRPr="00000000" w14:paraId="000000B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3544502"/>
              <w:tag w:val="goog_rdk_701"/>
            </w:sdtPr>
            <w:sdtContent>
              <w:ins w:author="Anonymous" w:id="47" w:date="2026-09-22T03:01:52Z"/>
              <w:sdt>
                <w:sdtPr>
                  <w:id w:val="1044189383"/>
                  <w:tag w:val="goog_rdk_702"/>
                </w:sdtPr>
                <w:sdtContent>
                  <w:ins w:author="Anonymous" w:id="47" w:date="2026-09-22T03:01:52Z">
                    <w:r w:rsidDel="00000000" w:rsidR="00000000" w:rsidRPr="00000000">
                      <w:rPr>
                        <w:rtl w:val="0"/>
                      </w:rPr>
                    </w:r>
                  </w:ins>
                </w:sdtContent>
              </w:sdt>
              <w:ins w:author="Anonymous" w:id="47" w:date="2026-09-22T03:01:52Z"/>
            </w:sdtContent>
          </w:sdt>
        </w:p>
      </w:sdtContent>
    </w:sdt>
    <w:sdt>
      <w:sdtPr>
        <w:id w:val="-226627824"/>
        <w:tag w:val="goog_rdk_706"/>
      </w:sdtPr>
      <w:sdtContent>
        <w:p w:rsidR="00000000" w:rsidDel="00000000" w:rsidP="00000000" w:rsidRDefault="00000000" w:rsidRPr="00000000" w14:paraId="000000B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4163195"/>
              <w:tag w:val="goog_rdk_704"/>
            </w:sdtPr>
            <w:sdtContent>
              <w:ins w:author="Anonymous" w:id="47" w:date="2026-09-22T03:01:52Z"/>
              <w:sdt>
                <w:sdtPr>
                  <w:id w:val="2117406479"/>
                  <w:tag w:val="goog_rdk_705"/>
                </w:sdtPr>
                <w:sdtContent>
                  <w:ins w:author="Anonymous" w:id="47" w:date="2026-09-22T03:01:52Z">
                    <w:r w:rsidDel="00000000" w:rsidR="00000000" w:rsidRPr="00000000">
                      <w:rPr>
                        <w:rtl w:val="0"/>
                      </w:rPr>
                    </w:r>
                  </w:ins>
                </w:sdtContent>
              </w:sdt>
              <w:ins w:author="Anonymous" w:id="47" w:date="2026-09-22T03:01:52Z"/>
            </w:sdtContent>
          </w:sdt>
        </w:p>
      </w:sdtContent>
    </w:sdt>
    <w:sdt>
      <w:sdtPr>
        <w:id w:val="-988013334"/>
        <w:tag w:val="goog_rdk_709"/>
      </w:sdtPr>
      <w:sdtContent>
        <w:p w:rsidR="00000000" w:rsidDel="00000000" w:rsidP="00000000" w:rsidRDefault="00000000" w:rsidRPr="00000000" w14:paraId="000000B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7484403"/>
              <w:tag w:val="goog_rdk_707"/>
            </w:sdtPr>
            <w:sdtContent>
              <w:ins w:author="Anonymous" w:id="47" w:date="2026-09-22T03:01:52Z"/>
              <w:sdt>
                <w:sdtPr>
                  <w:id w:val="299431463"/>
                  <w:tag w:val="goog_rdk_708"/>
                </w:sdtPr>
                <w:sdtContent>
                  <w:ins w:author="Anonymous" w:id="47" w:date="2026-09-22T03:01:52Z">
                    <w:r w:rsidDel="00000000" w:rsidR="00000000" w:rsidRPr="00000000">
                      <w:rPr>
                        <w:rtl w:val="0"/>
                      </w:rPr>
                    </w:r>
                  </w:ins>
                </w:sdtContent>
              </w:sdt>
              <w:ins w:author="Anonymous" w:id="47" w:date="2026-09-22T03:01:52Z"/>
            </w:sdtContent>
          </w:sdt>
        </w:p>
      </w:sdtContent>
    </w:sdt>
    <w:sdt>
      <w:sdtPr>
        <w:id w:val="-581006080"/>
        <w:tag w:val="goog_rdk_712"/>
      </w:sdtPr>
      <w:sdtContent>
        <w:p w:rsidR="00000000" w:rsidDel="00000000" w:rsidP="00000000" w:rsidRDefault="00000000" w:rsidRPr="00000000" w14:paraId="000000B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1486697"/>
              <w:tag w:val="goog_rdk_710"/>
            </w:sdtPr>
            <w:sdtContent>
              <w:ins w:author="Anonymous" w:id="47" w:date="2026-09-22T03:01:52Z"/>
              <w:sdt>
                <w:sdtPr>
                  <w:id w:val="1502189618"/>
                  <w:tag w:val="goog_rdk_711"/>
                </w:sdtPr>
                <w:sdtContent>
                  <w:ins w:author="Anonymous" w:id="47" w:date="2026-09-22T03:01:52Z">
                    <w:r w:rsidDel="00000000" w:rsidR="00000000" w:rsidRPr="00000000">
                      <w:rPr>
                        <w:rtl w:val="0"/>
                      </w:rPr>
                    </w:r>
                  </w:ins>
                </w:sdtContent>
              </w:sdt>
              <w:ins w:author="Anonymous" w:id="47" w:date="2026-09-22T03:01:52Z"/>
            </w:sdtContent>
          </w:sdt>
        </w:p>
      </w:sdtContent>
    </w:sdt>
    <w:sdt>
      <w:sdtPr>
        <w:id w:val="1461403193"/>
        <w:tag w:val="goog_rdk_715"/>
      </w:sdtPr>
      <w:sdtContent>
        <w:p w:rsidR="00000000" w:rsidDel="00000000" w:rsidP="00000000" w:rsidRDefault="00000000" w:rsidRPr="00000000" w14:paraId="000000B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3172826"/>
              <w:tag w:val="goog_rdk_713"/>
            </w:sdtPr>
            <w:sdtContent>
              <w:ins w:author="Anonymous" w:id="47" w:date="2026-09-22T03:01:52Z"/>
              <w:sdt>
                <w:sdtPr>
                  <w:id w:val="-179577490"/>
                  <w:tag w:val="goog_rdk_714"/>
                </w:sdtPr>
                <w:sdtContent>
                  <w:ins w:author="Anonymous" w:id="47" w:date="2026-09-22T03:01:52Z">
                    <w:r w:rsidDel="00000000" w:rsidR="00000000" w:rsidRPr="00000000">
                      <w:rPr>
                        <w:rtl w:val="0"/>
                      </w:rPr>
                    </w:r>
                  </w:ins>
                </w:sdtContent>
              </w:sdt>
              <w:ins w:author="Anonymous" w:id="47" w:date="2026-09-22T03:01:52Z"/>
            </w:sdtContent>
          </w:sdt>
        </w:p>
      </w:sdtContent>
    </w:sdt>
    <w:sdt>
      <w:sdtPr>
        <w:id w:val="-70868670"/>
        <w:tag w:val="goog_rdk_718"/>
      </w:sdtPr>
      <w:sdtContent>
        <w:p w:rsidR="00000000" w:rsidDel="00000000" w:rsidP="00000000" w:rsidRDefault="00000000" w:rsidRPr="00000000" w14:paraId="000000C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52970799"/>
              <w:tag w:val="goog_rdk_716"/>
            </w:sdtPr>
            <w:sdtContent>
              <w:ins w:author="Anonymous" w:id="47" w:date="2026-09-22T03:01:52Z"/>
              <w:sdt>
                <w:sdtPr>
                  <w:id w:val="1530007162"/>
                  <w:tag w:val="goog_rdk_717"/>
                </w:sdtPr>
                <w:sdtContent>
                  <w:ins w:author="Anonymous" w:id="47" w:date="2026-09-22T03:01:52Z">
                    <w:r w:rsidDel="00000000" w:rsidR="00000000" w:rsidRPr="00000000">
                      <w:rPr>
                        <w:rtl w:val="0"/>
                      </w:rPr>
                    </w:r>
                  </w:ins>
                </w:sdtContent>
              </w:sdt>
              <w:ins w:author="Anonymous" w:id="47" w:date="2026-09-22T03:01:52Z"/>
            </w:sdtContent>
          </w:sdt>
        </w:p>
      </w:sdtContent>
    </w:sdt>
    <w:sdt>
      <w:sdtPr>
        <w:id w:val="-450699515"/>
        <w:tag w:val="goog_rdk_721"/>
      </w:sdtPr>
      <w:sdtContent>
        <w:p w:rsidR="00000000" w:rsidDel="00000000" w:rsidP="00000000" w:rsidRDefault="00000000" w:rsidRPr="00000000" w14:paraId="000000C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2634013"/>
              <w:tag w:val="goog_rdk_719"/>
            </w:sdtPr>
            <w:sdtContent>
              <w:ins w:author="Anonymous" w:id="47" w:date="2026-09-22T03:01:52Z"/>
              <w:sdt>
                <w:sdtPr>
                  <w:id w:val="-457969920"/>
                  <w:tag w:val="goog_rdk_720"/>
                </w:sdtPr>
                <w:sdtContent>
                  <w:ins w:author="Anonymous" w:id="47" w:date="2026-09-22T03:01:52Z">
                    <w:r w:rsidDel="00000000" w:rsidR="00000000" w:rsidRPr="00000000">
                      <w:rPr>
                        <w:rtl w:val="0"/>
                      </w:rPr>
                    </w:r>
                  </w:ins>
                </w:sdtContent>
              </w:sdt>
              <w:ins w:author="Anonymous" w:id="47" w:date="2026-09-22T03:01:52Z"/>
            </w:sdtContent>
          </w:sdt>
        </w:p>
      </w:sdtContent>
    </w:sdt>
    <w:sdt>
      <w:sdtPr>
        <w:id w:val="1822746599"/>
        <w:tag w:val="goog_rdk_724"/>
      </w:sdtPr>
      <w:sdtContent>
        <w:p w:rsidR="00000000" w:rsidDel="00000000" w:rsidP="00000000" w:rsidRDefault="00000000" w:rsidRPr="00000000" w14:paraId="000000C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4231090"/>
              <w:tag w:val="goog_rdk_722"/>
            </w:sdtPr>
            <w:sdtContent>
              <w:ins w:author="Anonymous" w:id="47" w:date="2026-09-22T03:01:52Z"/>
              <w:sdt>
                <w:sdtPr>
                  <w:id w:val="-1811961968"/>
                  <w:tag w:val="goog_rdk_723"/>
                </w:sdtPr>
                <w:sdtContent>
                  <w:ins w:author="Anonymous" w:id="47" w:date="2026-09-22T03:01:52Z">
                    <w:r w:rsidDel="00000000" w:rsidR="00000000" w:rsidRPr="00000000">
                      <w:rPr>
                        <w:rtl w:val="0"/>
                      </w:rPr>
                    </w:r>
                  </w:ins>
                </w:sdtContent>
              </w:sdt>
              <w:ins w:author="Anonymous" w:id="47" w:date="2026-09-22T03:01:52Z"/>
            </w:sdtContent>
          </w:sdt>
        </w:p>
      </w:sdtContent>
    </w:sdt>
    <w:sdt>
      <w:sdtPr>
        <w:id w:val="-92710943"/>
        <w:tag w:val="goog_rdk_727"/>
      </w:sdtPr>
      <w:sdtContent>
        <w:p w:rsidR="00000000" w:rsidDel="00000000" w:rsidP="00000000" w:rsidRDefault="00000000" w:rsidRPr="00000000" w14:paraId="000000C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8279366"/>
              <w:tag w:val="goog_rdk_725"/>
            </w:sdtPr>
            <w:sdtContent>
              <w:ins w:author="Anonymous" w:id="47" w:date="2026-09-22T03:01:52Z"/>
              <w:sdt>
                <w:sdtPr>
                  <w:id w:val="697139628"/>
                  <w:tag w:val="goog_rdk_726"/>
                </w:sdtPr>
                <w:sdtContent>
                  <w:ins w:author="Anonymous" w:id="47" w:date="2026-09-22T03:01:52Z">
                    <w:r w:rsidDel="00000000" w:rsidR="00000000" w:rsidRPr="00000000">
                      <w:rPr>
                        <w:rtl w:val="0"/>
                      </w:rPr>
                    </w:r>
                  </w:ins>
                </w:sdtContent>
              </w:sdt>
              <w:ins w:author="Anonymous" w:id="47" w:date="2026-09-22T03:01:52Z"/>
            </w:sdtContent>
          </w:sdt>
        </w:p>
      </w:sdtContent>
    </w:sdt>
    <w:sdt>
      <w:sdtPr>
        <w:id w:val="-95213556"/>
        <w:tag w:val="goog_rdk_730"/>
      </w:sdtPr>
      <w:sdtContent>
        <w:p w:rsidR="00000000" w:rsidDel="00000000" w:rsidP="00000000" w:rsidRDefault="00000000" w:rsidRPr="00000000" w14:paraId="000000C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7426581"/>
              <w:tag w:val="goog_rdk_728"/>
            </w:sdtPr>
            <w:sdtContent>
              <w:ins w:author="Anonymous" w:id="47" w:date="2026-09-22T03:01:52Z"/>
              <w:sdt>
                <w:sdtPr>
                  <w:id w:val="562065493"/>
                  <w:tag w:val="goog_rdk_729"/>
                </w:sdtPr>
                <w:sdtContent>
                  <w:ins w:author="Anonymous" w:id="47" w:date="2026-09-22T03:01:52Z">
                    <w:r w:rsidDel="00000000" w:rsidR="00000000" w:rsidRPr="00000000">
                      <w:rPr>
                        <w:rtl w:val="0"/>
                      </w:rPr>
                    </w:r>
                  </w:ins>
                </w:sdtContent>
              </w:sdt>
              <w:ins w:author="Anonymous" w:id="47" w:date="2026-09-22T03:01:52Z"/>
            </w:sdtContent>
          </w:sdt>
        </w:p>
      </w:sdtContent>
    </w:sdt>
    <w:sdt>
      <w:sdtPr>
        <w:id w:val="393097981"/>
        <w:tag w:val="goog_rdk_733"/>
      </w:sdtPr>
      <w:sdtContent>
        <w:p w:rsidR="00000000" w:rsidDel="00000000" w:rsidP="00000000" w:rsidRDefault="00000000" w:rsidRPr="00000000" w14:paraId="000000C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0476732"/>
              <w:tag w:val="goog_rdk_731"/>
            </w:sdtPr>
            <w:sdtContent>
              <w:ins w:author="Anonymous" w:id="47" w:date="2026-09-22T03:01:52Z"/>
              <w:sdt>
                <w:sdtPr>
                  <w:id w:val="-677548921"/>
                  <w:tag w:val="goog_rdk_732"/>
                </w:sdtPr>
                <w:sdtContent>
                  <w:ins w:author="Anonymous" w:id="47" w:date="2026-09-22T03:01:52Z">
                    <w:r w:rsidDel="00000000" w:rsidR="00000000" w:rsidRPr="00000000">
                      <w:rPr>
                        <w:rtl w:val="0"/>
                      </w:rPr>
                    </w:r>
                  </w:ins>
                </w:sdtContent>
              </w:sdt>
              <w:ins w:author="Anonymous" w:id="47" w:date="2026-09-22T03:01:52Z"/>
            </w:sdtContent>
          </w:sdt>
        </w:p>
      </w:sdtContent>
    </w:sdt>
    <w:sdt>
      <w:sdtPr>
        <w:id w:val="-462453695"/>
        <w:tag w:val="goog_rdk_736"/>
      </w:sdtPr>
      <w:sdtContent>
        <w:p w:rsidR="00000000" w:rsidDel="00000000" w:rsidP="00000000" w:rsidRDefault="00000000" w:rsidRPr="00000000" w14:paraId="000000C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2049870"/>
              <w:tag w:val="goog_rdk_734"/>
            </w:sdtPr>
            <w:sdtContent>
              <w:ins w:author="Anonymous" w:id="47" w:date="2026-09-22T03:01:52Z"/>
              <w:sdt>
                <w:sdtPr>
                  <w:id w:val="1608752574"/>
                  <w:tag w:val="goog_rdk_735"/>
                </w:sdtPr>
                <w:sdtContent>
                  <w:ins w:author="Anonymous" w:id="47" w:date="2026-09-22T03:01:52Z">
                    <w:r w:rsidDel="00000000" w:rsidR="00000000" w:rsidRPr="00000000">
                      <w:rPr>
                        <w:rtl w:val="0"/>
                      </w:rPr>
                    </w:r>
                  </w:ins>
                </w:sdtContent>
              </w:sdt>
              <w:ins w:author="Anonymous" w:id="47" w:date="2026-09-22T03:01:52Z"/>
            </w:sdtContent>
          </w:sdt>
        </w:p>
      </w:sdtContent>
    </w:sdt>
    <w:sdt>
      <w:sdtPr>
        <w:id w:val="1057849002"/>
        <w:tag w:val="goog_rdk_739"/>
      </w:sdtPr>
      <w:sdtContent>
        <w:p w:rsidR="00000000" w:rsidDel="00000000" w:rsidP="00000000" w:rsidRDefault="00000000" w:rsidRPr="00000000" w14:paraId="000000C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4895430"/>
              <w:tag w:val="goog_rdk_737"/>
            </w:sdtPr>
            <w:sdtContent>
              <w:ins w:author="Anonymous" w:id="47" w:date="2026-09-22T03:01:52Z"/>
              <w:sdt>
                <w:sdtPr>
                  <w:id w:val="-1727048352"/>
                  <w:tag w:val="goog_rdk_738"/>
                </w:sdtPr>
                <w:sdtContent>
                  <w:ins w:author="Anonymous" w:id="47" w:date="2026-09-22T03:01:52Z">
                    <w:r w:rsidDel="00000000" w:rsidR="00000000" w:rsidRPr="00000000">
                      <w:rPr>
                        <w:rtl w:val="0"/>
                      </w:rPr>
                    </w:r>
                  </w:ins>
                </w:sdtContent>
              </w:sdt>
              <w:ins w:author="Anonymous" w:id="47" w:date="2026-09-22T03:01:52Z"/>
            </w:sdtContent>
          </w:sdt>
        </w:p>
      </w:sdtContent>
    </w:sdt>
    <w:sdt>
      <w:sdtPr>
        <w:id w:val="313117325"/>
        <w:tag w:val="goog_rdk_742"/>
      </w:sdtPr>
      <w:sdtContent>
        <w:p w:rsidR="00000000" w:rsidDel="00000000" w:rsidP="00000000" w:rsidRDefault="00000000" w:rsidRPr="00000000" w14:paraId="000000C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1314295"/>
              <w:tag w:val="goog_rdk_740"/>
            </w:sdtPr>
            <w:sdtContent>
              <w:ins w:author="Anonymous" w:id="47" w:date="2026-09-22T03:01:52Z"/>
              <w:sdt>
                <w:sdtPr>
                  <w:id w:val="-1651385848"/>
                  <w:tag w:val="goog_rdk_741"/>
                </w:sdtPr>
                <w:sdtContent>
                  <w:ins w:author="Anonymous" w:id="47" w:date="2026-09-22T03:01:52Z">
                    <w:r w:rsidDel="00000000" w:rsidR="00000000" w:rsidRPr="00000000">
                      <w:rPr>
                        <w:rtl w:val="0"/>
                      </w:rPr>
                    </w:r>
                  </w:ins>
                </w:sdtContent>
              </w:sdt>
              <w:ins w:author="Anonymous" w:id="47" w:date="2026-09-22T03:01:52Z"/>
            </w:sdtContent>
          </w:sdt>
        </w:p>
      </w:sdtContent>
    </w:sdt>
    <w:sdt>
      <w:sdtPr>
        <w:id w:val="-1740170231"/>
        <w:tag w:val="goog_rdk_745"/>
      </w:sdtPr>
      <w:sdtContent>
        <w:p w:rsidR="00000000" w:rsidDel="00000000" w:rsidP="00000000" w:rsidRDefault="00000000" w:rsidRPr="00000000" w14:paraId="000000C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3359646"/>
              <w:tag w:val="goog_rdk_743"/>
            </w:sdtPr>
            <w:sdtContent>
              <w:ins w:author="Anonymous" w:id="47" w:date="2026-09-22T03:01:52Z"/>
              <w:sdt>
                <w:sdtPr>
                  <w:id w:val="-20446977"/>
                  <w:tag w:val="goog_rdk_744"/>
                </w:sdtPr>
                <w:sdtContent>
                  <w:ins w:author="Anonymous" w:id="47" w:date="2026-09-22T03:01:52Z">
                    <w:r w:rsidDel="00000000" w:rsidR="00000000" w:rsidRPr="00000000">
                      <w:rPr>
                        <w:rtl w:val="0"/>
                      </w:rPr>
                    </w:r>
                  </w:ins>
                </w:sdtContent>
              </w:sdt>
              <w:ins w:author="Anonymous" w:id="47" w:date="2026-09-22T03:01:52Z"/>
            </w:sdtContent>
          </w:sdt>
        </w:p>
      </w:sdtContent>
    </w:sdt>
    <w:sdt>
      <w:sdtPr>
        <w:id w:val="-712719471"/>
        <w:tag w:val="goog_rdk_748"/>
      </w:sdtPr>
      <w:sdtContent>
        <w:p w:rsidR="00000000" w:rsidDel="00000000" w:rsidP="00000000" w:rsidRDefault="00000000" w:rsidRPr="00000000" w14:paraId="000000C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8314790"/>
              <w:tag w:val="goog_rdk_746"/>
            </w:sdtPr>
            <w:sdtContent>
              <w:ins w:author="Anonymous" w:id="47" w:date="2026-09-22T03:01:52Z"/>
              <w:sdt>
                <w:sdtPr>
                  <w:id w:val="628725924"/>
                  <w:tag w:val="goog_rdk_747"/>
                </w:sdtPr>
                <w:sdtContent>
                  <w:ins w:author="Anonymous" w:id="47" w:date="2026-09-22T03:01:52Z">
                    <w:r w:rsidDel="00000000" w:rsidR="00000000" w:rsidRPr="00000000">
                      <w:rPr>
                        <w:rtl w:val="0"/>
                      </w:rPr>
                    </w:r>
                  </w:ins>
                </w:sdtContent>
              </w:sdt>
              <w:ins w:author="Anonymous" w:id="47" w:date="2026-09-22T03:01:52Z"/>
            </w:sdtContent>
          </w:sdt>
        </w:p>
      </w:sdtContent>
    </w:sdt>
    <w:sdt>
      <w:sdtPr>
        <w:id w:val="-410382268"/>
        <w:tag w:val="goog_rdk_751"/>
      </w:sdtPr>
      <w:sdtContent>
        <w:p w:rsidR="00000000" w:rsidDel="00000000" w:rsidP="00000000" w:rsidRDefault="00000000" w:rsidRPr="00000000" w14:paraId="000000C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7773921"/>
              <w:tag w:val="goog_rdk_749"/>
            </w:sdtPr>
            <w:sdtContent>
              <w:ins w:author="Anonymous" w:id="47" w:date="2026-09-22T03:01:52Z"/>
              <w:sdt>
                <w:sdtPr>
                  <w:id w:val="-907303983"/>
                  <w:tag w:val="goog_rdk_750"/>
                </w:sdtPr>
                <w:sdtContent>
                  <w:ins w:author="Anonymous" w:id="47" w:date="2026-09-22T03:01:52Z">
                    <w:r w:rsidDel="00000000" w:rsidR="00000000" w:rsidRPr="00000000">
                      <w:rPr>
                        <w:rtl w:val="0"/>
                      </w:rPr>
                    </w:r>
                  </w:ins>
                </w:sdtContent>
              </w:sdt>
              <w:ins w:author="Anonymous" w:id="47" w:date="2026-09-22T03:01:52Z"/>
            </w:sdtContent>
          </w:sdt>
        </w:p>
      </w:sdtContent>
    </w:sdt>
    <w:sdt>
      <w:sdtPr>
        <w:id w:val="-1710521405"/>
        <w:tag w:val="goog_rdk_754"/>
      </w:sdtPr>
      <w:sdtContent>
        <w:p w:rsidR="00000000" w:rsidDel="00000000" w:rsidP="00000000" w:rsidRDefault="00000000" w:rsidRPr="00000000" w14:paraId="000000C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8696349"/>
              <w:tag w:val="goog_rdk_752"/>
            </w:sdtPr>
            <w:sdtContent>
              <w:ins w:author="Anonymous" w:id="47" w:date="2026-09-22T03:01:52Z"/>
              <w:sdt>
                <w:sdtPr>
                  <w:id w:val="-1257282663"/>
                  <w:tag w:val="goog_rdk_753"/>
                </w:sdtPr>
                <w:sdtContent>
                  <w:ins w:author="Anonymous" w:id="47" w:date="2026-09-22T03:01:52Z">
                    <w:r w:rsidDel="00000000" w:rsidR="00000000" w:rsidRPr="00000000">
                      <w:rPr>
                        <w:rtl w:val="0"/>
                      </w:rPr>
                    </w:r>
                  </w:ins>
                </w:sdtContent>
              </w:sdt>
              <w:ins w:author="Anonymous" w:id="47" w:date="2026-09-22T03:01:52Z"/>
            </w:sdtContent>
          </w:sdt>
        </w:p>
      </w:sdtContent>
    </w:sdt>
    <w:sdt>
      <w:sdtPr>
        <w:id w:val="-439102715"/>
        <w:tag w:val="goog_rdk_757"/>
      </w:sdtPr>
      <w:sdtContent>
        <w:p w:rsidR="00000000" w:rsidDel="00000000" w:rsidP="00000000" w:rsidRDefault="00000000" w:rsidRPr="00000000" w14:paraId="000000C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1482574"/>
              <w:tag w:val="goog_rdk_755"/>
            </w:sdtPr>
            <w:sdtContent>
              <w:ins w:author="Anonymous" w:id="47" w:date="2026-09-22T03:01:52Z"/>
              <w:sdt>
                <w:sdtPr>
                  <w:id w:val="-476565037"/>
                  <w:tag w:val="goog_rdk_756"/>
                </w:sdtPr>
                <w:sdtContent>
                  <w:ins w:author="Anonymous" w:id="47" w:date="2026-09-22T03:01:52Z">
                    <w:r w:rsidDel="00000000" w:rsidR="00000000" w:rsidRPr="00000000">
                      <w:rPr>
                        <w:rtl w:val="0"/>
                      </w:rPr>
                    </w:r>
                  </w:ins>
                </w:sdtContent>
              </w:sdt>
              <w:ins w:author="Anonymous" w:id="47" w:date="2026-09-22T03:01:52Z"/>
            </w:sdtContent>
          </w:sdt>
        </w:p>
      </w:sdtContent>
    </w:sdt>
    <w:sdt>
      <w:sdtPr>
        <w:id w:val="897235646"/>
        <w:tag w:val="goog_rdk_760"/>
      </w:sdtPr>
      <w:sdtContent>
        <w:p w:rsidR="00000000" w:rsidDel="00000000" w:rsidP="00000000" w:rsidRDefault="00000000" w:rsidRPr="00000000" w14:paraId="000000C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7536545"/>
              <w:tag w:val="goog_rdk_758"/>
            </w:sdtPr>
            <w:sdtContent>
              <w:ins w:author="Anonymous" w:id="47" w:date="2026-09-22T03:01:52Z"/>
              <w:sdt>
                <w:sdtPr>
                  <w:id w:val="-1291703312"/>
                  <w:tag w:val="goog_rdk_759"/>
                </w:sdtPr>
                <w:sdtContent>
                  <w:ins w:author="Anonymous" w:id="47" w:date="2026-09-22T03:01:52Z">
                    <w:r w:rsidDel="00000000" w:rsidR="00000000" w:rsidRPr="00000000">
                      <w:rPr>
                        <w:rtl w:val="0"/>
                      </w:rPr>
                    </w:r>
                  </w:ins>
                </w:sdtContent>
              </w:sdt>
              <w:ins w:author="Anonymous" w:id="47" w:date="2026-09-22T03:01:52Z"/>
            </w:sdtContent>
          </w:sdt>
        </w:p>
      </w:sdtContent>
    </w:sdt>
    <w:sdt>
      <w:sdtPr>
        <w:id w:val="-1171021946"/>
        <w:tag w:val="goog_rdk_763"/>
      </w:sdtPr>
      <w:sdtContent>
        <w:p w:rsidR="00000000" w:rsidDel="00000000" w:rsidP="00000000" w:rsidRDefault="00000000" w:rsidRPr="00000000" w14:paraId="000000C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7158149"/>
              <w:tag w:val="goog_rdk_761"/>
            </w:sdtPr>
            <w:sdtContent>
              <w:ins w:author="Anonymous" w:id="47" w:date="2026-09-22T03:01:52Z"/>
              <w:sdt>
                <w:sdtPr>
                  <w:id w:val="-137122493"/>
                  <w:tag w:val="goog_rdk_762"/>
                </w:sdtPr>
                <w:sdtContent>
                  <w:ins w:author="Anonymous" w:id="47" w:date="2026-09-22T03:01:52Z">
                    <w:r w:rsidDel="00000000" w:rsidR="00000000" w:rsidRPr="00000000">
                      <w:rPr>
                        <w:rtl w:val="0"/>
                      </w:rPr>
                    </w:r>
                  </w:ins>
                </w:sdtContent>
              </w:sdt>
              <w:ins w:author="Anonymous" w:id="47" w:date="2026-09-22T03:01:52Z"/>
            </w:sdtContent>
          </w:sdt>
        </w:p>
      </w:sdtContent>
    </w:sdt>
    <w:sdt>
      <w:sdtPr>
        <w:id w:val="-1377959126"/>
        <w:tag w:val="goog_rdk_766"/>
      </w:sdtPr>
      <w:sdtContent>
        <w:p w:rsidR="00000000" w:rsidDel="00000000" w:rsidP="00000000" w:rsidRDefault="00000000" w:rsidRPr="00000000" w14:paraId="000000D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2716832"/>
              <w:tag w:val="goog_rdk_764"/>
            </w:sdtPr>
            <w:sdtContent>
              <w:ins w:author="Anonymous" w:id="47" w:date="2026-09-22T03:01:52Z"/>
              <w:sdt>
                <w:sdtPr>
                  <w:id w:val="-1146906154"/>
                  <w:tag w:val="goog_rdk_765"/>
                </w:sdtPr>
                <w:sdtContent>
                  <w:ins w:author="Anonymous" w:id="47" w:date="2026-09-22T03:01:52Z">
                    <w:r w:rsidDel="00000000" w:rsidR="00000000" w:rsidRPr="00000000">
                      <w:rPr>
                        <w:rtl w:val="0"/>
                      </w:rPr>
                    </w:r>
                  </w:ins>
                </w:sdtContent>
              </w:sdt>
              <w:ins w:author="Anonymous" w:id="47" w:date="2026-09-22T03:01:52Z"/>
            </w:sdtContent>
          </w:sdt>
        </w:p>
      </w:sdtContent>
    </w:sdt>
    <w:sdt>
      <w:sdtPr>
        <w:id w:val="448906261"/>
        <w:tag w:val="goog_rdk_769"/>
      </w:sdtPr>
      <w:sdtContent>
        <w:p w:rsidR="00000000" w:rsidDel="00000000" w:rsidP="00000000" w:rsidRDefault="00000000" w:rsidRPr="00000000" w14:paraId="000000D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08396"/>
              <w:tag w:val="goog_rdk_767"/>
            </w:sdtPr>
            <w:sdtContent>
              <w:ins w:author="Anonymous" w:id="47" w:date="2026-09-22T03:01:52Z"/>
              <w:sdt>
                <w:sdtPr>
                  <w:id w:val="-391219066"/>
                  <w:tag w:val="goog_rdk_768"/>
                </w:sdtPr>
                <w:sdtContent>
                  <w:ins w:author="Anonymous" w:id="47" w:date="2026-09-22T03:01:52Z">
                    <w:r w:rsidDel="00000000" w:rsidR="00000000" w:rsidRPr="00000000">
                      <w:rPr>
                        <w:rtl w:val="0"/>
                      </w:rPr>
                    </w:r>
                  </w:ins>
                </w:sdtContent>
              </w:sdt>
              <w:ins w:author="Anonymous" w:id="47" w:date="2026-09-22T03:01:52Z"/>
            </w:sdtContent>
          </w:sdt>
        </w:p>
      </w:sdtContent>
    </w:sdt>
    <w:sdt>
      <w:sdtPr>
        <w:id w:val="-1532939567"/>
        <w:tag w:val="goog_rdk_772"/>
      </w:sdtPr>
      <w:sdtContent>
        <w:p w:rsidR="00000000" w:rsidDel="00000000" w:rsidP="00000000" w:rsidRDefault="00000000" w:rsidRPr="00000000" w14:paraId="000000D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8017319"/>
              <w:tag w:val="goog_rdk_770"/>
            </w:sdtPr>
            <w:sdtContent>
              <w:ins w:author="Anonymous" w:id="47" w:date="2026-09-22T03:01:52Z"/>
              <w:sdt>
                <w:sdtPr>
                  <w:id w:val="1476681117"/>
                  <w:tag w:val="goog_rdk_771"/>
                </w:sdtPr>
                <w:sdtContent>
                  <w:ins w:author="Anonymous" w:id="47" w:date="2026-09-22T03:01:52Z">
                    <w:r w:rsidDel="00000000" w:rsidR="00000000" w:rsidRPr="00000000">
                      <w:rPr>
                        <w:rtl w:val="0"/>
                      </w:rPr>
                    </w:r>
                  </w:ins>
                </w:sdtContent>
              </w:sdt>
              <w:ins w:author="Anonymous" w:id="47" w:date="2026-09-22T03:01:52Z"/>
            </w:sdtContent>
          </w:sdt>
        </w:p>
      </w:sdtContent>
    </w:sdt>
    <w:sdt>
      <w:sdtPr>
        <w:id w:val="-636816784"/>
        <w:tag w:val="goog_rdk_775"/>
      </w:sdtPr>
      <w:sdtContent>
        <w:p w:rsidR="00000000" w:rsidDel="00000000" w:rsidP="00000000" w:rsidRDefault="00000000" w:rsidRPr="00000000" w14:paraId="000000D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1271304"/>
              <w:tag w:val="goog_rdk_773"/>
            </w:sdtPr>
            <w:sdtContent>
              <w:ins w:author="Anonymous" w:id="47" w:date="2026-09-22T03:01:52Z"/>
              <w:sdt>
                <w:sdtPr>
                  <w:id w:val="-1902533319"/>
                  <w:tag w:val="goog_rdk_774"/>
                </w:sdtPr>
                <w:sdtContent>
                  <w:ins w:author="Anonymous" w:id="47" w:date="2026-09-22T03:01:52Z">
                    <w:r w:rsidDel="00000000" w:rsidR="00000000" w:rsidRPr="00000000">
                      <w:rPr>
                        <w:rtl w:val="0"/>
                      </w:rPr>
                    </w:r>
                  </w:ins>
                </w:sdtContent>
              </w:sdt>
              <w:ins w:author="Anonymous" w:id="47" w:date="2026-09-22T03:01:52Z"/>
            </w:sdtContent>
          </w:sdt>
        </w:p>
      </w:sdtContent>
    </w:sdt>
    <w:sdt>
      <w:sdtPr>
        <w:id w:val="-938103958"/>
        <w:tag w:val="goog_rdk_778"/>
      </w:sdtPr>
      <w:sdtContent>
        <w:p w:rsidR="00000000" w:rsidDel="00000000" w:rsidP="00000000" w:rsidRDefault="00000000" w:rsidRPr="00000000" w14:paraId="000000D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0811940"/>
              <w:tag w:val="goog_rdk_776"/>
            </w:sdtPr>
            <w:sdtContent>
              <w:ins w:author="Anonymous" w:id="47" w:date="2026-09-22T03:01:52Z"/>
              <w:sdt>
                <w:sdtPr>
                  <w:id w:val="-188449342"/>
                  <w:tag w:val="goog_rdk_777"/>
                </w:sdtPr>
                <w:sdtContent>
                  <w:ins w:author="Anonymous" w:id="47" w:date="2026-09-22T03:01:52Z">
                    <w:r w:rsidDel="00000000" w:rsidR="00000000" w:rsidRPr="00000000">
                      <w:rPr>
                        <w:rtl w:val="0"/>
                      </w:rPr>
                    </w:r>
                  </w:ins>
                </w:sdtContent>
              </w:sdt>
              <w:ins w:author="Anonymous" w:id="47" w:date="2026-09-22T03:01:52Z"/>
            </w:sdtContent>
          </w:sdt>
        </w:p>
      </w:sdtContent>
    </w:sdt>
    <w:sdt>
      <w:sdtPr>
        <w:id w:val="-437285071"/>
        <w:tag w:val="goog_rdk_781"/>
      </w:sdtPr>
      <w:sdtContent>
        <w:p w:rsidR="00000000" w:rsidDel="00000000" w:rsidP="00000000" w:rsidRDefault="00000000" w:rsidRPr="00000000" w14:paraId="000000D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7002868"/>
              <w:tag w:val="goog_rdk_779"/>
            </w:sdtPr>
            <w:sdtContent>
              <w:ins w:author="Anonymous" w:id="47" w:date="2026-09-22T03:01:52Z"/>
              <w:sdt>
                <w:sdtPr>
                  <w:id w:val="2062631712"/>
                  <w:tag w:val="goog_rdk_780"/>
                </w:sdtPr>
                <w:sdtContent>
                  <w:ins w:author="Anonymous" w:id="47" w:date="2026-09-22T03:01:52Z">
                    <w:r w:rsidDel="00000000" w:rsidR="00000000" w:rsidRPr="00000000">
                      <w:rPr>
                        <w:rtl w:val="0"/>
                      </w:rPr>
                    </w:r>
                  </w:ins>
                </w:sdtContent>
              </w:sdt>
              <w:ins w:author="Anonymous" w:id="47" w:date="2026-09-22T03:01:52Z"/>
            </w:sdtContent>
          </w:sdt>
        </w:p>
      </w:sdtContent>
    </w:sdt>
    <w:sdt>
      <w:sdtPr>
        <w:id w:val="-252991131"/>
        <w:tag w:val="goog_rdk_784"/>
      </w:sdtPr>
      <w:sdtContent>
        <w:p w:rsidR="00000000" w:rsidDel="00000000" w:rsidP="00000000" w:rsidRDefault="00000000" w:rsidRPr="00000000" w14:paraId="000000D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9830978"/>
              <w:tag w:val="goog_rdk_782"/>
            </w:sdtPr>
            <w:sdtContent>
              <w:ins w:author="Anonymous" w:id="47" w:date="2026-09-22T03:01:52Z"/>
              <w:sdt>
                <w:sdtPr>
                  <w:id w:val="1838655650"/>
                  <w:tag w:val="goog_rdk_783"/>
                </w:sdtPr>
                <w:sdtContent>
                  <w:ins w:author="Anonymous" w:id="47" w:date="2026-09-22T03:01:52Z">
                    <w:r w:rsidDel="00000000" w:rsidR="00000000" w:rsidRPr="00000000">
                      <w:rPr>
                        <w:rtl w:val="0"/>
                      </w:rPr>
                    </w:r>
                  </w:ins>
                </w:sdtContent>
              </w:sdt>
              <w:ins w:author="Anonymous" w:id="47" w:date="2026-09-22T03:01:52Z"/>
            </w:sdtContent>
          </w:sdt>
        </w:p>
      </w:sdtContent>
    </w:sdt>
    <w:sdt>
      <w:sdtPr>
        <w:id w:val="-50920813"/>
        <w:tag w:val="goog_rdk_787"/>
      </w:sdtPr>
      <w:sdtContent>
        <w:p w:rsidR="00000000" w:rsidDel="00000000" w:rsidP="00000000" w:rsidRDefault="00000000" w:rsidRPr="00000000" w14:paraId="000000D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0946421"/>
              <w:tag w:val="goog_rdk_785"/>
            </w:sdtPr>
            <w:sdtContent>
              <w:ins w:author="Anonymous" w:id="47" w:date="2026-09-22T03:01:52Z"/>
              <w:sdt>
                <w:sdtPr>
                  <w:id w:val="-1313164569"/>
                  <w:tag w:val="goog_rdk_786"/>
                </w:sdtPr>
                <w:sdtContent>
                  <w:ins w:author="Anonymous" w:id="47" w:date="2026-09-22T03:01:52Z">
                    <w:r w:rsidDel="00000000" w:rsidR="00000000" w:rsidRPr="00000000">
                      <w:rPr>
                        <w:rtl w:val="0"/>
                      </w:rPr>
                    </w:r>
                  </w:ins>
                </w:sdtContent>
              </w:sdt>
              <w:ins w:author="Anonymous" w:id="47" w:date="2026-09-22T03:01:52Z"/>
            </w:sdtContent>
          </w:sdt>
        </w:p>
      </w:sdtContent>
    </w:sdt>
    <w:sdt>
      <w:sdtPr>
        <w:id w:val="-794848201"/>
        <w:tag w:val="goog_rdk_790"/>
      </w:sdtPr>
      <w:sdtContent>
        <w:p w:rsidR="00000000" w:rsidDel="00000000" w:rsidP="00000000" w:rsidRDefault="00000000" w:rsidRPr="00000000" w14:paraId="000000D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6405028"/>
              <w:tag w:val="goog_rdk_788"/>
            </w:sdtPr>
            <w:sdtContent>
              <w:ins w:author="Anonymous" w:id="47" w:date="2026-09-22T03:01:52Z"/>
              <w:sdt>
                <w:sdtPr>
                  <w:id w:val="-1031961682"/>
                  <w:tag w:val="goog_rdk_789"/>
                </w:sdtPr>
                <w:sdtContent>
                  <w:ins w:author="Anonymous" w:id="47" w:date="2026-09-22T03:01:52Z">
                    <w:r w:rsidDel="00000000" w:rsidR="00000000" w:rsidRPr="00000000">
                      <w:rPr>
                        <w:rtl w:val="0"/>
                      </w:rPr>
                    </w:r>
                  </w:ins>
                </w:sdtContent>
              </w:sdt>
              <w:ins w:author="Anonymous" w:id="47" w:date="2026-09-22T03:01:52Z"/>
            </w:sdtContent>
          </w:sdt>
        </w:p>
      </w:sdtContent>
    </w:sdt>
    <w:sdt>
      <w:sdtPr>
        <w:id w:val="-1625880453"/>
        <w:tag w:val="goog_rdk_793"/>
      </w:sdtPr>
      <w:sdtContent>
        <w:p w:rsidR="00000000" w:rsidDel="00000000" w:rsidP="00000000" w:rsidRDefault="00000000" w:rsidRPr="00000000" w14:paraId="000000D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9028923"/>
              <w:tag w:val="goog_rdk_791"/>
            </w:sdtPr>
            <w:sdtContent>
              <w:ins w:author="Anonymous" w:id="47" w:date="2026-09-22T03:01:52Z"/>
              <w:sdt>
                <w:sdtPr>
                  <w:id w:val="-1885932763"/>
                  <w:tag w:val="goog_rdk_792"/>
                </w:sdtPr>
                <w:sdtContent>
                  <w:ins w:author="Anonymous" w:id="47" w:date="2026-09-22T03:01:52Z">
                    <w:r w:rsidDel="00000000" w:rsidR="00000000" w:rsidRPr="00000000">
                      <w:rPr>
                        <w:rtl w:val="0"/>
                      </w:rPr>
                    </w:r>
                  </w:ins>
                </w:sdtContent>
              </w:sdt>
              <w:ins w:author="Anonymous" w:id="47" w:date="2026-09-22T03:01:52Z"/>
            </w:sdtContent>
          </w:sdt>
        </w:p>
      </w:sdtContent>
    </w:sdt>
    <w:sdt>
      <w:sdtPr>
        <w:id w:val="1440435990"/>
        <w:tag w:val="goog_rdk_796"/>
      </w:sdtPr>
      <w:sdtContent>
        <w:p w:rsidR="00000000" w:rsidDel="00000000" w:rsidP="00000000" w:rsidRDefault="00000000" w:rsidRPr="00000000" w14:paraId="000000D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5905302"/>
              <w:tag w:val="goog_rdk_794"/>
            </w:sdtPr>
            <w:sdtContent>
              <w:ins w:author="Anonymous" w:id="47" w:date="2026-09-22T03:01:52Z"/>
              <w:sdt>
                <w:sdtPr>
                  <w:id w:val="-877790400"/>
                  <w:tag w:val="goog_rdk_795"/>
                </w:sdtPr>
                <w:sdtContent>
                  <w:ins w:author="Anonymous" w:id="47" w:date="2026-09-22T03:01:52Z">
                    <w:r w:rsidDel="00000000" w:rsidR="00000000" w:rsidRPr="00000000">
                      <w:rPr>
                        <w:rtl w:val="0"/>
                      </w:rPr>
                    </w:r>
                  </w:ins>
                </w:sdtContent>
              </w:sdt>
              <w:ins w:author="Anonymous" w:id="47" w:date="2026-09-22T03:01:52Z"/>
            </w:sdtContent>
          </w:sdt>
        </w:p>
      </w:sdtContent>
    </w:sdt>
    <w:sdt>
      <w:sdtPr>
        <w:id w:val="-17891604"/>
        <w:tag w:val="goog_rdk_799"/>
      </w:sdtPr>
      <w:sdtContent>
        <w:p w:rsidR="00000000" w:rsidDel="00000000" w:rsidP="00000000" w:rsidRDefault="00000000" w:rsidRPr="00000000" w14:paraId="000000D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6665902"/>
              <w:tag w:val="goog_rdk_797"/>
            </w:sdtPr>
            <w:sdtContent>
              <w:ins w:author="Anonymous" w:id="47" w:date="2026-09-22T03:01:52Z"/>
              <w:sdt>
                <w:sdtPr>
                  <w:id w:val="1357443676"/>
                  <w:tag w:val="goog_rdk_798"/>
                </w:sdtPr>
                <w:sdtContent>
                  <w:ins w:author="Anonymous" w:id="47" w:date="2026-09-22T03:01:52Z">
                    <w:r w:rsidDel="00000000" w:rsidR="00000000" w:rsidRPr="00000000">
                      <w:rPr>
                        <w:rtl w:val="0"/>
                      </w:rPr>
                    </w:r>
                  </w:ins>
                </w:sdtContent>
              </w:sdt>
              <w:ins w:author="Anonymous" w:id="47" w:date="2026-09-22T03:01:52Z"/>
            </w:sdtContent>
          </w:sdt>
        </w:p>
      </w:sdtContent>
    </w:sdt>
    <w:sdt>
      <w:sdtPr>
        <w:id w:val="734759014"/>
        <w:tag w:val="goog_rdk_802"/>
      </w:sdtPr>
      <w:sdtContent>
        <w:p w:rsidR="00000000" w:rsidDel="00000000" w:rsidP="00000000" w:rsidRDefault="00000000" w:rsidRPr="00000000" w14:paraId="000000D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7424922"/>
              <w:tag w:val="goog_rdk_800"/>
            </w:sdtPr>
            <w:sdtContent>
              <w:ins w:author="Anonymous" w:id="47" w:date="2026-09-22T03:01:52Z"/>
              <w:sdt>
                <w:sdtPr>
                  <w:id w:val="20550685"/>
                  <w:tag w:val="goog_rdk_801"/>
                </w:sdtPr>
                <w:sdtContent>
                  <w:ins w:author="Anonymous" w:id="47" w:date="2026-09-22T03:01:52Z">
                    <w:r w:rsidDel="00000000" w:rsidR="00000000" w:rsidRPr="00000000">
                      <w:rPr>
                        <w:rtl w:val="0"/>
                      </w:rPr>
                    </w:r>
                  </w:ins>
                </w:sdtContent>
              </w:sdt>
              <w:ins w:author="Anonymous" w:id="47" w:date="2026-09-22T03:01:52Z"/>
            </w:sdtContent>
          </w:sdt>
        </w:p>
      </w:sdtContent>
    </w:sdt>
    <w:sdt>
      <w:sdtPr>
        <w:id w:val="-126404640"/>
        <w:tag w:val="goog_rdk_805"/>
      </w:sdtPr>
      <w:sdtContent>
        <w:p w:rsidR="00000000" w:rsidDel="00000000" w:rsidP="00000000" w:rsidRDefault="00000000" w:rsidRPr="00000000" w14:paraId="000000D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1393240"/>
              <w:tag w:val="goog_rdk_803"/>
            </w:sdtPr>
            <w:sdtContent>
              <w:ins w:author="Anonymous" w:id="47" w:date="2026-09-22T03:01:52Z"/>
              <w:sdt>
                <w:sdtPr>
                  <w:id w:val="-282075586"/>
                  <w:tag w:val="goog_rdk_804"/>
                </w:sdtPr>
                <w:sdtContent>
                  <w:ins w:author="Anonymous" w:id="47" w:date="2026-09-22T03:01:52Z">
                    <w:r w:rsidDel="00000000" w:rsidR="00000000" w:rsidRPr="00000000">
                      <w:rPr>
                        <w:rtl w:val="0"/>
                      </w:rPr>
                    </w:r>
                  </w:ins>
                </w:sdtContent>
              </w:sdt>
              <w:ins w:author="Anonymous" w:id="47" w:date="2026-09-22T03:01:52Z"/>
            </w:sdtContent>
          </w:sdt>
        </w:p>
      </w:sdtContent>
    </w:sdt>
    <w:sdt>
      <w:sdtPr>
        <w:id w:val="-110556842"/>
        <w:tag w:val="goog_rdk_808"/>
      </w:sdtPr>
      <w:sdtContent>
        <w:p w:rsidR="00000000" w:rsidDel="00000000" w:rsidP="00000000" w:rsidRDefault="00000000" w:rsidRPr="00000000" w14:paraId="000000D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9378796"/>
              <w:tag w:val="goog_rdk_806"/>
            </w:sdtPr>
            <w:sdtContent>
              <w:ins w:author="Anonymous" w:id="47" w:date="2026-09-22T03:01:52Z"/>
              <w:sdt>
                <w:sdtPr>
                  <w:id w:val="-1419921161"/>
                  <w:tag w:val="goog_rdk_807"/>
                </w:sdtPr>
                <w:sdtContent>
                  <w:ins w:author="Anonymous" w:id="47" w:date="2026-09-22T03:01:52Z">
                    <w:r w:rsidDel="00000000" w:rsidR="00000000" w:rsidRPr="00000000">
                      <w:rPr>
                        <w:rtl w:val="0"/>
                      </w:rPr>
                    </w:r>
                  </w:ins>
                </w:sdtContent>
              </w:sdt>
              <w:ins w:author="Anonymous" w:id="47" w:date="2026-09-22T03:01:52Z"/>
            </w:sdtContent>
          </w:sdt>
        </w:p>
      </w:sdtContent>
    </w:sdt>
    <w:sdt>
      <w:sdtPr>
        <w:id w:val="1378109639"/>
        <w:tag w:val="goog_rdk_811"/>
      </w:sdtPr>
      <w:sdtContent>
        <w:p w:rsidR="00000000" w:rsidDel="00000000" w:rsidP="00000000" w:rsidRDefault="00000000" w:rsidRPr="00000000" w14:paraId="000000D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1788284"/>
              <w:tag w:val="goog_rdk_809"/>
            </w:sdtPr>
            <w:sdtContent>
              <w:ins w:author="Anonymous" w:id="47" w:date="2026-09-22T03:01:52Z"/>
              <w:sdt>
                <w:sdtPr>
                  <w:id w:val="1234531097"/>
                  <w:tag w:val="goog_rdk_810"/>
                </w:sdtPr>
                <w:sdtContent>
                  <w:ins w:author="Anonymous" w:id="47" w:date="2026-09-22T03:01:52Z">
                    <w:r w:rsidDel="00000000" w:rsidR="00000000" w:rsidRPr="00000000">
                      <w:rPr>
                        <w:rtl w:val="0"/>
                      </w:rPr>
                    </w:r>
                  </w:ins>
                </w:sdtContent>
              </w:sdt>
              <w:ins w:author="Anonymous" w:id="47" w:date="2026-09-22T03:01:52Z"/>
            </w:sdtContent>
          </w:sdt>
        </w:p>
      </w:sdtContent>
    </w:sdt>
    <w:sdt>
      <w:sdtPr>
        <w:id w:val="1169557278"/>
        <w:tag w:val="goog_rdk_814"/>
      </w:sdtPr>
      <w:sdtContent>
        <w:p w:rsidR="00000000" w:rsidDel="00000000" w:rsidP="00000000" w:rsidRDefault="00000000" w:rsidRPr="00000000" w14:paraId="000000E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46060575"/>
              <w:tag w:val="goog_rdk_812"/>
            </w:sdtPr>
            <w:sdtContent>
              <w:ins w:author="Anonymous" w:id="47" w:date="2026-09-22T03:01:52Z"/>
              <w:sdt>
                <w:sdtPr>
                  <w:id w:val="277679127"/>
                  <w:tag w:val="goog_rdk_813"/>
                </w:sdtPr>
                <w:sdtContent>
                  <w:ins w:author="Anonymous" w:id="47" w:date="2026-09-22T03:01:52Z">
                    <w:r w:rsidDel="00000000" w:rsidR="00000000" w:rsidRPr="00000000">
                      <w:rPr>
                        <w:rtl w:val="0"/>
                      </w:rPr>
                    </w:r>
                  </w:ins>
                </w:sdtContent>
              </w:sdt>
              <w:ins w:author="Anonymous" w:id="47" w:date="2026-09-22T03:01:52Z"/>
            </w:sdtContent>
          </w:sdt>
        </w:p>
      </w:sdtContent>
    </w:sdt>
    <w:sdt>
      <w:sdtPr>
        <w:id w:val="-847357431"/>
        <w:tag w:val="goog_rdk_817"/>
      </w:sdtPr>
      <w:sdtContent>
        <w:p w:rsidR="00000000" w:rsidDel="00000000" w:rsidP="00000000" w:rsidRDefault="00000000" w:rsidRPr="00000000" w14:paraId="000000E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0606215"/>
              <w:tag w:val="goog_rdk_815"/>
            </w:sdtPr>
            <w:sdtContent>
              <w:ins w:author="Anonymous" w:id="47" w:date="2026-09-22T03:01:52Z"/>
              <w:sdt>
                <w:sdtPr>
                  <w:id w:val="-844083783"/>
                  <w:tag w:val="goog_rdk_816"/>
                </w:sdtPr>
                <w:sdtContent>
                  <w:ins w:author="Anonymous" w:id="47" w:date="2026-09-22T03:01:52Z">
                    <w:r w:rsidDel="00000000" w:rsidR="00000000" w:rsidRPr="00000000">
                      <w:rPr>
                        <w:rtl w:val="0"/>
                      </w:rPr>
                    </w:r>
                  </w:ins>
                </w:sdtContent>
              </w:sdt>
              <w:ins w:author="Anonymous" w:id="47" w:date="2026-09-22T03:01:52Z"/>
            </w:sdtContent>
          </w:sdt>
        </w:p>
      </w:sdtContent>
    </w:sdt>
    <w:sdt>
      <w:sdtPr>
        <w:id w:val="636449116"/>
        <w:tag w:val="goog_rdk_820"/>
      </w:sdtPr>
      <w:sdtContent>
        <w:p w:rsidR="00000000" w:rsidDel="00000000" w:rsidP="00000000" w:rsidRDefault="00000000" w:rsidRPr="00000000" w14:paraId="000000E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6435619"/>
              <w:tag w:val="goog_rdk_818"/>
            </w:sdtPr>
            <w:sdtContent>
              <w:ins w:author="Anonymous" w:id="47" w:date="2026-09-22T03:01:52Z"/>
              <w:sdt>
                <w:sdtPr>
                  <w:id w:val="1982576573"/>
                  <w:tag w:val="goog_rdk_819"/>
                </w:sdtPr>
                <w:sdtContent>
                  <w:ins w:author="Anonymous" w:id="47" w:date="2026-09-22T03:01:52Z">
                    <w:r w:rsidDel="00000000" w:rsidR="00000000" w:rsidRPr="00000000">
                      <w:rPr>
                        <w:rtl w:val="0"/>
                      </w:rPr>
                    </w:r>
                  </w:ins>
                </w:sdtContent>
              </w:sdt>
              <w:ins w:author="Anonymous" w:id="47" w:date="2026-09-22T03:01:52Z"/>
            </w:sdtContent>
          </w:sdt>
        </w:p>
      </w:sdtContent>
    </w:sdt>
    <w:sdt>
      <w:sdtPr>
        <w:id w:val="-869501182"/>
        <w:tag w:val="goog_rdk_823"/>
      </w:sdtPr>
      <w:sdtContent>
        <w:p w:rsidR="00000000" w:rsidDel="00000000" w:rsidP="00000000" w:rsidRDefault="00000000" w:rsidRPr="00000000" w14:paraId="000000E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6867031"/>
              <w:tag w:val="goog_rdk_821"/>
            </w:sdtPr>
            <w:sdtContent>
              <w:ins w:author="Anonymous" w:id="47" w:date="2026-09-22T03:01:52Z"/>
              <w:sdt>
                <w:sdtPr>
                  <w:id w:val="360331551"/>
                  <w:tag w:val="goog_rdk_822"/>
                </w:sdtPr>
                <w:sdtContent>
                  <w:ins w:author="Anonymous" w:id="47" w:date="2026-09-22T03:01:52Z">
                    <w:r w:rsidDel="00000000" w:rsidR="00000000" w:rsidRPr="00000000">
                      <w:rPr>
                        <w:rtl w:val="0"/>
                      </w:rPr>
                    </w:r>
                  </w:ins>
                </w:sdtContent>
              </w:sdt>
              <w:ins w:author="Anonymous" w:id="47" w:date="2026-09-22T03:01:52Z"/>
            </w:sdtContent>
          </w:sdt>
        </w:p>
      </w:sdtContent>
    </w:sdt>
    <w:sdt>
      <w:sdtPr>
        <w:id w:val="447890335"/>
        <w:tag w:val="goog_rdk_826"/>
      </w:sdtPr>
      <w:sdtContent>
        <w:p w:rsidR="00000000" w:rsidDel="00000000" w:rsidP="00000000" w:rsidRDefault="00000000" w:rsidRPr="00000000" w14:paraId="000000E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94084178"/>
              <w:tag w:val="goog_rdk_824"/>
            </w:sdtPr>
            <w:sdtContent>
              <w:ins w:author="Anonymous" w:id="47" w:date="2026-09-22T03:01:52Z"/>
              <w:sdt>
                <w:sdtPr>
                  <w:id w:val="150977596"/>
                  <w:tag w:val="goog_rdk_825"/>
                </w:sdtPr>
                <w:sdtContent>
                  <w:ins w:author="Anonymous" w:id="47" w:date="2026-09-22T03:01:52Z">
                    <w:r w:rsidDel="00000000" w:rsidR="00000000" w:rsidRPr="00000000">
                      <w:rPr>
                        <w:rtl w:val="0"/>
                      </w:rPr>
                    </w:r>
                  </w:ins>
                </w:sdtContent>
              </w:sdt>
              <w:ins w:author="Anonymous" w:id="47" w:date="2026-09-22T03:01:52Z"/>
            </w:sdtContent>
          </w:sdt>
        </w:p>
      </w:sdtContent>
    </w:sdt>
    <w:sdt>
      <w:sdtPr>
        <w:id w:val="-1905008901"/>
        <w:tag w:val="goog_rdk_829"/>
      </w:sdtPr>
      <w:sdtContent>
        <w:p w:rsidR="00000000" w:rsidDel="00000000" w:rsidP="00000000" w:rsidRDefault="00000000" w:rsidRPr="00000000" w14:paraId="000000E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34921525"/>
              <w:tag w:val="goog_rdk_827"/>
            </w:sdtPr>
            <w:sdtContent>
              <w:ins w:author="Anonymous" w:id="47" w:date="2026-09-22T03:01:52Z"/>
              <w:sdt>
                <w:sdtPr>
                  <w:id w:val="796557246"/>
                  <w:tag w:val="goog_rdk_828"/>
                </w:sdtPr>
                <w:sdtContent>
                  <w:ins w:author="Anonymous" w:id="47" w:date="2026-09-22T03:01:52Z">
                    <w:r w:rsidDel="00000000" w:rsidR="00000000" w:rsidRPr="00000000">
                      <w:rPr>
                        <w:rtl w:val="0"/>
                      </w:rPr>
                    </w:r>
                  </w:ins>
                </w:sdtContent>
              </w:sdt>
              <w:ins w:author="Anonymous" w:id="47" w:date="2026-09-22T03:01:52Z"/>
            </w:sdtContent>
          </w:sdt>
        </w:p>
      </w:sdtContent>
    </w:sdt>
    <w:sdt>
      <w:sdtPr>
        <w:id w:val="-1055599572"/>
        <w:tag w:val="goog_rdk_832"/>
      </w:sdtPr>
      <w:sdtContent>
        <w:p w:rsidR="00000000" w:rsidDel="00000000" w:rsidP="00000000" w:rsidRDefault="00000000" w:rsidRPr="00000000" w14:paraId="000000E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9994883"/>
              <w:tag w:val="goog_rdk_830"/>
            </w:sdtPr>
            <w:sdtContent>
              <w:ins w:author="Anonymous" w:id="47" w:date="2026-09-22T03:01:52Z"/>
              <w:sdt>
                <w:sdtPr>
                  <w:id w:val="39141897"/>
                  <w:tag w:val="goog_rdk_831"/>
                </w:sdtPr>
                <w:sdtContent>
                  <w:ins w:author="Anonymous" w:id="47" w:date="2026-09-22T03:01:52Z">
                    <w:r w:rsidDel="00000000" w:rsidR="00000000" w:rsidRPr="00000000">
                      <w:rPr>
                        <w:rtl w:val="0"/>
                      </w:rPr>
                    </w:r>
                  </w:ins>
                </w:sdtContent>
              </w:sdt>
              <w:ins w:author="Anonymous" w:id="47" w:date="2026-09-22T03:01:52Z"/>
            </w:sdtContent>
          </w:sdt>
        </w:p>
      </w:sdtContent>
    </w:sdt>
    <w:sdt>
      <w:sdtPr>
        <w:id w:val="1345016723"/>
        <w:tag w:val="goog_rdk_835"/>
      </w:sdtPr>
      <w:sdtContent>
        <w:p w:rsidR="00000000" w:rsidDel="00000000" w:rsidP="00000000" w:rsidRDefault="00000000" w:rsidRPr="00000000" w14:paraId="000000E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6295375"/>
              <w:tag w:val="goog_rdk_833"/>
            </w:sdtPr>
            <w:sdtContent>
              <w:ins w:author="Anonymous" w:id="47" w:date="2026-09-22T03:01:52Z"/>
              <w:sdt>
                <w:sdtPr>
                  <w:id w:val="-2044445850"/>
                  <w:tag w:val="goog_rdk_834"/>
                </w:sdtPr>
                <w:sdtContent>
                  <w:ins w:author="Anonymous" w:id="47" w:date="2026-09-22T03:01:52Z">
                    <w:r w:rsidDel="00000000" w:rsidR="00000000" w:rsidRPr="00000000">
                      <w:rPr>
                        <w:rtl w:val="0"/>
                      </w:rPr>
                    </w:r>
                  </w:ins>
                </w:sdtContent>
              </w:sdt>
              <w:ins w:author="Anonymous" w:id="47" w:date="2026-09-22T03:01:52Z"/>
            </w:sdtContent>
          </w:sdt>
        </w:p>
      </w:sdtContent>
    </w:sdt>
    <w:sdt>
      <w:sdtPr>
        <w:id w:val="1018438956"/>
        <w:tag w:val="goog_rdk_838"/>
      </w:sdtPr>
      <w:sdtContent>
        <w:p w:rsidR="00000000" w:rsidDel="00000000" w:rsidP="00000000" w:rsidRDefault="00000000" w:rsidRPr="00000000" w14:paraId="000000E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1636439"/>
              <w:tag w:val="goog_rdk_836"/>
            </w:sdtPr>
            <w:sdtContent>
              <w:ins w:author="Anonymous" w:id="47" w:date="2026-09-22T03:01:52Z"/>
              <w:sdt>
                <w:sdtPr>
                  <w:id w:val="-1630082868"/>
                  <w:tag w:val="goog_rdk_837"/>
                </w:sdtPr>
                <w:sdtContent>
                  <w:ins w:author="Anonymous" w:id="47" w:date="2026-09-22T03:01:52Z">
                    <w:r w:rsidDel="00000000" w:rsidR="00000000" w:rsidRPr="00000000">
                      <w:rPr>
                        <w:rtl w:val="0"/>
                      </w:rPr>
                    </w:r>
                  </w:ins>
                </w:sdtContent>
              </w:sdt>
              <w:ins w:author="Anonymous" w:id="47" w:date="2026-09-22T03:01:52Z"/>
            </w:sdtContent>
          </w:sdt>
        </w:p>
      </w:sdtContent>
    </w:sdt>
    <w:sdt>
      <w:sdtPr>
        <w:id w:val="-920491374"/>
        <w:tag w:val="goog_rdk_841"/>
      </w:sdtPr>
      <w:sdtContent>
        <w:p w:rsidR="00000000" w:rsidDel="00000000" w:rsidP="00000000" w:rsidRDefault="00000000" w:rsidRPr="00000000" w14:paraId="000000E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5223983"/>
              <w:tag w:val="goog_rdk_839"/>
            </w:sdtPr>
            <w:sdtContent>
              <w:ins w:author="Anonymous" w:id="47" w:date="2026-09-22T03:01:52Z"/>
              <w:sdt>
                <w:sdtPr>
                  <w:id w:val="-1687640691"/>
                  <w:tag w:val="goog_rdk_840"/>
                </w:sdtPr>
                <w:sdtContent>
                  <w:ins w:author="Anonymous" w:id="47" w:date="2026-09-22T03:01:52Z">
                    <w:r w:rsidDel="00000000" w:rsidR="00000000" w:rsidRPr="00000000">
                      <w:rPr>
                        <w:rtl w:val="0"/>
                      </w:rPr>
                    </w:r>
                  </w:ins>
                </w:sdtContent>
              </w:sdt>
              <w:ins w:author="Anonymous" w:id="47" w:date="2026-09-22T03:01:52Z"/>
            </w:sdtContent>
          </w:sdt>
        </w:p>
      </w:sdtContent>
    </w:sdt>
    <w:sdt>
      <w:sdtPr>
        <w:id w:val="2142581534"/>
        <w:tag w:val="goog_rdk_844"/>
      </w:sdtPr>
      <w:sdtContent>
        <w:p w:rsidR="00000000" w:rsidDel="00000000" w:rsidP="00000000" w:rsidRDefault="00000000" w:rsidRPr="00000000" w14:paraId="000000E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6821280"/>
              <w:tag w:val="goog_rdk_842"/>
            </w:sdtPr>
            <w:sdtContent>
              <w:ins w:author="Anonymous" w:id="47" w:date="2026-09-22T03:01:52Z"/>
              <w:sdt>
                <w:sdtPr>
                  <w:id w:val="-1139140850"/>
                  <w:tag w:val="goog_rdk_843"/>
                </w:sdtPr>
                <w:sdtContent>
                  <w:ins w:author="Anonymous" w:id="47" w:date="2026-09-22T03:01:52Z">
                    <w:r w:rsidDel="00000000" w:rsidR="00000000" w:rsidRPr="00000000">
                      <w:rPr>
                        <w:rtl w:val="0"/>
                      </w:rPr>
                    </w:r>
                  </w:ins>
                </w:sdtContent>
              </w:sdt>
              <w:ins w:author="Anonymous" w:id="47" w:date="2026-09-22T03:01:52Z"/>
            </w:sdtContent>
          </w:sdt>
        </w:p>
      </w:sdtContent>
    </w:sdt>
    <w:sdt>
      <w:sdtPr>
        <w:id w:val="-704848758"/>
        <w:tag w:val="goog_rdk_847"/>
      </w:sdtPr>
      <w:sdtContent>
        <w:p w:rsidR="00000000" w:rsidDel="00000000" w:rsidP="00000000" w:rsidRDefault="00000000" w:rsidRPr="00000000" w14:paraId="000000E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8548722"/>
              <w:tag w:val="goog_rdk_845"/>
            </w:sdtPr>
            <w:sdtContent>
              <w:ins w:author="Anonymous" w:id="47" w:date="2026-09-22T03:01:52Z"/>
              <w:sdt>
                <w:sdtPr>
                  <w:id w:val="226321936"/>
                  <w:tag w:val="goog_rdk_846"/>
                </w:sdtPr>
                <w:sdtContent>
                  <w:ins w:author="Anonymous" w:id="47" w:date="2026-09-22T03:01:52Z">
                    <w:r w:rsidDel="00000000" w:rsidR="00000000" w:rsidRPr="00000000">
                      <w:rPr>
                        <w:rtl w:val="0"/>
                      </w:rPr>
                    </w:r>
                  </w:ins>
                </w:sdtContent>
              </w:sdt>
              <w:ins w:author="Anonymous" w:id="47" w:date="2026-09-22T03:01:52Z"/>
            </w:sdtContent>
          </w:sdt>
        </w:p>
      </w:sdtContent>
    </w:sdt>
    <w:sdt>
      <w:sdtPr>
        <w:id w:val="-709212514"/>
        <w:tag w:val="goog_rdk_850"/>
      </w:sdtPr>
      <w:sdtContent>
        <w:p w:rsidR="00000000" w:rsidDel="00000000" w:rsidP="00000000" w:rsidRDefault="00000000" w:rsidRPr="00000000" w14:paraId="000000E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2906825"/>
              <w:tag w:val="goog_rdk_848"/>
            </w:sdtPr>
            <w:sdtContent>
              <w:ins w:author="Anonymous" w:id="47" w:date="2026-09-22T03:01:52Z"/>
              <w:sdt>
                <w:sdtPr>
                  <w:id w:val="836717290"/>
                  <w:tag w:val="goog_rdk_849"/>
                </w:sdtPr>
                <w:sdtContent>
                  <w:ins w:author="Anonymous" w:id="47" w:date="2026-09-22T03:01:52Z">
                    <w:r w:rsidDel="00000000" w:rsidR="00000000" w:rsidRPr="00000000">
                      <w:rPr>
                        <w:rtl w:val="0"/>
                      </w:rPr>
                    </w:r>
                  </w:ins>
                </w:sdtContent>
              </w:sdt>
              <w:ins w:author="Anonymous" w:id="47" w:date="2026-09-22T03:01:52Z"/>
            </w:sdtContent>
          </w:sdt>
        </w:p>
      </w:sdtContent>
    </w:sdt>
    <w:sdt>
      <w:sdtPr>
        <w:id w:val="1317131572"/>
        <w:tag w:val="goog_rdk_853"/>
      </w:sdtPr>
      <w:sdtContent>
        <w:p w:rsidR="00000000" w:rsidDel="00000000" w:rsidP="00000000" w:rsidRDefault="00000000" w:rsidRPr="00000000" w14:paraId="000000E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0046281"/>
              <w:tag w:val="goog_rdk_851"/>
            </w:sdtPr>
            <w:sdtContent>
              <w:ins w:author="Anonymous" w:id="47" w:date="2026-09-22T03:01:52Z"/>
              <w:sdt>
                <w:sdtPr>
                  <w:id w:val="-1713969871"/>
                  <w:tag w:val="goog_rdk_852"/>
                </w:sdtPr>
                <w:sdtContent>
                  <w:ins w:author="Anonymous" w:id="47" w:date="2026-09-22T03:01:52Z">
                    <w:r w:rsidDel="00000000" w:rsidR="00000000" w:rsidRPr="00000000">
                      <w:rPr>
                        <w:rtl w:val="0"/>
                      </w:rPr>
                    </w:r>
                  </w:ins>
                </w:sdtContent>
              </w:sdt>
              <w:ins w:author="Anonymous" w:id="47" w:date="2026-09-22T03:01:52Z"/>
            </w:sdtContent>
          </w:sdt>
        </w:p>
      </w:sdtContent>
    </w:sdt>
    <w:sdt>
      <w:sdtPr>
        <w:id w:val="1456227133"/>
        <w:tag w:val="goog_rdk_856"/>
      </w:sdtPr>
      <w:sdtContent>
        <w:p w:rsidR="00000000" w:rsidDel="00000000" w:rsidP="00000000" w:rsidRDefault="00000000" w:rsidRPr="00000000" w14:paraId="000000E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1947087"/>
              <w:tag w:val="goog_rdk_854"/>
            </w:sdtPr>
            <w:sdtContent>
              <w:ins w:author="Anonymous" w:id="47" w:date="2026-09-22T03:01:52Z"/>
              <w:sdt>
                <w:sdtPr>
                  <w:id w:val="1007053083"/>
                  <w:tag w:val="goog_rdk_855"/>
                </w:sdtPr>
                <w:sdtContent>
                  <w:ins w:author="Anonymous" w:id="47" w:date="2026-09-22T03:01:52Z">
                    <w:r w:rsidDel="00000000" w:rsidR="00000000" w:rsidRPr="00000000">
                      <w:rPr>
                        <w:rtl w:val="0"/>
                      </w:rPr>
                    </w:r>
                  </w:ins>
                </w:sdtContent>
              </w:sdt>
              <w:ins w:author="Anonymous" w:id="47" w:date="2026-09-22T03:01:52Z"/>
            </w:sdtContent>
          </w:sdt>
        </w:p>
      </w:sdtContent>
    </w:sdt>
    <w:sdt>
      <w:sdtPr>
        <w:id w:val="1314866167"/>
        <w:tag w:val="goog_rdk_859"/>
      </w:sdtPr>
      <w:sdtContent>
        <w:p w:rsidR="00000000" w:rsidDel="00000000" w:rsidP="00000000" w:rsidRDefault="00000000" w:rsidRPr="00000000" w14:paraId="000000E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0971981"/>
              <w:tag w:val="goog_rdk_857"/>
            </w:sdtPr>
            <w:sdtContent>
              <w:ins w:author="Anonymous" w:id="47" w:date="2026-09-22T03:01:52Z"/>
              <w:sdt>
                <w:sdtPr>
                  <w:id w:val="324442321"/>
                  <w:tag w:val="goog_rdk_858"/>
                </w:sdtPr>
                <w:sdtContent>
                  <w:ins w:author="Anonymous" w:id="47" w:date="2026-09-22T03:01:52Z">
                    <w:r w:rsidDel="00000000" w:rsidR="00000000" w:rsidRPr="00000000">
                      <w:rPr>
                        <w:rtl w:val="0"/>
                      </w:rPr>
                    </w:r>
                  </w:ins>
                </w:sdtContent>
              </w:sdt>
              <w:ins w:author="Anonymous" w:id="47" w:date="2026-09-22T03:01:52Z"/>
            </w:sdtContent>
          </w:sdt>
        </w:p>
      </w:sdtContent>
    </w:sdt>
    <w:sdt>
      <w:sdtPr>
        <w:id w:val="657979257"/>
        <w:tag w:val="goog_rdk_862"/>
      </w:sdtPr>
      <w:sdtContent>
        <w:p w:rsidR="00000000" w:rsidDel="00000000" w:rsidP="00000000" w:rsidRDefault="00000000" w:rsidRPr="00000000" w14:paraId="000000F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2109050"/>
              <w:tag w:val="goog_rdk_860"/>
            </w:sdtPr>
            <w:sdtContent>
              <w:ins w:author="Anonymous" w:id="47" w:date="2026-09-22T03:01:52Z"/>
              <w:sdt>
                <w:sdtPr>
                  <w:id w:val="-1976103193"/>
                  <w:tag w:val="goog_rdk_861"/>
                </w:sdtPr>
                <w:sdtContent>
                  <w:ins w:author="Anonymous" w:id="47" w:date="2026-09-22T03:01:52Z">
                    <w:r w:rsidDel="00000000" w:rsidR="00000000" w:rsidRPr="00000000">
                      <w:rPr>
                        <w:rtl w:val="0"/>
                      </w:rPr>
                    </w:r>
                  </w:ins>
                </w:sdtContent>
              </w:sdt>
              <w:ins w:author="Anonymous" w:id="47" w:date="2026-09-22T03:01:52Z"/>
            </w:sdtContent>
          </w:sdt>
        </w:p>
      </w:sdtContent>
    </w:sdt>
    <w:sdt>
      <w:sdtPr>
        <w:id w:val="1969302298"/>
        <w:tag w:val="goog_rdk_865"/>
      </w:sdtPr>
      <w:sdtContent>
        <w:p w:rsidR="00000000" w:rsidDel="00000000" w:rsidP="00000000" w:rsidRDefault="00000000" w:rsidRPr="00000000" w14:paraId="000000F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1748327"/>
              <w:tag w:val="goog_rdk_863"/>
            </w:sdtPr>
            <w:sdtContent>
              <w:ins w:author="Anonymous" w:id="47" w:date="2026-09-22T03:01:52Z"/>
              <w:sdt>
                <w:sdtPr>
                  <w:id w:val="-2136123448"/>
                  <w:tag w:val="goog_rdk_864"/>
                </w:sdtPr>
                <w:sdtContent>
                  <w:ins w:author="Anonymous" w:id="47" w:date="2026-09-22T03:01:52Z">
                    <w:r w:rsidDel="00000000" w:rsidR="00000000" w:rsidRPr="00000000">
                      <w:rPr>
                        <w:rtl w:val="0"/>
                      </w:rPr>
                    </w:r>
                  </w:ins>
                </w:sdtContent>
              </w:sdt>
              <w:ins w:author="Anonymous" w:id="47" w:date="2026-09-22T03:01:52Z"/>
            </w:sdtContent>
          </w:sdt>
        </w:p>
      </w:sdtContent>
    </w:sdt>
    <w:sdt>
      <w:sdtPr>
        <w:id w:val="-1453363851"/>
        <w:tag w:val="goog_rdk_868"/>
      </w:sdtPr>
      <w:sdtContent>
        <w:p w:rsidR="00000000" w:rsidDel="00000000" w:rsidP="00000000" w:rsidRDefault="00000000" w:rsidRPr="00000000" w14:paraId="000000F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2640075"/>
              <w:tag w:val="goog_rdk_866"/>
            </w:sdtPr>
            <w:sdtContent>
              <w:ins w:author="Anonymous" w:id="47" w:date="2026-09-22T03:01:52Z"/>
              <w:sdt>
                <w:sdtPr>
                  <w:id w:val="-901980352"/>
                  <w:tag w:val="goog_rdk_867"/>
                </w:sdtPr>
                <w:sdtContent>
                  <w:ins w:author="Anonymous" w:id="47" w:date="2026-09-22T03:01:52Z">
                    <w:r w:rsidDel="00000000" w:rsidR="00000000" w:rsidRPr="00000000">
                      <w:rPr>
                        <w:rtl w:val="0"/>
                      </w:rPr>
                    </w:r>
                  </w:ins>
                </w:sdtContent>
              </w:sdt>
              <w:ins w:author="Anonymous" w:id="47" w:date="2026-09-22T03:01:52Z"/>
            </w:sdtContent>
          </w:sdt>
        </w:p>
      </w:sdtContent>
    </w:sdt>
    <w:sdt>
      <w:sdtPr>
        <w:id w:val="-467865575"/>
        <w:tag w:val="goog_rdk_871"/>
      </w:sdtPr>
      <w:sdtContent>
        <w:p w:rsidR="00000000" w:rsidDel="00000000" w:rsidP="00000000" w:rsidRDefault="00000000" w:rsidRPr="00000000" w14:paraId="000000F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7647420"/>
              <w:tag w:val="goog_rdk_869"/>
            </w:sdtPr>
            <w:sdtContent>
              <w:ins w:author="Anonymous" w:id="47" w:date="2026-09-22T03:01:52Z"/>
              <w:sdt>
                <w:sdtPr>
                  <w:id w:val="-672028805"/>
                  <w:tag w:val="goog_rdk_870"/>
                </w:sdtPr>
                <w:sdtContent>
                  <w:ins w:author="Anonymous" w:id="47" w:date="2026-09-22T03:01:52Z">
                    <w:r w:rsidDel="00000000" w:rsidR="00000000" w:rsidRPr="00000000">
                      <w:rPr>
                        <w:rtl w:val="0"/>
                      </w:rPr>
                    </w:r>
                  </w:ins>
                </w:sdtContent>
              </w:sdt>
              <w:ins w:author="Anonymous" w:id="47" w:date="2026-09-22T03:01:52Z"/>
            </w:sdtContent>
          </w:sdt>
        </w:p>
      </w:sdtContent>
    </w:sdt>
    <w:sdt>
      <w:sdtPr>
        <w:id w:val="109001351"/>
        <w:tag w:val="goog_rdk_874"/>
      </w:sdtPr>
      <w:sdtContent>
        <w:p w:rsidR="00000000" w:rsidDel="00000000" w:rsidP="00000000" w:rsidRDefault="00000000" w:rsidRPr="00000000" w14:paraId="000000F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64363697"/>
              <w:tag w:val="goog_rdk_872"/>
            </w:sdtPr>
            <w:sdtContent>
              <w:ins w:author="Anonymous" w:id="47" w:date="2026-09-22T03:01:52Z"/>
              <w:sdt>
                <w:sdtPr>
                  <w:id w:val="-1038625426"/>
                  <w:tag w:val="goog_rdk_873"/>
                </w:sdtPr>
                <w:sdtContent>
                  <w:ins w:author="Anonymous" w:id="47" w:date="2026-09-22T03:01:52Z">
                    <w:r w:rsidDel="00000000" w:rsidR="00000000" w:rsidRPr="00000000">
                      <w:rPr>
                        <w:rtl w:val="0"/>
                      </w:rPr>
                    </w:r>
                  </w:ins>
                </w:sdtContent>
              </w:sdt>
              <w:ins w:author="Anonymous" w:id="47" w:date="2026-09-22T03:01:52Z"/>
            </w:sdtContent>
          </w:sdt>
        </w:p>
      </w:sdtContent>
    </w:sdt>
    <w:sdt>
      <w:sdtPr>
        <w:id w:val="-99570674"/>
        <w:tag w:val="goog_rdk_877"/>
      </w:sdtPr>
      <w:sdtContent>
        <w:p w:rsidR="00000000" w:rsidDel="00000000" w:rsidP="00000000" w:rsidRDefault="00000000" w:rsidRPr="00000000" w14:paraId="000000F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0220503"/>
              <w:tag w:val="goog_rdk_875"/>
            </w:sdtPr>
            <w:sdtContent>
              <w:ins w:author="Anonymous" w:id="47" w:date="2026-09-22T03:01:52Z"/>
              <w:sdt>
                <w:sdtPr>
                  <w:id w:val="208276354"/>
                  <w:tag w:val="goog_rdk_876"/>
                </w:sdtPr>
                <w:sdtContent>
                  <w:ins w:author="Anonymous" w:id="47" w:date="2026-09-22T03:01:52Z">
                    <w:r w:rsidDel="00000000" w:rsidR="00000000" w:rsidRPr="00000000">
                      <w:rPr>
                        <w:rtl w:val="0"/>
                      </w:rPr>
                    </w:r>
                  </w:ins>
                </w:sdtContent>
              </w:sdt>
              <w:ins w:author="Anonymous" w:id="47" w:date="2026-09-22T03:01:52Z"/>
            </w:sdtContent>
          </w:sdt>
        </w:p>
      </w:sdtContent>
    </w:sdt>
    <w:sdt>
      <w:sdtPr>
        <w:id w:val="-1285042309"/>
        <w:tag w:val="goog_rdk_880"/>
      </w:sdtPr>
      <w:sdtContent>
        <w:p w:rsidR="00000000" w:rsidDel="00000000" w:rsidP="00000000" w:rsidRDefault="00000000" w:rsidRPr="00000000" w14:paraId="000000F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1599810"/>
              <w:tag w:val="goog_rdk_878"/>
            </w:sdtPr>
            <w:sdtContent>
              <w:ins w:author="Anonymous" w:id="47" w:date="2026-09-22T03:01:52Z"/>
              <w:sdt>
                <w:sdtPr>
                  <w:id w:val="1321243565"/>
                  <w:tag w:val="goog_rdk_879"/>
                </w:sdtPr>
                <w:sdtContent>
                  <w:ins w:author="Anonymous" w:id="47" w:date="2026-09-22T03:01:52Z">
                    <w:r w:rsidDel="00000000" w:rsidR="00000000" w:rsidRPr="00000000">
                      <w:rPr>
                        <w:rtl w:val="0"/>
                      </w:rPr>
                    </w:r>
                  </w:ins>
                </w:sdtContent>
              </w:sdt>
              <w:ins w:author="Anonymous" w:id="47" w:date="2026-09-22T03:01:52Z"/>
            </w:sdtContent>
          </w:sdt>
        </w:p>
      </w:sdtContent>
    </w:sdt>
    <w:sdt>
      <w:sdtPr>
        <w:id w:val="439778163"/>
        <w:tag w:val="goog_rdk_883"/>
      </w:sdtPr>
      <w:sdtContent>
        <w:p w:rsidR="00000000" w:rsidDel="00000000" w:rsidP="00000000" w:rsidRDefault="00000000" w:rsidRPr="00000000" w14:paraId="000000F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5190568"/>
              <w:tag w:val="goog_rdk_881"/>
            </w:sdtPr>
            <w:sdtContent>
              <w:ins w:author="Anonymous" w:id="47" w:date="2026-09-22T03:01:52Z"/>
              <w:sdt>
                <w:sdtPr>
                  <w:id w:val="1670076610"/>
                  <w:tag w:val="goog_rdk_882"/>
                </w:sdtPr>
                <w:sdtContent>
                  <w:ins w:author="Anonymous" w:id="47" w:date="2026-09-22T03:01:52Z">
                    <w:r w:rsidDel="00000000" w:rsidR="00000000" w:rsidRPr="00000000">
                      <w:rPr>
                        <w:rtl w:val="0"/>
                      </w:rPr>
                    </w:r>
                  </w:ins>
                </w:sdtContent>
              </w:sdt>
              <w:ins w:author="Anonymous" w:id="47" w:date="2026-09-22T03:01:52Z"/>
            </w:sdtContent>
          </w:sdt>
        </w:p>
      </w:sdtContent>
    </w:sdt>
    <w:sdt>
      <w:sdtPr>
        <w:id w:val="-701839510"/>
        <w:tag w:val="goog_rdk_886"/>
      </w:sdtPr>
      <w:sdtContent>
        <w:p w:rsidR="00000000" w:rsidDel="00000000" w:rsidP="00000000" w:rsidRDefault="00000000" w:rsidRPr="00000000" w14:paraId="000000F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96124953"/>
              <w:tag w:val="goog_rdk_884"/>
            </w:sdtPr>
            <w:sdtContent>
              <w:ins w:author="Anonymous" w:id="47" w:date="2026-09-22T03:01:52Z"/>
              <w:sdt>
                <w:sdtPr>
                  <w:id w:val="-593448064"/>
                  <w:tag w:val="goog_rdk_885"/>
                </w:sdtPr>
                <w:sdtContent>
                  <w:ins w:author="Anonymous" w:id="47" w:date="2026-09-22T03:01:52Z">
                    <w:r w:rsidDel="00000000" w:rsidR="00000000" w:rsidRPr="00000000">
                      <w:rPr>
                        <w:rtl w:val="0"/>
                      </w:rPr>
                    </w:r>
                  </w:ins>
                </w:sdtContent>
              </w:sdt>
              <w:ins w:author="Anonymous" w:id="47" w:date="2026-09-22T03:01:52Z"/>
            </w:sdtContent>
          </w:sdt>
        </w:p>
      </w:sdtContent>
    </w:sdt>
    <w:sdt>
      <w:sdtPr>
        <w:id w:val="-83112714"/>
        <w:tag w:val="goog_rdk_889"/>
      </w:sdtPr>
      <w:sdtContent>
        <w:p w:rsidR="00000000" w:rsidDel="00000000" w:rsidP="00000000" w:rsidRDefault="00000000" w:rsidRPr="00000000" w14:paraId="000000F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3930107"/>
              <w:tag w:val="goog_rdk_887"/>
            </w:sdtPr>
            <w:sdtContent>
              <w:ins w:author="Anonymous" w:id="47" w:date="2026-09-22T03:01:52Z"/>
              <w:sdt>
                <w:sdtPr>
                  <w:id w:val="1177223719"/>
                  <w:tag w:val="goog_rdk_888"/>
                </w:sdtPr>
                <w:sdtContent>
                  <w:ins w:author="Anonymous" w:id="47" w:date="2026-09-22T03:01:52Z">
                    <w:r w:rsidDel="00000000" w:rsidR="00000000" w:rsidRPr="00000000">
                      <w:rPr>
                        <w:rtl w:val="0"/>
                      </w:rPr>
                    </w:r>
                  </w:ins>
                </w:sdtContent>
              </w:sdt>
              <w:ins w:author="Anonymous" w:id="47" w:date="2026-09-22T03:01:52Z"/>
            </w:sdtContent>
          </w:sdt>
        </w:p>
      </w:sdtContent>
    </w:sdt>
    <w:sdt>
      <w:sdtPr>
        <w:id w:val="-1313064531"/>
        <w:tag w:val="goog_rdk_892"/>
      </w:sdtPr>
      <w:sdtContent>
        <w:p w:rsidR="00000000" w:rsidDel="00000000" w:rsidP="00000000" w:rsidRDefault="00000000" w:rsidRPr="00000000" w14:paraId="000000F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5613419"/>
              <w:tag w:val="goog_rdk_890"/>
            </w:sdtPr>
            <w:sdtContent>
              <w:ins w:author="Anonymous" w:id="47" w:date="2026-09-22T03:01:52Z"/>
              <w:sdt>
                <w:sdtPr>
                  <w:id w:val="784274805"/>
                  <w:tag w:val="goog_rdk_891"/>
                </w:sdtPr>
                <w:sdtContent>
                  <w:ins w:author="Anonymous" w:id="47" w:date="2026-09-22T03:01:52Z">
                    <w:r w:rsidDel="00000000" w:rsidR="00000000" w:rsidRPr="00000000">
                      <w:rPr>
                        <w:rtl w:val="0"/>
                      </w:rPr>
                    </w:r>
                  </w:ins>
                </w:sdtContent>
              </w:sdt>
              <w:ins w:author="Anonymous" w:id="47" w:date="2026-09-22T03:01:52Z"/>
            </w:sdtContent>
          </w:sdt>
        </w:p>
      </w:sdtContent>
    </w:sdt>
    <w:sdt>
      <w:sdtPr>
        <w:id w:val="1192014695"/>
        <w:tag w:val="goog_rdk_895"/>
      </w:sdtPr>
      <w:sdtContent>
        <w:p w:rsidR="00000000" w:rsidDel="00000000" w:rsidP="00000000" w:rsidRDefault="00000000" w:rsidRPr="00000000" w14:paraId="000000F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1578681"/>
              <w:tag w:val="goog_rdk_893"/>
            </w:sdtPr>
            <w:sdtContent>
              <w:ins w:author="Anonymous" w:id="47" w:date="2026-09-22T03:01:52Z"/>
              <w:sdt>
                <w:sdtPr>
                  <w:id w:val="48589190"/>
                  <w:tag w:val="goog_rdk_894"/>
                </w:sdtPr>
                <w:sdtContent>
                  <w:ins w:author="Anonymous" w:id="47" w:date="2026-09-22T03:01:52Z">
                    <w:r w:rsidDel="00000000" w:rsidR="00000000" w:rsidRPr="00000000">
                      <w:rPr>
                        <w:rtl w:val="0"/>
                      </w:rPr>
                    </w:r>
                  </w:ins>
                </w:sdtContent>
              </w:sdt>
              <w:ins w:author="Anonymous" w:id="47" w:date="2026-09-22T03:01:52Z"/>
            </w:sdtContent>
          </w:sdt>
        </w:p>
      </w:sdtContent>
    </w:sdt>
    <w:sdt>
      <w:sdtPr>
        <w:id w:val="2089289955"/>
        <w:tag w:val="goog_rdk_898"/>
      </w:sdtPr>
      <w:sdtContent>
        <w:p w:rsidR="00000000" w:rsidDel="00000000" w:rsidP="00000000" w:rsidRDefault="00000000" w:rsidRPr="00000000" w14:paraId="000000F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5577490"/>
              <w:tag w:val="goog_rdk_896"/>
            </w:sdtPr>
            <w:sdtContent>
              <w:ins w:author="Anonymous" w:id="47" w:date="2026-09-22T03:01:52Z"/>
              <w:sdt>
                <w:sdtPr>
                  <w:id w:val="-1985990303"/>
                  <w:tag w:val="goog_rdk_897"/>
                </w:sdtPr>
                <w:sdtContent>
                  <w:ins w:author="Anonymous" w:id="47" w:date="2026-09-22T03:01:52Z">
                    <w:r w:rsidDel="00000000" w:rsidR="00000000" w:rsidRPr="00000000">
                      <w:rPr>
                        <w:rtl w:val="0"/>
                      </w:rPr>
                    </w:r>
                  </w:ins>
                </w:sdtContent>
              </w:sdt>
              <w:ins w:author="Anonymous" w:id="47" w:date="2026-09-22T03:01:52Z"/>
            </w:sdtContent>
          </w:sdt>
        </w:p>
      </w:sdtContent>
    </w:sdt>
    <w:sdt>
      <w:sdtPr>
        <w:id w:val="-1834797781"/>
        <w:tag w:val="goog_rdk_901"/>
      </w:sdtPr>
      <w:sdtContent>
        <w:p w:rsidR="00000000" w:rsidDel="00000000" w:rsidP="00000000" w:rsidRDefault="00000000" w:rsidRPr="00000000" w14:paraId="000000F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669512"/>
              <w:tag w:val="goog_rdk_899"/>
            </w:sdtPr>
            <w:sdtContent>
              <w:ins w:author="Anonymous" w:id="47" w:date="2026-09-22T03:01:52Z"/>
              <w:sdt>
                <w:sdtPr>
                  <w:id w:val="918040791"/>
                  <w:tag w:val="goog_rdk_900"/>
                </w:sdtPr>
                <w:sdtContent>
                  <w:ins w:author="Anonymous" w:id="47" w:date="2026-09-22T03:01:52Z">
                    <w:r w:rsidDel="00000000" w:rsidR="00000000" w:rsidRPr="00000000">
                      <w:rPr>
                        <w:rtl w:val="0"/>
                      </w:rPr>
                    </w:r>
                  </w:ins>
                </w:sdtContent>
              </w:sdt>
              <w:ins w:author="Anonymous" w:id="47" w:date="2026-09-22T03:01:52Z"/>
            </w:sdtContent>
          </w:sdt>
        </w:p>
      </w:sdtContent>
    </w:sdt>
    <w:sdt>
      <w:sdtPr>
        <w:id w:val="1190867406"/>
        <w:tag w:val="goog_rdk_904"/>
      </w:sdtPr>
      <w:sdtContent>
        <w:p w:rsidR="00000000" w:rsidDel="00000000" w:rsidP="00000000" w:rsidRDefault="00000000" w:rsidRPr="00000000" w14:paraId="000000F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7870025"/>
              <w:tag w:val="goog_rdk_902"/>
            </w:sdtPr>
            <w:sdtContent>
              <w:ins w:author="Anonymous" w:id="47" w:date="2026-09-22T03:01:52Z"/>
              <w:sdt>
                <w:sdtPr>
                  <w:id w:val="-1764071741"/>
                  <w:tag w:val="goog_rdk_903"/>
                </w:sdtPr>
                <w:sdtContent>
                  <w:ins w:author="Anonymous" w:id="47" w:date="2026-09-22T03:01:52Z">
                    <w:r w:rsidDel="00000000" w:rsidR="00000000" w:rsidRPr="00000000">
                      <w:rPr>
                        <w:rtl w:val="0"/>
                      </w:rPr>
                    </w:r>
                  </w:ins>
                </w:sdtContent>
              </w:sdt>
              <w:ins w:author="Anonymous" w:id="47" w:date="2026-09-22T03:01:52Z"/>
            </w:sdtContent>
          </w:sdt>
        </w:p>
      </w:sdtContent>
    </w:sdt>
    <w:sdt>
      <w:sdtPr>
        <w:id w:val="-326460736"/>
        <w:tag w:val="goog_rdk_907"/>
      </w:sdtPr>
      <w:sdtContent>
        <w:p w:rsidR="00000000" w:rsidDel="00000000" w:rsidP="00000000" w:rsidRDefault="00000000" w:rsidRPr="00000000" w14:paraId="000000F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8303345"/>
              <w:tag w:val="goog_rdk_905"/>
            </w:sdtPr>
            <w:sdtContent>
              <w:ins w:author="Anonymous" w:id="47" w:date="2026-09-22T03:01:52Z"/>
              <w:sdt>
                <w:sdtPr>
                  <w:id w:val="-791639897"/>
                  <w:tag w:val="goog_rdk_906"/>
                </w:sdtPr>
                <w:sdtContent>
                  <w:ins w:author="Anonymous" w:id="47" w:date="2026-09-22T03:01:52Z">
                    <w:r w:rsidDel="00000000" w:rsidR="00000000" w:rsidRPr="00000000">
                      <w:rPr>
                        <w:rtl w:val="0"/>
                      </w:rPr>
                    </w:r>
                  </w:ins>
                </w:sdtContent>
              </w:sdt>
              <w:ins w:author="Anonymous" w:id="47" w:date="2026-09-22T03:01:52Z"/>
            </w:sdtContent>
          </w:sdt>
        </w:p>
      </w:sdtContent>
    </w:sdt>
    <w:sdt>
      <w:sdtPr>
        <w:id w:val="-687792582"/>
        <w:tag w:val="goog_rdk_910"/>
      </w:sdtPr>
      <w:sdtContent>
        <w:p w:rsidR="00000000" w:rsidDel="00000000" w:rsidP="00000000" w:rsidRDefault="00000000" w:rsidRPr="00000000" w14:paraId="0000010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81228333"/>
              <w:tag w:val="goog_rdk_908"/>
            </w:sdtPr>
            <w:sdtContent>
              <w:ins w:author="Anonymous" w:id="47" w:date="2026-09-22T03:01:52Z"/>
              <w:sdt>
                <w:sdtPr>
                  <w:id w:val="-1772204994"/>
                  <w:tag w:val="goog_rdk_909"/>
                </w:sdtPr>
                <w:sdtContent>
                  <w:ins w:author="Anonymous" w:id="47" w:date="2026-09-22T03:01:52Z">
                    <w:r w:rsidDel="00000000" w:rsidR="00000000" w:rsidRPr="00000000">
                      <w:rPr>
                        <w:rtl w:val="0"/>
                      </w:rPr>
                    </w:r>
                  </w:ins>
                </w:sdtContent>
              </w:sdt>
              <w:ins w:author="Anonymous" w:id="47" w:date="2026-09-22T03:01:52Z"/>
            </w:sdtContent>
          </w:sdt>
        </w:p>
      </w:sdtContent>
    </w:sdt>
    <w:sdt>
      <w:sdtPr>
        <w:id w:val="-1918451435"/>
        <w:tag w:val="goog_rdk_913"/>
      </w:sdtPr>
      <w:sdtContent>
        <w:p w:rsidR="00000000" w:rsidDel="00000000" w:rsidP="00000000" w:rsidRDefault="00000000" w:rsidRPr="00000000" w14:paraId="0000010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752542"/>
              <w:tag w:val="goog_rdk_911"/>
            </w:sdtPr>
            <w:sdtContent>
              <w:ins w:author="Anonymous" w:id="47" w:date="2026-09-22T03:01:52Z"/>
              <w:sdt>
                <w:sdtPr>
                  <w:id w:val="-426933931"/>
                  <w:tag w:val="goog_rdk_912"/>
                </w:sdtPr>
                <w:sdtContent>
                  <w:ins w:author="Anonymous" w:id="47" w:date="2026-09-22T03:01:52Z">
                    <w:r w:rsidDel="00000000" w:rsidR="00000000" w:rsidRPr="00000000">
                      <w:rPr>
                        <w:rtl w:val="0"/>
                      </w:rPr>
                    </w:r>
                  </w:ins>
                </w:sdtContent>
              </w:sdt>
              <w:ins w:author="Anonymous" w:id="47" w:date="2026-09-22T03:01:52Z"/>
            </w:sdtContent>
          </w:sdt>
        </w:p>
      </w:sdtContent>
    </w:sdt>
    <w:sdt>
      <w:sdtPr>
        <w:id w:val="-1653280510"/>
        <w:tag w:val="goog_rdk_916"/>
      </w:sdtPr>
      <w:sdtContent>
        <w:p w:rsidR="00000000" w:rsidDel="00000000" w:rsidP="00000000" w:rsidRDefault="00000000" w:rsidRPr="00000000" w14:paraId="0000010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6633056"/>
              <w:tag w:val="goog_rdk_914"/>
            </w:sdtPr>
            <w:sdtContent>
              <w:ins w:author="Anonymous" w:id="47" w:date="2026-09-22T03:01:52Z"/>
              <w:sdt>
                <w:sdtPr>
                  <w:id w:val="-1301086559"/>
                  <w:tag w:val="goog_rdk_915"/>
                </w:sdtPr>
                <w:sdtContent>
                  <w:ins w:author="Anonymous" w:id="47" w:date="2026-09-22T03:01:52Z">
                    <w:r w:rsidDel="00000000" w:rsidR="00000000" w:rsidRPr="00000000">
                      <w:rPr>
                        <w:rtl w:val="0"/>
                      </w:rPr>
                    </w:r>
                  </w:ins>
                </w:sdtContent>
              </w:sdt>
              <w:ins w:author="Anonymous" w:id="47" w:date="2026-09-22T03:01:52Z"/>
            </w:sdtContent>
          </w:sdt>
        </w:p>
      </w:sdtContent>
    </w:sdt>
    <w:sdt>
      <w:sdtPr>
        <w:id w:val="1833920353"/>
        <w:tag w:val="goog_rdk_919"/>
      </w:sdtPr>
      <w:sdtContent>
        <w:p w:rsidR="00000000" w:rsidDel="00000000" w:rsidP="00000000" w:rsidRDefault="00000000" w:rsidRPr="00000000" w14:paraId="0000010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93571587"/>
              <w:tag w:val="goog_rdk_917"/>
            </w:sdtPr>
            <w:sdtContent>
              <w:ins w:author="Anonymous" w:id="47" w:date="2026-09-22T03:01:52Z"/>
              <w:sdt>
                <w:sdtPr>
                  <w:id w:val="-860464591"/>
                  <w:tag w:val="goog_rdk_918"/>
                </w:sdtPr>
                <w:sdtContent>
                  <w:ins w:author="Anonymous" w:id="47" w:date="2026-09-22T03:01:52Z">
                    <w:r w:rsidDel="00000000" w:rsidR="00000000" w:rsidRPr="00000000">
                      <w:rPr>
                        <w:rtl w:val="0"/>
                      </w:rPr>
                    </w:r>
                  </w:ins>
                </w:sdtContent>
              </w:sdt>
              <w:ins w:author="Anonymous" w:id="47" w:date="2026-09-22T03:01:52Z"/>
            </w:sdtContent>
          </w:sdt>
        </w:p>
      </w:sdtContent>
    </w:sdt>
    <w:sdt>
      <w:sdtPr>
        <w:id w:val="713480813"/>
        <w:tag w:val="goog_rdk_922"/>
      </w:sdtPr>
      <w:sdtContent>
        <w:p w:rsidR="00000000" w:rsidDel="00000000" w:rsidP="00000000" w:rsidRDefault="00000000" w:rsidRPr="00000000" w14:paraId="0000010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8369994"/>
              <w:tag w:val="goog_rdk_920"/>
            </w:sdtPr>
            <w:sdtContent>
              <w:ins w:author="Anonymous" w:id="47" w:date="2026-09-22T03:01:52Z"/>
              <w:sdt>
                <w:sdtPr>
                  <w:id w:val="-1956219949"/>
                  <w:tag w:val="goog_rdk_921"/>
                </w:sdtPr>
                <w:sdtContent>
                  <w:ins w:author="Anonymous" w:id="47" w:date="2026-09-22T03:01:52Z">
                    <w:r w:rsidDel="00000000" w:rsidR="00000000" w:rsidRPr="00000000">
                      <w:rPr>
                        <w:rtl w:val="0"/>
                      </w:rPr>
                    </w:r>
                  </w:ins>
                </w:sdtContent>
              </w:sdt>
              <w:ins w:author="Anonymous" w:id="47" w:date="2026-09-22T03:01:52Z"/>
            </w:sdtContent>
          </w:sdt>
        </w:p>
      </w:sdtContent>
    </w:sdt>
    <w:sdt>
      <w:sdtPr>
        <w:id w:val="-1089502979"/>
        <w:tag w:val="goog_rdk_925"/>
      </w:sdtPr>
      <w:sdtContent>
        <w:p w:rsidR="00000000" w:rsidDel="00000000" w:rsidP="00000000" w:rsidRDefault="00000000" w:rsidRPr="00000000" w14:paraId="0000010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4513791"/>
              <w:tag w:val="goog_rdk_923"/>
            </w:sdtPr>
            <w:sdtContent>
              <w:ins w:author="Anonymous" w:id="47" w:date="2026-09-22T03:01:52Z"/>
              <w:sdt>
                <w:sdtPr>
                  <w:id w:val="719638866"/>
                  <w:tag w:val="goog_rdk_924"/>
                </w:sdtPr>
                <w:sdtContent>
                  <w:ins w:author="Anonymous" w:id="47" w:date="2026-09-22T03:01:52Z">
                    <w:r w:rsidDel="00000000" w:rsidR="00000000" w:rsidRPr="00000000">
                      <w:rPr>
                        <w:rtl w:val="0"/>
                      </w:rPr>
                    </w:r>
                  </w:ins>
                </w:sdtContent>
              </w:sdt>
              <w:ins w:author="Anonymous" w:id="47" w:date="2026-09-22T03:01:52Z"/>
            </w:sdtContent>
          </w:sdt>
        </w:p>
      </w:sdtContent>
    </w:sdt>
    <w:sdt>
      <w:sdtPr>
        <w:id w:val="-971676573"/>
        <w:tag w:val="goog_rdk_928"/>
      </w:sdtPr>
      <w:sdtContent>
        <w:p w:rsidR="00000000" w:rsidDel="00000000" w:rsidP="00000000" w:rsidRDefault="00000000" w:rsidRPr="00000000" w14:paraId="0000010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1599700"/>
              <w:tag w:val="goog_rdk_926"/>
            </w:sdtPr>
            <w:sdtContent>
              <w:ins w:author="Anonymous" w:id="47" w:date="2026-09-22T03:01:52Z"/>
              <w:sdt>
                <w:sdtPr>
                  <w:id w:val="1341245339"/>
                  <w:tag w:val="goog_rdk_927"/>
                </w:sdtPr>
                <w:sdtContent>
                  <w:ins w:author="Anonymous" w:id="47" w:date="2026-09-22T03:01:52Z">
                    <w:r w:rsidDel="00000000" w:rsidR="00000000" w:rsidRPr="00000000">
                      <w:rPr>
                        <w:rtl w:val="0"/>
                      </w:rPr>
                    </w:r>
                  </w:ins>
                </w:sdtContent>
              </w:sdt>
              <w:ins w:author="Anonymous" w:id="47" w:date="2026-09-22T03:01:52Z"/>
            </w:sdtContent>
          </w:sdt>
        </w:p>
      </w:sdtContent>
    </w:sdt>
    <w:sdt>
      <w:sdtPr>
        <w:id w:val="-1629977703"/>
        <w:tag w:val="goog_rdk_931"/>
      </w:sdtPr>
      <w:sdtContent>
        <w:p w:rsidR="00000000" w:rsidDel="00000000" w:rsidP="00000000" w:rsidRDefault="00000000" w:rsidRPr="00000000" w14:paraId="0000010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4323574"/>
              <w:tag w:val="goog_rdk_929"/>
            </w:sdtPr>
            <w:sdtContent>
              <w:ins w:author="Anonymous" w:id="47" w:date="2026-09-22T03:01:52Z"/>
              <w:sdt>
                <w:sdtPr>
                  <w:id w:val="-31230617"/>
                  <w:tag w:val="goog_rdk_930"/>
                </w:sdtPr>
                <w:sdtContent>
                  <w:ins w:author="Anonymous" w:id="47" w:date="2026-09-22T03:01:52Z">
                    <w:r w:rsidDel="00000000" w:rsidR="00000000" w:rsidRPr="00000000">
                      <w:rPr>
                        <w:rtl w:val="0"/>
                      </w:rPr>
                    </w:r>
                  </w:ins>
                </w:sdtContent>
              </w:sdt>
              <w:ins w:author="Anonymous" w:id="47" w:date="2026-09-22T03:01:52Z"/>
            </w:sdtContent>
          </w:sdt>
        </w:p>
      </w:sdtContent>
    </w:sdt>
    <w:sdt>
      <w:sdtPr>
        <w:id w:val="284869852"/>
        <w:tag w:val="goog_rdk_934"/>
      </w:sdtPr>
      <w:sdtContent>
        <w:p w:rsidR="00000000" w:rsidDel="00000000" w:rsidP="00000000" w:rsidRDefault="00000000" w:rsidRPr="00000000" w14:paraId="0000010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8488484"/>
              <w:tag w:val="goog_rdk_932"/>
            </w:sdtPr>
            <w:sdtContent>
              <w:ins w:author="Anonymous" w:id="47" w:date="2026-09-22T03:01:52Z"/>
              <w:sdt>
                <w:sdtPr>
                  <w:id w:val="-145650299"/>
                  <w:tag w:val="goog_rdk_933"/>
                </w:sdtPr>
                <w:sdtContent>
                  <w:ins w:author="Anonymous" w:id="47" w:date="2026-09-22T03:01:52Z">
                    <w:r w:rsidDel="00000000" w:rsidR="00000000" w:rsidRPr="00000000">
                      <w:rPr>
                        <w:rtl w:val="0"/>
                      </w:rPr>
                    </w:r>
                  </w:ins>
                </w:sdtContent>
              </w:sdt>
              <w:ins w:author="Anonymous" w:id="47" w:date="2026-09-22T03:01:52Z"/>
            </w:sdtContent>
          </w:sdt>
        </w:p>
      </w:sdtContent>
    </w:sdt>
    <w:sdt>
      <w:sdtPr>
        <w:id w:val="1890171073"/>
        <w:tag w:val="goog_rdk_937"/>
      </w:sdtPr>
      <w:sdtContent>
        <w:p w:rsidR="00000000" w:rsidDel="00000000" w:rsidP="00000000" w:rsidRDefault="00000000" w:rsidRPr="00000000" w14:paraId="0000010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5019594"/>
              <w:tag w:val="goog_rdk_935"/>
            </w:sdtPr>
            <w:sdtContent>
              <w:ins w:author="Anonymous" w:id="47" w:date="2026-09-22T03:01:52Z"/>
              <w:sdt>
                <w:sdtPr>
                  <w:id w:val="-1077939461"/>
                  <w:tag w:val="goog_rdk_936"/>
                </w:sdtPr>
                <w:sdtContent>
                  <w:ins w:author="Anonymous" w:id="47" w:date="2026-09-22T03:01:52Z">
                    <w:r w:rsidDel="00000000" w:rsidR="00000000" w:rsidRPr="00000000">
                      <w:rPr>
                        <w:rtl w:val="0"/>
                      </w:rPr>
                    </w:r>
                  </w:ins>
                </w:sdtContent>
              </w:sdt>
              <w:ins w:author="Anonymous" w:id="47" w:date="2026-09-22T03:01:52Z"/>
            </w:sdtContent>
          </w:sdt>
        </w:p>
      </w:sdtContent>
    </w:sdt>
    <w:sdt>
      <w:sdtPr>
        <w:id w:val="-733074213"/>
        <w:tag w:val="goog_rdk_940"/>
      </w:sdtPr>
      <w:sdtContent>
        <w:p w:rsidR="00000000" w:rsidDel="00000000" w:rsidP="00000000" w:rsidRDefault="00000000" w:rsidRPr="00000000" w14:paraId="0000010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2353207"/>
              <w:tag w:val="goog_rdk_938"/>
            </w:sdtPr>
            <w:sdtContent>
              <w:ins w:author="Anonymous" w:id="47" w:date="2026-09-22T03:01:52Z"/>
              <w:sdt>
                <w:sdtPr>
                  <w:id w:val="1913790608"/>
                  <w:tag w:val="goog_rdk_939"/>
                </w:sdtPr>
                <w:sdtContent>
                  <w:ins w:author="Anonymous" w:id="47" w:date="2026-09-22T03:01:52Z">
                    <w:r w:rsidDel="00000000" w:rsidR="00000000" w:rsidRPr="00000000">
                      <w:rPr>
                        <w:rtl w:val="0"/>
                      </w:rPr>
                    </w:r>
                  </w:ins>
                </w:sdtContent>
              </w:sdt>
              <w:ins w:author="Anonymous" w:id="47" w:date="2026-09-22T03:01:52Z"/>
            </w:sdtContent>
          </w:sdt>
        </w:p>
      </w:sdtContent>
    </w:sdt>
    <w:p w:rsidR="00000000" w:rsidDel="00000000" w:rsidP="00000000" w:rsidRDefault="00000000" w:rsidRPr="00000000" w14:paraId="0000010B">
      <w:pPr>
        <w:spacing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ComicCraft - AI Comic Story Creator using  Gemini Models</w:t>
      </w:r>
    </w:p>
    <w:sdt>
      <w:sdtPr>
        <w:id w:val="-1869515992"/>
        <w:tag w:val="goog_rdk_941"/>
      </w:sdtPr>
      <w:sdtContent>
        <w:p w:rsidR="00000000" w:rsidDel="00000000" w:rsidP="00000000" w:rsidRDefault="00000000" w:rsidRPr="00000000" w14:paraId="0000010C">
          <w:pPr>
            <w:spacing w:line="276" w:lineRule="auto"/>
            <w:ind w:left="0" w:firstLine="0"/>
            <w:rPr>
              <w:rFonts w:ascii="Cambria" w:cs="Cambria" w:eastAsia="Cambria" w:hAnsi="Cambria"/>
              <w:b w:val="1"/>
              <w:bCs w:val="1"/>
            </w:rPr>
            <w:pPrChange w:author="BALACHANDARJ" w:id="0" w:date="2026-09-22T09:25:56Z">
              <w:pPr>
                <w:spacing w:line="276" w:lineRule="auto"/>
              </w:pPr>
            </w:pPrChange>
          </w:pPr>
          <w:r w:rsidDel="00000000" w:rsidR="00000000" w:rsidRPr="00000000">
            <w:rPr>
              <w:rtl w:val="0"/>
            </w:rPr>
          </w:r>
        </w:p>
      </w:sdtContent>
    </w:sdt>
    <w:p w:rsidR="00000000" w:rsidDel="00000000" w:rsidP="00000000" w:rsidRDefault="00000000" w:rsidRPr="00000000" w14:paraId="0000010D">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sdt>
      <w:sdtPr>
        <w:id w:val="-1536724270"/>
        <w:tag w:val="goog_rdk_943"/>
      </w:sdtPr>
      <w:sdtContent>
        <w:p w:rsidR="00000000" w:rsidDel="00000000" w:rsidP="00000000" w:rsidRDefault="00000000" w:rsidRPr="00000000" w14:paraId="0000010E">
          <w:pPr>
            <w:spacing w:after="240" w:before="240" w:line="276" w:lineRule="auto"/>
            <w:ind w:right="0"/>
            <w:rPr>
              <w:rFonts w:ascii="Cambria" w:cs="Cambria" w:eastAsia="Cambria" w:hAnsi="Cambria"/>
            </w:rPr>
            <w:pPrChange w:author="Shinny" w:id="0" w:date="2026-09-22T13:12:49Z">
              <w:pPr>
                <w:spacing w:after="240" w:before="240" w:line="276" w:lineRule="auto"/>
              </w:pPr>
            </w:pPrChange>
          </w:pPr>
          <w:r w:rsidDel="00000000" w:rsidR="00000000" w:rsidRPr="00000000">
            <w:rPr>
              <w:rFonts w:ascii="Cambria" w:cs="Cambria" w:eastAsia="Cambria" w:hAnsi="Cambria"/>
              <w:b w:val="1"/>
              <w:bCs w:val="1"/>
              <w:rtl w:val="0"/>
            </w:rPr>
            <w:t xml:space="preserve">ComicCraft</w:t>
          </w:r>
          <w:r w:rsidDel="00000000" w:rsidR="00000000" w:rsidRPr="00000000">
            <w:rPr>
              <w:rFonts w:ascii="Cambria" w:cs="Cambria" w:eastAsia="Cambria" w:hAnsi="Cambria"/>
              <w:rtl w:val="0"/>
            </w:rPr>
            <w:t xml:space="preserve"> is a web-based application that uses AI to generate personalized comic book stor</w:t>
          </w:r>
          <w:sdt>
            <w:sdtPr>
              <w:id w:val="626091528"/>
              <w:tag w:val="goog_rdk_942"/>
            </w:sdtPr>
            <w:sdtContent>
              <w:ins w:author="Shinny" w:id="55" w:date="2026-09-22T13:11:28Z">
                <w:r w:rsidDel="00000000" w:rsidR="00000000" w:rsidRPr="00000000">
                  <w:rPr>
                    <w:rFonts w:ascii="Cambria" w:cs="Cambria" w:eastAsia="Cambria" w:hAnsi="Cambria"/>
                    <w:rtl w:val="0"/>
                  </w:rPr>
                  <w:t xml:space="preserve"> </w:t>
                </w:r>
              </w:ins>
            </w:sdtContent>
          </w:sdt>
          <w:r w:rsidDel="00000000" w:rsidR="00000000" w:rsidRPr="00000000">
            <w:rPr>
              <w:rFonts w:ascii="Cambria" w:cs="Cambria" w:eastAsia="Cambria" w:hAnsi="Cambria"/>
              <w:rtl w:val="0"/>
            </w:rPr>
            <w:t xml:space="preserve">ies and illustrations based on user-provided prompts. Built with FastAPI and integrated with Google’s Gemini AI models along with Stable Diffusion, ComicCraft streamlines the creative process of generating storylines, dialogues, and vivid comic-style imagery automatically.</w:t>
          </w:r>
        </w:p>
      </w:sdtContent>
    </w:sdt>
    <w:p w:rsidR="00000000" w:rsidDel="00000000" w:rsidP="00000000" w:rsidRDefault="00000000" w:rsidRPr="00000000" w14:paraId="0000010F">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000000" w:rsidDel="00000000" w:rsidP="00000000" w:rsidRDefault="00000000" w:rsidRPr="00000000" w14:paraId="0000011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sdt>
        <w:sdtPr>
          <w:id w:val="-1196716626"/>
          <w:tag w:val="goog_rdk_944"/>
        </w:sdtPr>
        <w:sdtContent>
          <w:ins w:author="Viji Viji" w:id="57" w:date="2026-09-22T05:29:32Z">
            <w:r w:rsidDel="00000000" w:rsidR="00000000" w:rsidRPr="00000000">
              <w:rPr>
                <w:rFonts w:ascii="Cambria" w:cs="Cambria" w:eastAsia="Cambria" w:hAnsi="Cambria"/>
                <w:rtl w:val="0"/>
              </w:rPr>
              <w:t xml:space="preserve">     </w:t>
            </w:r>
          </w:ins>
        </w:sdtContent>
      </w:sdt>
      <w:r w:rsidDel="00000000" w:rsidR="00000000" w:rsidRPr="00000000">
        <w:rPr>
          <w:rFonts w:ascii="Cambria" w:cs="Cambria" w:eastAsia="Cambria" w:hAnsi="Cambria"/>
          <w:rtl w:val="0"/>
        </w:rPr>
        <w:t xml:space="preserve">.</w:t>
      </w:r>
    </w:p>
    <w:p w:rsidR="00000000" w:rsidDel="00000000" w:rsidP="00000000" w:rsidRDefault="00000000" w:rsidRPr="00000000" w14:paraId="00000111">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112">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3">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Del="00000000" w:rsidR="00000000" w:rsidRPr="00000000">
        <w:rPr>
          <w:rFonts w:ascii="Cambria" w:cs="Cambria" w:eastAsia="Cambria" w:hAnsi="Cambria"/>
          <w:b w:val="1"/>
          <w:bCs w:val="1"/>
          <w:rtl w:val="0"/>
        </w:rPr>
        <w:t xml:space="preserve">Gemini 1.5 Pro</w:t>
      </w:r>
      <w:r w:rsidDel="00000000" w:rsidR="00000000" w:rsidRPr="00000000">
        <w:rPr>
          <w:rFonts w:ascii="Cambria" w:cs="Cambria" w:eastAsia="Cambria" w:hAnsi="Cambria"/>
          <w:rtl w:val="0"/>
        </w:rPr>
        <w:t xml:space="preserve"> for story generation and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for image creation to produce a visually immersive, personalized comic strip. This personalized approach enhances user satisfaction by generating a cohesive comic story that fits the user’s creative vision.</w:t>
      </w:r>
    </w:p>
    <w:p w:rsidR="00000000" w:rsidDel="00000000" w:rsidP="00000000" w:rsidRDefault="00000000" w:rsidRPr="00000000" w14:paraId="0000011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5">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000000" w:rsidDel="00000000" w:rsidP="00000000" w:rsidRDefault="00000000" w:rsidRPr="00000000" w14:paraId="0000011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7">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After reviewing the on-screen preview of their comic, the user decides to download it. The system then:</w:t>
      </w:r>
    </w:p>
    <w:p w:rsidR="00000000" w:rsidDel="00000000" w:rsidP="00000000" w:rsidRDefault="00000000" w:rsidRPr="00000000" w14:paraId="00000118">
      <w:pPr>
        <w:numPr>
          <w:ilvl w:val="0"/>
          <w:numId w:val="2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Layout Binding:</w:t>
      </w:r>
      <w:r w:rsidDel="00000000" w:rsidR="00000000" w:rsidRPr="00000000">
        <w:rPr>
          <w:rFonts w:ascii="Cambria" w:cs="Cambria" w:eastAsia="Cambria" w:hAnsi="Cambria"/>
          <w:rtl w:val="0"/>
        </w:rPr>
        <w:t xml:space="preserve"> Uses </w:t>
      </w:r>
      <w:r w:rsidDel="00000000" w:rsidR="00000000" w:rsidRPr="00000000">
        <w:rPr>
          <w:rFonts w:ascii="Cambria" w:cs="Cambria" w:eastAsia="Cambria" w:hAnsi="Cambria"/>
          <w:color w:val="188038"/>
          <w:rtl w:val="0"/>
        </w:rPr>
        <w:t xml:space="preserve">layout_builder.py</w:t>
      </w:r>
      <w:r w:rsidDel="00000000" w:rsidR="00000000" w:rsidRPr="00000000">
        <w:rPr>
          <w:rFonts w:ascii="Cambria" w:cs="Cambria" w:eastAsia="Cambria" w:hAnsi="Cambria"/>
          <w:rtl w:val="0"/>
        </w:rPr>
        <w:t xml:space="preserve"> to assemble each panel’s title, image, and text into a structured layout.</w:t>
        <w:br w:type="textWrapping"/>
      </w:r>
    </w:p>
    <w:p w:rsidR="00000000" w:rsidDel="00000000" w:rsidP="00000000" w:rsidRDefault="00000000" w:rsidRPr="00000000" w14:paraId="00000119">
      <w:pPr>
        <w:numPr>
          <w:ilvl w:val="0"/>
          <w:numId w:val="2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w:t>
      </w:r>
      <w:r w:rsidDel="00000000" w:rsidR="00000000" w:rsidRPr="00000000">
        <w:rPr>
          <w:rFonts w:ascii="Cambria" w:cs="Cambria" w:eastAsia="Cambria" w:hAnsi="Cambria"/>
          <w:rtl w:val="0"/>
        </w:rPr>
        <w:t xml:space="preserve"> Calls </w:t>
      </w:r>
      <w:r w:rsidDel="00000000" w:rsidR="00000000" w:rsidRPr="00000000">
        <w:rPr>
          <w:rFonts w:ascii="Cambria" w:cs="Cambria" w:eastAsia="Cambria" w:hAnsi="Cambria"/>
          <w:color w:val="188038"/>
          <w:rtl w:val="0"/>
        </w:rPr>
        <w:t xml:space="preserve">exporters.py</w:t>
      </w:r>
      <w:r w:rsidDel="00000000" w:rsidR="00000000" w:rsidRPr="00000000">
        <w:rPr>
          <w:rFonts w:ascii="Cambria" w:cs="Cambria" w:eastAsia="Cambria" w:hAnsi="Cambria"/>
          <w:rtl w:val="0"/>
        </w:rPr>
        <w:t xml:space="preserve"> to compile the comic into a </w:t>
      </w:r>
      <w:r w:rsidDel="00000000" w:rsidR="00000000" w:rsidRPr="00000000">
        <w:rPr>
          <w:rFonts w:ascii="Cambria" w:cs="Cambria" w:eastAsia="Cambria" w:hAnsi="Cambria"/>
          <w:b w:val="1"/>
          <w:bCs w:val="1"/>
          <w:rtl w:val="0"/>
        </w:rPr>
        <w:t xml:space="preserve">PDF</w:t>
      </w:r>
      <w:r w:rsidDel="00000000" w:rsidR="00000000" w:rsidRPr="00000000">
        <w:rPr>
          <w:rFonts w:ascii="Cambria" w:cs="Cambria" w:eastAsia="Cambria" w:hAnsi="Cambria"/>
          <w:rtl w:val="0"/>
        </w:rPr>
        <w:t xml:space="preserve"> file using </w:t>
      </w:r>
      <w:r w:rsidDel="00000000" w:rsidR="00000000" w:rsidRPr="00000000">
        <w:rPr>
          <w:rFonts w:ascii="Cambria" w:cs="Cambria" w:eastAsia="Cambria" w:hAnsi="Cambria"/>
          <w:b w:val="1"/>
          <w:bCs w:val="1"/>
          <w:rtl w:val="0"/>
        </w:rPr>
        <w:t xml:space="preserve">FPDF</w:t>
      </w:r>
      <w:r w:rsidDel="00000000" w:rsidR="00000000" w:rsidRPr="00000000">
        <w:rPr>
          <w:rFonts w:ascii="Cambria" w:cs="Cambria" w:eastAsia="Cambria" w:hAnsi="Cambria"/>
          <w:rtl w:val="0"/>
        </w:rPr>
        <w:t xml:space="preserve">, placing images and narrative text onto consecutive pages and saving the PDF with a timestamped filename.</w:t>
        <w:br w:type="textWrapping"/>
      </w:r>
    </w:p>
    <w:p w:rsidR="00000000" w:rsidDel="00000000" w:rsidP="00000000" w:rsidRDefault="00000000" w:rsidRPr="00000000" w14:paraId="0000011A">
      <w:pPr>
        <w:numPr>
          <w:ilvl w:val="0"/>
          <w:numId w:val="2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 Success:</w:t>
      </w:r>
      <w:r w:rsidDel="00000000" w:rsidR="00000000" w:rsidRPr="00000000">
        <w:rPr>
          <w:rFonts w:ascii="Cambria" w:cs="Cambria" w:eastAsia="Cambria" w:hAnsi="Cambria"/>
          <w:rtl w:val="0"/>
        </w:rPr>
        <w:t xml:space="preserve"> The user is redirected to an export success page, confirming the successful download. This feature ensures users can save, print, or share their comic in a professional PDF format.</w:t>
        <w:br w:type="textWrapping"/>
      </w:r>
    </w:p>
    <w:sdt>
      <w:sdtPr>
        <w:id w:val="25422374"/>
        <w:tag w:val="goog_rdk_948"/>
      </w:sdtPr>
      <w:sdtContent>
        <w:p w:rsidR="00000000" w:rsidDel="00000000" w:rsidP="00000000" w:rsidRDefault="00000000" w:rsidRPr="00000000" w14:paraId="0000011B">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426773955"/>
              <w:tag w:val="goog_rdk_946"/>
            </w:sdtPr>
            <w:sdtContent>
              <w:ins w:author="Anonymous" w:id="58" w:date="2026-09-22T03:04:09Z"/>
              <w:sdt>
                <w:sdtPr>
                  <w:id w:val="-1454456560"/>
                  <w:tag w:val="goog_rdk_947"/>
                </w:sdtPr>
                <w:sdtContent>
                  <w:ins w:author="Anonymous" w:id="58" w:date="2026-09-22T03:04:09Z">
                    <w:r w:rsidDel="00000000" w:rsidR="00000000" w:rsidRPr="00000000">
                      <w:rPr>
                        <w:rtl w:val="0"/>
                      </w:rPr>
                    </w:r>
                  </w:ins>
                </w:sdtContent>
              </w:sdt>
              <w:ins w:author="Anonymous" w:id="58" w:date="2026-09-22T03:04:09Z">
                <w:bookmarkStart w:colFirst="0" w:colLast="0" w:name="_heading=h.j0mr1eeemo0n" w:id="1"/>
                <w:bookmarkEnd w:id="1"/>
              </w:ins>
            </w:sdtContent>
          </w:sdt>
        </w:p>
      </w:sdtContent>
    </w:sdt>
    <w:sdt>
      <w:sdtPr>
        <w:id w:val="-1584627762"/>
        <w:tag w:val="goog_rdk_951"/>
      </w:sdtPr>
      <w:sdtContent>
        <w:p w:rsidR="00000000" w:rsidDel="00000000" w:rsidP="00000000" w:rsidRDefault="00000000" w:rsidRPr="00000000" w14:paraId="0000011C">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787655427"/>
              <w:tag w:val="goog_rdk_949"/>
            </w:sdtPr>
            <w:sdtContent>
              <w:ins w:author="Anonymous" w:id="58" w:date="2026-09-22T03:04:09Z"/>
              <w:sdt>
                <w:sdtPr>
                  <w:id w:val="-1206333131"/>
                  <w:tag w:val="goog_rdk_950"/>
                </w:sdtPr>
                <w:sdtContent>
                  <w:ins w:author="Anonymous" w:id="58" w:date="2026-09-22T03:04:09Z">
                    <w:r w:rsidDel="00000000" w:rsidR="00000000" w:rsidRPr="00000000">
                      <w:rPr>
                        <w:rtl w:val="0"/>
                      </w:rPr>
                    </w:r>
                  </w:ins>
                </w:sdtContent>
              </w:sdt>
              <w:ins w:author="Anonymous" w:id="58" w:date="2026-09-22T03:04:09Z">
                <w:bookmarkStart w:colFirst="0" w:colLast="0" w:name="_heading=h.nbzk0ja84b0d" w:id="2"/>
                <w:bookmarkEnd w:id="2"/>
              </w:ins>
            </w:sdtContent>
          </w:sdt>
        </w:p>
      </w:sdtContent>
    </w:sdt>
    <w:sdt>
      <w:sdtPr>
        <w:id w:val="463384335"/>
        <w:tag w:val="goog_rdk_954"/>
      </w:sdtPr>
      <w:sdtContent>
        <w:p w:rsidR="00000000" w:rsidDel="00000000" w:rsidP="00000000" w:rsidRDefault="00000000" w:rsidRPr="00000000" w14:paraId="0000011D">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311497118"/>
              <w:tag w:val="goog_rdk_952"/>
            </w:sdtPr>
            <w:sdtContent>
              <w:ins w:author="Anonymous" w:id="58" w:date="2026-09-22T03:04:09Z"/>
              <w:sdt>
                <w:sdtPr>
                  <w:id w:val="1678424887"/>
                  <w:tag w:val="goog_rdk_953"/>
                </w:sdtPr>
                <w:sdtContent>
                  <w:ins w:author="Anonymous" w:id="58" w:date="2026-09-22T03:04:09Z">
                    <w:r w:rsidDel="00000000" w:rsidR="00000000" w:rsidRPr="00000000">
                      <w:rPr>
                        <w:rtl w:val="0"/>
                      </w:rPr>
                    </w:r>
                  </w:ins>
                </w:sdtContent>
              </w:sdt>
              <w:ins w:author="Anonymous" w:id="58" w:date="2026-09-22T03:04:09Z">
                <w:bookmarkStart w:colFirst="0" w:colLast="0" w:name="_heading=h.kwqawdaa6lds" w:id="3"/>
                <w:bookmarkEnd w:id="3"/>
              </w:ins>
            </w:sdtContent>
          </w:sdt>
        </w:p>
      </w:sdtContent>
    </w:sdt>
    <w:sdt>
      <w:sdtPr>
        <w:id w:val="1128310263"/>
        <w:tag w:val="goog_rdk_957"/>
      </w:sdtPr>
      <w:sdtContent>
        <w:p w:rsidR="00000000" w:rsidDel="00000000" w:rsidP="00000000" w:rsidRDefault="00000000" w:rsidRPr="00000000" w14:paraId="0000011E">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2024844411"/>
              <w:tag w:val="goog_rdk_955"/>
            </w:sdtPr>
            <w:sdtContent>
              <w:ins w:author="Anonymous" w:id="58" w:date="2026-09-22T03:04:09Z"/>
              <w:sdt>
                <w:sdtPr>
                  <w:id w:val="2088904767"/>
                  <w:tag w:val="goog_rdk_956"/>
                </w:sdtPr>
                <w:sdtContent>
                  <w:ins w:author="Anonymous" w:id="58" w:date="2026-09-22T03:04:09Z">
                    <w:r w:rsidDel="00000000" w:rsidR="00000000" w:rsidRPr="00000000">
                      <w:rPr>
                        <w:rtl w:val="0"/>
                      </w:rPr>
                    </w:r>
                  </w:ins>
                </w:sdtContent>
              </w:sdt>
              <w:ins w:author="Anonymous" w:id="58" w:date="2026-09-22T03:04:09Z">
                <w:bookmarkStart w:colFirst="0" w:colLast="0" w:name="_heading=h.74k7senxygeg" w:id="4"/>
                <w:bookmarkEnd w:id="4"/>
              </w:ins>
            </w:sdtContent>
          </w:sdt>
        </w:p>
      </w:sdtContent>
    </w:sdt>
    <w:sdt>
      <w:sdtPr>
        <w:id w:val="2129434390"/>
        <w:tag w:val="goog_rdk_960"/>
      </w:sdtPr>
      <w:sdtContent>
        <w:p w:rsidR="00000000" w:rsidDel="00000000" w:rsidP="00000000" w:rsidRDefault="00000000" w:rsidRPr="00000000" w14:paraId="0000011F">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37588211"/>
              <w:tag w:val="goog_rdk_958"/>
            </w:sdtPr>
            <w:sdtContent>
              <w:ins w:author="Anonymous" w:id="58" w:date="2026-09-22T03:04:09Z"/>
              <w:sdt>
                <w:sdtPr>
                  <w:id w:val="906420555"/>
                  <w:tag w:val="goog_rdk_959"/>
                </w:sdtPr>
                <w:sdtContent>
                  <w:ins w:author="Anonymous" w:id="58" w:date="2026-09-22T03:04:09Z">
                    <w:r w:rsidDel="00000000" w:rsidR="00000000" w:rsidRPr="00000000">
                      <w:rPr>
                        <w:rtl w:val="0"/>
                      </w:rPr>
                    </w:r>
                  </w:ins>
                </w:sdtContent>
              </w:sdt>
              <w:ins w:author="Anonymous" w:id="58" w:date="2026-09-22T03:04:09Z">
                <w:bookmarkStart w:colFirst="0" w:colLast="0" w:name="_heading=h.hphus1cfzyd7" w:id="5"/>
                <w:bookmarkEnd w:id="5"/>
              </w:ins>
            </w:sdtContent>
          </w:sdt>
        </w:p>
      </w:sdtContent>
    </w:sdt>
    <w:sdt>
      <w:sdtPr>
        <w:id w:val="339018054"/>
        <w:tag w:val="goog_rdk_963"/>
      </w:sdtPr>
      <w:sdtContent>
        <w:p w:rsidR="00000000" w:rsidDel="00000000" w:rsidP="00000000" w:rsidRDefault="00000000" w:rsidRPr="00000000" w14:paraId="00000120">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70038521"/>
              <w:tag w:val="goog_rdk_961"/>
            </w:sdtPr>
            <w:sdtContent>
              <w:ins w:author="Anonymous" w:id="58" w:date="2026-09-22T03:04:09Z"/>
              <w:sdt>
                <w:sdtPr>
                  <w:id w:val="1972350196"/>
                  <w:tag w:val="goog_rdk_962"/>
                </w:sdtPr>
                <w:sdtContent>
                  <w:ins w:author="Anonymous" w:id="58" w:date="2026-09-22T03:04:09Z">
                    <w:r w:rsidDel="00000000" w:rsidR="00000000" w:rsidRPr="00000000">
                      <w:rPr>
                        <w:rtl w:val="0"/>
                      </w:rPr>
                    </w:r>
                  </w:ins>
                </w:sdtContent>
              </w:sdt>
              <w:ins w:author="Anonymous" w:id="58" w:date="2026-09-22T03:04:09Z">
                <w:bookmarkStart w:colFirst="0" w:colLast="0" w:name="_heading=h.7la5i0r1089l" w:id="6"/>
                <w:bookmarkEnd w:id="6"/>
              </w:ins>
            </w:sdtContent>
          </w:sdt>
        </w:p>
      </w:sdtContent>
    </w:sdt>
    <w:sdt>
      <w:sdtPr>
        <w:id w:val="817579048"/>
        <w:tag w:val="goog_rdk_966"/>
      </w:sdtPr>
      <w:sdtContent>
        <w:p w:rsidR="00000000" w:rsidDel="00000000" w:rsidP="00000000" w:rsidRDefault="00000000" w:rsidRPr="00000000" w14:paraId="00000121">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930955284"/>
              <w:tag w:val="goog_rdk_964"/>
            </w:sdtPr>
            <w:sdtContent>
              <w:ins w:author="Anonymous" w:id="58" w:date="2026-09-22T03:04:09Z"/>
              <w:sdt>
                <w:sdtPr>
                  <w:id w:val="-216760597"/>
                  <w:tag w:val="goog_rdk_965"/>
                </w:sdtPr>
                <w:sdtContent>
                  <w:ins w:author="Anonymous" w:id="58" w:date="2026-09-22T03:04:09Z">
                    <w:r w:rsidDel="00000000" w:rsidR="00000000" w:rsidRPr="00000000">
                      <w:rPr>
                        <w:rtl w:val="0"/>
                      </w:rPr>
                    </w:r>
                  </w:ins>
                </w:sdtContent>
              </w:sdt>
              <w:ins w:author="Anonymous" w:id="58" w:date="2026-09-22T03:04:09Z">
                <w:bookmarkStart w:colFirst="0" w:colLast="0" w:name="_heading=h.hvvzw0x3fzcc" w:id="7"/>
                <w:bookmarkEnd w:id="7"/>
              </w:ins>
            </w:sdtContent>
          </w:sdt>
        </w:p>
      </w:sdtContent>
    </w:sdt>
    <w:sdt>
      <w:sdtPr>
        <w:id w:val="2045937829"/>
        <w:tag w:val="goog_rdk_969"/>
      </w:sdtPr>
      <w:sdtContent>
        <w:p w:rsidR="00000000" w:rsidDel="00000000" w:rsidP="00000000" w:rsidRDefault="00000000" w:rsidRPr="00000000" w14:paraId="00000122">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277693630"/>
              <w:tag w:val="goog_rdk_967"/>
            </w:sdtPr>
            <w:sdtContent>
              <w:ins w:author="Anonymous" w:id="58" w:date="2026-09-22T03:04:09Z"/>
              <w:sdt>
                <w:sdtPr>
                  <w:id w:val="-1312295665"/>
                  <w:tag w:val="goog_rdk_968"/>
                </w:sdtPr>
                <w:sdtContent>
                  <w:ins w:author="Anonymous" w:id="58" w:date="2026-09-22T03:04:09Z">
                    <w:r w:rsidDel="00000000" w:rsidR="00000000" w:rsidRPr="00000000">
                      <w:rPr>
                        <w:rtl w:val="0"/>
                      </w:rPr>
                    </w:r>
                  </w:ins>
                </w:sdtContent>
              </w:sdt>
              <w:ins w:author="Anonymous" w:id="58" w:date="2026-09-22T03:04:09Z">
                <w:bookmarkStart w:colFirst="0" w:colLast="0" w:name="_heading=h.6lqqevcza7k4" w:id="8"/>
                <w:bookmarkEnd w:id="8"/>
              </w:ins>
            </w:sdtContent>
          </w:sdt>
        </w:p>
      </w:sdtContent>
    </w:sdt>
    <w:sdt>
      <w:sdtPr>
        <w:id w:val="1927869818"/>
        <w:tag w:val="goog_rdk_972"/>
      </w:sdtPr>
      <w:sdtContent>
        <w:p w:rsidR="00000000" w:rsidDel="00000000" w:rsidP="00000000" w:rsidRDefault="00000000" w:rsidRPr="00000000" w14:paraId="00000123">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4636346"/>
              <w:tag w:val="goog_rdk_970"/>
            </w:sdtPr>
            <w:sdtContent>
              <w:ins w:author="Anonymous" w:id="58" w:date="2026-09-22T03:04:09Z"/>
              <w:sdt>
                <w:sdtPr>
                  <w:id w:val="-40753122"/>
                  <w:tag w:val="goog_rdk_971"/>
                </w:sdtPr>
                <w:sdtContent>
                  <w:ins w:author="Anonymous" w:id="58" w:date="2026-09-22T03:04:09Z">
                    <w:r w:rsidDel="00000000" w:rsidR="00000000" w:rsidRPr="00000000">
                      <w:rPr>
                        <w:rtl w:val="0"/>
                      </w:rPr>
                    </w:r>
                  </w:ins>
                </w:sdtContent>
              </w:sdt>
              <w:ins w:author="Anonymous" w:id="58" w:date="2026-09-22T03:04:09Z">
                <w:bookmarkStart w:colFirst="0" w:colLast="0" w:name="_heading=h.fcjb4v8gmahn" w:id="9"/>
                <w:bookmarkEnd w:id="9"/>
              </w:ins>
            </w:sdtContent>
          </w:sdt>
        </w:p>
      </w:sdtContent>
    </w:sdt>
    <w:sdt>
      <w:sdtPr>
        <w:id w:val="-191809649"/>
        <w:tag w:val="goog_rdk_975"/>
      </w:sdtPr>
      <w:sdtContent>
        <w:p w:rsidR="00000000" w:rsidDel="00000000" w:rsidP="00000000" w:rsidRDefault="00000000" w:rsidRPr="00000000" w14:paraId="00000124">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838616358"/>
              <w:tag w:val="goog_rdk_973"/>
            </w:sdtPr>
            <w:sdtContent>
              <w:ins w:author="Anonymous" w:id="58" w:date="2026-09-22T03:04:09Z"/>
              <w:sdt>
                <w:sdtPr>
                  <w:id w:val="-1230583812"/>
                  <w:tag w:val="goog_rdk_974"/>
                </w:sdtPr>
                <w:sdtContent>
                  <w:ins w:author="Anonymous" w:id="58" w:date="2026-09-22T03:04:09Z">
                    <w:r w:rsidDel="00000000" w:rsidR="00000000" w:rsidRPr="00000000">
                      <w:rPr>
                        <w:rtl w:val="0"/>
                      </w:rPr>
                    </w:r>
                  </w:ins>
                </w:sdtContent>
              </w:sdt>
              <w:ins w:author="Anonymous" w:id="58" w:date="2026-09-22T03:04:09Z">
                <w:bookmarkStart w:colFirst="0" w:colLast="0" w:name="_heading=h.dwvjfm9x6ndb" w:id="10"/>
                <w:bookmarkEnd w:id="10"/>
              </w:ins>
            </w:sdtContent>
          </w:sdt>
        </w:p>
      </w:sdtContent>
    </w:sdt>
    <w:sdt>
      <w:sdtPr>
        <w:id w:val="1246123908"/>
        <w:tag w:val="goog_rdk_978"/>
      </w:sdtPr>
      <w:sdtContent>
        <w:p w:rsidR="00000000" w:rsidDel="00000000" w:rsidP="00000000" w:rsidRDefault="00000000" w:rsidRPr="00000000" w14:paraId="00000125">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43325132"/>
              <w:tag w:val="goog_rdk_976"/>
            </w:sdtPr>
            <w:sdtContent>
              <w:ins w:author="Anonymous" w:id="58" w:date="2026-09-22T03:04:09Z"/>
              <w:sdt>
                <w:sdtPr>
                  <w:id w:val="894470937"/>
                  <w:tag w:val="goog_rdk_977"/>
                </w:sdtPr>
                <w:sdtContent>
                  <w:ins w:author="Anonymous" w:id="58" w:date="2026-09-22T03:04:09Z">
                    <w:r w:rsidDel="00000000" w:rsidR="00000000" w:rsidRPr="00000000">
                      <w:rPr>
                        <w:rtl w:val="0"/>
                      </w:rPr>
                    </w:r>
                  </w:ins>
                </w:sdtContent>
              </w:sdt>
              <w:ins w:author="Anonymous" w:id="58" w:date="2026-09-22T03:04:09Z">
                <w:bookmarkStart w:colFirst="0" w:colLast="0" w:name="_heading=h.i87e2muoi5me" w:id="11"/>
                <w:bookmarkEnd w:id="11"/>
              </w:ins>
            </w:sdtContent>
          </w:sdt>
        </w:p>
      </w:sdtContent>
    </w:sdt>
    <w:sdt>
      <w:sdtPr>
        <w:id w:val="1099161578"/>
        <w:tag w:val="goog_rdk_981"/>
      </w:sdtPr>
      <w:sdtContent>
        <w:p w:rsidR="00000000" w:rsidDel="00000000" w:rsidP="00000000" w:rsidRDefault="00000000" w:rsidRPr="00000000" w14:paraId="00000126">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726743935"/>
              <w:tag w:val="goog_rdk_979"/>
            </w:sdtPr>
            <w:sdtContent>
              <w:ins w:author="Anonymous" w:id="58" w:date="2026-09-22T03:04:09Z"/>
              <w:sdt>
                <w:sdtPr>
                  <w:id w:val="2035019085"/>
                  <w:tag w:val="goog_rdk_980"/>
                </w:sdtPr>
                <w:sdtContent>
                  <w:ins w:author="Anonymous" w:id="58" w:date="2026-09-22T03:04:09Z">
                    <w:r w:rsidDel="00000000" w:rsidR="00000000" w:rsidRPr="00000000">
                      <w:rPr>
                        <w:rtl w:val="0"/>
                      </w:rPr>
                    </w:r>
                  </w:ins>
                </w:sdtContent>
              </w:sdt>
              <w:ins w:author="Anonymous" w:id="58" w:date="2026-09-22T03:04:09Z">
                <w:bookmarkStart w:colFirst="0" w:colLast="0" w:name="_heading=h.uemstz7az7g5" w:id="12"/>
                <w:bookmarkEnd w:id="12"/>
              </w:ins>
            </w:sdtContent>
          </w:sdt>
        </w:p>
      </w:sdtContent>
    </w:sdt>
    <w:sdt>
      <w:sdtPr>
        <w:id w:val="-1593027501"/>
        <w:tag w:val="goog_rdk_984"/>
      </w:sdtPr>
      <w:sdtContent>
        <w:p w:rsidR="00000000" w:rsidDel="00000000" w:rsidP="00000000" w:rsidRDefault="00000000" w:rsidRPr="00000000" w14:paraId="00000127">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674846574"/>
              <w:tag w:val="goog_rdk_982"/>
            </w:sdtPr>
            <w:sdtContent>
              <w:ins w:author="Anonymous" w:id="58" w:date="2026-09-22T03:04:09Z"/>
              <w:sdt>
                <w:sdtPr>
                  <w:id w:val="-1454686622"/>
                  <w:tag w:val="goog_rdk_983"/>
                </w:sdtPr>
                <w:sdtContent>
                  <w:ins w:author="Anonymous" w:id="58" w:date="2026-09-22T03:04:09Z">
                    <w:r w:rsidDel="00000000" w:rsidR="00000000" w:rsidRPr="00000000">
                      <w:rPr>
                        <w:rtl w:val="0"/>
                      </w:rPr>
                    </w:r>
                  </w:ins>
                </w:sdtContent>
              </w:sdt>
              <w:ins w:author="Anonymous" w:id="58" w:date="2026-09-22T03:04:09Z">
                <w:bookmarkStart w:colFirst="0" w:colLast="0" w:name="_heading=h.wjj6cm64nwia" w:id="13"/>
                <w:bookmarkEnd w:id="13"/>
              </w:ins>
            </w:sdtContent>
          </w:sdt>
        </w:p>
      </w:sdtContent>
    </w:sdt>
    <w:sdt>
      <w:sdtPr>
        <w:id w:val="150468483"/>
        <w:tag w:val="goog_rdk_987"/>
      </w:sdtPr>
      <w:sdtContent>
        <w:p w:rsidR="00000000" w:rsidDel="00000000" w:rsidP="00000000" w:rsidRDefault="00000000" w:rsidRPr="00000000" w14:paraId="00000128">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811767776"/>
              <w:tag w:val="goog_rdk_985"/>
            </w:sdtPr>
            <w:sdtContent>
              <w:ins w:author="Anonymous" w:id="58" w:date="2026-09-22T03:04:09Z"/>
              <w:sdt>
                <w:sdtPr>
                  <w:id w:val="545128371"/>
                  <w:tag w:val="goog_rdk_986"/>
                </w:sdtPr>
                <w:sdtContent>
                  <w:ins w:author="Anonymous" w:id="58" w:date="2026-09-22T03:04:09Z">
                    <w:r w:rsidDel="00000000" w:rsidR="00000000" w:rsidRPr="00000000">
                      <w:rPr>
                        <w:rtl w:val="0"/>
                      </w:rPr>
                    </w:r>
                  </w:ins>
                </w:sdtContent>
              </w:sdt>
              <w:ins w:author="Anonymous" w:id="58" w:date="2026-09-22T03:04:09Z">
                <w:bookmarkStart w:colFirst="0" w:colLast="0" w:name="_heading=h.kbv10athcvpd" w:id="14"/>
                <w:bookmarkEnd w:id="14"/>
              </w:ins>
            </w:sdtContent>
          </w:sdt>
        </w:p>
      </w:sdtContent>
    </w:sdt>
    <w:sdt>
      <w:sdtPr>
        <w:id w:val="845537974"/>
        <w:tag w:val="goog_rdk_990"/>
      </w:sdtPr>
      <w:sdtContent>
        <w:p w:rsidR="00000000" w:rsidDel="00000000" w:rsidP="00000000" w:rsidRDefault="00000000" w:rsidRPr="00000000" w14:paraId="00000129">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318530155"/>
              <w:tag w:val="goog_rdk_988"/>
            </w:sdtPr>
            <w:sdtContent>
              <w:ins w:author="Anonymous" w:id="58" w:date="2026-09-22T03:04:09Z"/>
              <w:sdt>
                <w:sdtPr>
                  <w:id w:val="1765118684"/>
                  <w:tag w:val="goog_rdk_989"/>
                </w:sdtPr>
                <w:sdtContent>
                  <w:ins w:author="Anonymous" w:id="58" w:date="2026-09-22T03:04:09Z">
                    <w:r w:rsidDel="00000000" w:rsidR="00000000" w:rsidRPr="00000000">
                      <w:rPr>
                        <w:rtl w:val="0"/>
                      </w:rPr>
                    </w:r>
                  </w:ins>
                </w:sdtContent>
              </w:sdt>
              <w:ins w:author="Anonymous" w:id="58" w:date="2026-09-22T03:04:09Z">
                <w:bookmarkStart w:colFirst="0" w:colLast="0" w:name="_heading=h.nh6wocpm9rpa" w:id="15"/>
                <w:bookmarkEnd w:id="15"/>
              </w:ins>
            </w:sdtContent>
          </w:sdt>
        </w:p>
      </w:sdtContent>
    </w:sdt>
    <w:sdt>
      <w:sdtPr>
        <w:id w:val="-2115647910"/>
        <w:tag w:val="goog_rdk_991"/>
      </w:sdtPr>
      <w:sdtContent>
        <w:p w:rsidR="00000000" w:rsidDel="00000000" w:rsidP="00000000" w:rsidRDefault="00000000" w:rsidRPr="00000000" w14:paraId="0000012A">
          <w:pPr>
            <w:pStyle w:val="Heading3"/>
            <w:keepNext w:val="0"/>
            <w:keepLines w:val="0"/>
            <w:widowControl w:val="0"/>
            <w:spacing w:before="280" w:line="240" w:lineRule="auto"/>
            <w:ind w:left="0" w:firstLine="0"/>
            <w:rPr>
              <w:rFonts w:ascii="Cambria" w:cs="Cambria" w:eastAsia="Cambria" w:hAnsi="Cambria"/>
              <w:b w:val="1"/>
              <w:bCs w:val="1"/>
              <w:color w:val="000000"/>
              <w:sz w:val="22"/>
              <w:szCs w:val="22"/>
            </w:rPr>
            <w:pPrChange w:author="Pokkala Sukanya" w:id="0" w:date="2026-09-22T07:27:03Z">
              <w:pPr>
                <w:pStyle w:val="Heading3"/>
                <w:keepNext w:val="0"/>
                <w:keepLines w:val="0"/>
                <w:widowControl w:val="0"/>
                <w:spacing w:before="280" w:line="240" w:lineRule="auto"/>
              </w:pPr>
            </w:pPrChange>
          </w:pPr>
          <w:bookmarkStart w:colFirst="0" w:colLast="0" w:name="_heading=h.ne6v6cnjr7yr" w:id="16"/>
          <w:bookmarkEnd w:id="16"/>
          <w:r w:rsidDel="00000000" w:rsidR="00000000" w:rsidRPr="00000000">
            <w:rPr>
              <w:rFonts w:ascii="Cambria" w:cs="Cambria" w:eastAsia="Cambria" w:hAnsi="Cambria"/>
              <w:b w:val="1"/>
              <w:bCs w:val="1"/>
              <w:color w:val="000000"/>
              <w:sz w:val="22"/>
              <w:szCs w:val="22"/>
              <w:rtl w:val="0"/>
            </w:rPr>
            <w:t xml:space="preserve">Technical Architecture:</w:t>
          </w:r>
        </w:p>
      </w:sdtContent>
    </w:sdt>
    <w:p w:rsidR="00000000" w:rsidDel="00000000" w:rsidP="00000000" w:rsidRDefault="00000000" w:rsidRPr="00000000" w14:paraId="0000012B">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4513" cy="5949004"/>
            <wp:effectExtent b="0" l="0" r="0" t="0"/>
            <wp:docPr id="3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24513" cy="594900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12D">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Framework Knowledge:</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12E">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Uvicorn ASGI Server:</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12F">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r w:rsidDel="00000000" w:rsidR="00000000" w:rsidRPr="00000000">
        <w:rPr>
          <w:rFonts w:ascii="Cambria" w:cs="Cambria" w:eastAsia="Cambria" w:hAnsi="Cambria"/>
          <w:rtl w:val="0"/>
        </w:rPr>
        <w:t xml:space="preserve"> </w:t>
      </w:r>
      <w:hyperlink r:id="rId11">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130">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CSS, and Jinja2 Template Skills:</w:t>
      </w:r>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rtl w:val="0"/>
          </w:rPr>
          <w:t xml:space="preserve"> </w:t>
        </w:r>
      </w:hyperlink>
      <w:hyperlink r:id="rId13">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131">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 Gemini API Familiarity:</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132">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 &amp; Stable Diffusion:</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Hugging Face Diffusers Documentation</w:t>
        </w:r>
      </w:hyperlink>
      <w:r w:rsidDel="00000000" w:rsidR="00000000" w:rsidRPr="00000000">
        <w:rPr>
          <w:rtl w:val="0"/>
        </w:rPr>
      </w:r>
    </w:p>
    <w:p w:rsidR="00000000" w:rsidDel="00000000" w:rsidP="00000000" w:rsidRDefault="00000000" w:rsidRPr="00000000" w14:paraId="00000133">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PyTorch Basics:</w:t>
      </w:r>
      <w:r w:rsidDel="00000000" w:rsidR="00000000" w:rsidRPr="00000000">
        <w:rPr>
          <w:rFonts w:ascii="Cambria" w:cs="Cambria" w:eastAsia="Cambria" w:hAnsi="Cambria"/>
          <w:rtl w:val="0"/>
        </w:rPr>
        <w:t xml:space="preserve"> </w:t>
      </w:r>
      <w:hyperlink r:id="rId16">
        <w:r w:rsidDel="00000000" w:rsidR="00000000" w:rsidRPr="00000000">
          <w:rPr>
            <w:rFonts w:ascii="Cambria" w:cs="Cambria" w:eastAsia="Cambria" w:hAnsi="Cambria"/>
            <w:color w:val="1155cc"/>
            <w:u w:val="single"/>
            <w:rtl w:val="0"/>
          </w:rPr>
          <w:t xml:space="preserve">PyTorch Documentation</w:t>
        </w:r>
      </w:hyperlink>
      <w:r w:rsidDel="00000000" w:rsidR="00000000" w:rsidRPr="00000000">
        <w:rPr>
          <w:rtl w:val="0"/>
        </w:rPr>
      </w:r>
    </w:p>
    <w:p w:rsidR="00000000" w:rsidDel="00000000" w:rsidP="00000000" w:rsidRDefault="00000000" w:rsidRPr="00000000" w14:paraId="00000134">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 with FPDF:</w:t>
      </w:r>
      <w:r w:rsidDel="00000000" w:rsidR="00000000" w:rsidRPr="00000000">
        <w:rPr>
          <w:rFonts w:ascii="Cambria" w:cs="Cambria" w:eastAsia="Cambria" w:hAnsi="Cambria"/>
          <w:rtl w:val="0"/>
        </w:rPr>
        <w:t xml:space="preserve"> </w:t>
      </w:r>
      <w:hyperlink r:id="rId17">
        <w:r w:rsidDel="00000000" w:rsidR="00000000" w:rsidRPr="00000000">
          <w:rPr>
            <w:rFonts w:ascii="Cambria" w:cs="Cambria" w:eastAsia="Cambria" w:hAnsi="Cambria"/>
            <w:color w:val="1155cc"/>
            <w:u w:val="single"/>
            <w:rtl w:val="0"/>
          </w:rPr>
          <w:t xml:space="preserve">FPDF Documentation</w:t>
        </w:r>
      </w:hyperlink>
      <w:r w:rsidDel="00000000" w:rsidR="00000000" w:rsidRPr="00000000">
        <w:rPr>
          <w:rtl w:val="0"/>
        </w:rPr>
      </w:r>
    </w:p>
    <w:p w:rsidR="00000000" w:rsidDel="00000000" w:rsidP="00000000" w:rsidRDefault="00000000" w:rsidRPr="00000000" w14:paraId="00000135">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hyperlink r:id="rId18">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136">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Package &amp; Environment Setup (pip, virtualenv, or conda):</w:t>
      </w:r>
      <w:r w:rsidDel="00000000" w:rsidR="00000000" w:rsidRPr="00000000">
        <w:rPr>
          <w:rFonts w:ascii="Cambria" w:cs="Cambria" w:eastAsia="Cambria" w:hAnsi="Cambria"/>
          <w:rtl w:val="0"/>
        </w:rPr>
        <w:t xml:space="preserve"> </w:t>
      </w:r>
      <w:hyperlink r:id="rId19">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137">
      <w:pPr>
        <w:ind w:left="720" w:firstLine="0"/>
        <w:rPr>
          <w:rFonts w:ascii="Cambria" w:cs="Cambria" w:eastAsia="Cambria" w:hAnsi="Cambria"/>
        </w:rPr>
      </w:pPr>
      <w:r w:rsidDel="00000000" w:rsidR="00000000" w:rsidRPr="00000000">
        <w:rPr>
          <w:rtl w:val="0"/>
        </w:rPr>
      </w:r>
    </w:p>
    <w:sdt>
      <w:sdtPr>
        <w:id w:val="-979733250"/>
        <w:tag w:val="goog_rdk_993"/>
      </w:sdtPr>
      <w:sdtContent>
        <w:p w:rsidR="00000000" w:rsidDel="00000000" w:rsidP="00000000" w:rsidRDefault="00000000" w:rsidRPr="00000000" w14:paraId="00000138">
          <w:pPr>
            <w:rPr>
              <w:rFonts w:ascii="Cambria" w:cs="Cambria" w:eastAsia="Cambria" w:hAnsi="Cambria"/>
              <w:b w:val="1"/>
              <w:bCs w:val="1"/>
              <w:sz w:val="24"/>
              <w:szCs w:val="24"/>
              <w:rPrChange w:author="25bcs007 SUBHASHINI N" w:id="61" w:date="2026-09-22T09:32:44Z">
                <w:rPr>
                  <w:rFonts w:ascii="Cambria" w:cs="Cambria" w:eastAsia="Cambria" w:hAnsi="Cambria"/>
                  <w:sz w:val="24"/>
                  <w:szCs w:val="24"/>
                </w:rPr>
              </w:rPrChange>
            </w:rPr>
          </w:pPr>
          <w:r w:rsidDel="00000000" w:rsidR="00000000" w:rsidRPr="00000000">
            <w:rPr>
              <w:rFonts w:ascii="Cambria" w:cs="Cambria" w:eastAsia="Cambria" w:hAnsi="Cambria"/>
              <w:b w:val="1"/>
              <w:bCs w:val="1"/>
              <w:sz w:val="24"/>
              <w:szCs w:val="24"/>
              <w:rtl w:val="0"/>
            </w:rPr>
            <w:t xml:space="preserve">Project Workflow:</w:t>
          </w:r>
          <w:sdt>
            <w:sdtPr>
              <w:id w:val="-1929299673"/>
              <w:tag w:val="goog_rdk_992"/>
            </w:sdtPr>
            <w:sdtContent>
              <w:r w:rsidDel="00000000" w:rsidR="00000000" w:rsidRPr="00000000">
                <w:rPr>
                  <w:rtl w:val="0"/>
                </w:rPr>
              </w:r>
            </w:sdtContent>
          </w:sdt>
        </w:p>
      </w:sdtContent>
    </w:sdt>
    <w:p w:rsidR="00000000" w:rsidDel="00000000" w:rsidP="00000000" w:rsidRDefault="00000000" w:rsidRPr="00000000" w14:paraId="00000139">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Model selection and Architecture</w:t>
      </w:r>
    </w:p>
    <w:p w:rsidR="00000000" w:rsidDel="00000000" w:rsidP="00000000" w:rsidRDefault="00000000" w:rsidRPr="00000000" w14:paraId="0000013A">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13B">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13C">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13D">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13E">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13F">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140">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14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142">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143">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144">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145">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146">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147">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148">
      <w:pPr>
        <w:rPr>
          <w:rFonts w:ascii="Cambria" w:cs="Cambria" w:eastAsia="Cambria" w:hAnsi="Cambria"/>
        </w:rPr>
      </w:pPr>
      <w:r w:rsidDel="00000000" w:rsidR="00000000" w:rsidRPr="00000000">
        <w:rPr>
          <w:rtl w:val="0"/>
        </w:rPr>
      </w:r>
    </w:p>
    <w:p w:rsidR="00000000" w:rsidDel="00000000" w:rsidP="00000000" w:rsidRDefault="00000000" w:rsidRPr="00000000" w14:paraId="0000014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D">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1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000000" w:rsidDel="00000000" w:rsidP="00000000" w:rsidRDefault="00000000" w:rsidRPr="00000000" w14:paraId="0000015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sdt>
      <w:sdtPr>
        <w:id w:val="2093019644"/>
        <w:tag w:val="goog_rdk_1002"/>
      </w:sdtPr>
      <w:sdtContent>
        <w:p w:rsidR="00000000" w:rsidDel="00000000" w:rsidP="00000000" w:rsidRDefault="00000000" w:rsidRPr="00000000" w14:paraId="00000157">
          <w:pPr>
            <w:pStyle w:val="Heading3"/>
            <w:keepNext w:val="0"/>
            <w:keepLines w:val="0"/>
            <w:spacing w:before="280" w:lineRule="auto"/>
            <w:rPr>
              <w:ins w:author="Maha Lakshmi" w:id="65" w:date="2026-09-22T06:27:45Z"/>
              <w:rFonts w:ascii="Cambria" w:cs="Cambria" w:eastAsia="Cambria" w:hAnsi="Cambria"/>
              <w:b w:val="1"/>
              <w:bCs w:val="1"/>
              <w:color w:val="000000"/>
              <w:sz w:val="22"/>
              <w:szCs w:val="22"/>
              <w:rPrChange w:author="vasu devan" w:id="63" w:date="2026-09-22T05:42:34Z">
                <w:rPr>
                  <w:rFonts w:ascii="Cambria" w:cs="Cambria" w:eastAsia="Cambria" w:hAnsi="Cambria"/>
                  <w:b w:val="1"/>
                  <w:bCs w:val="1"/>
                  <w:sz w:val="24"/>
                  <w:szCs w:val="24"/>
                </w:rPr>
              </w:rPrChange>
            </w:rPr>
          </w:pPr>
          <w:sdt>
            <w:sdtPr>
              <w:id w:val="-365545769"/>
              <w:tag w:val="goog_rdk_995"/>
            </w:sdtPr>
            <w:sdtContent>
              <w:ins w:author="vasu devan" w:id="62" w:date="2026-09-22T05:42:34Z"/>
              <w:sdt>
                <w:sdtPr>
                  <w:id w:val="333144438"/>
                  <w:tag w:val="goog_rdk_996"/>
                </w:sdtPr>
                <w:sdtContent>
                  <w:ins w:author="vasu devan" w:id="62" w:date="2026-09-22T05:42:34Z">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                     </w:t>
                    </w:r>
                  </w:ins>
                </w:sdtContent>
              </w:sdt>
              <w:ins w:author="vasu devan" w:id="62" w:date="2026-09-22T05:42:34Z">
                <w:sdt>
                  <w:sdtPr>
                    <w:id w:val="-721043320"/>
                    <w:tag w:val="goog_rdk_997"/>
                  </w:sdtPr>
                  <w:sdtContent>
                    <w:del w:author="Maha Lakshmi" w:id="64" w:date="2026-09-22T05:43:34Z">
                      <w:sdt>
                        <w:sdtPr>
                          <w:id w:val="-1408379129"/>
                          <w:tag w:val="goog_rdk_998"/>
                        </w:sdtPr>
                        <w:sdtContent>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delText xml:space="preserve">     </w:delText>
                          </w:r>
                        </w:sdtContent>
                      </w:sdt>
                    </w:del>
                  </w:sdtContent>
                </w:sdt>
                <w:sdt>
                  <w:sdtPr>
                    <w:id w:val="697908778"/>
                    <w:tag w:val="goog_rdk_999"/>
                  </w:sdtPr>
                  <w:sdtContent>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     </w:t>
                    </w:r>
                  </w:sdtContent>
                </w:sdt>
              </w:ins>
            </w:sdtContent>
          </w:sdt>
          <w:sdt>
            <w:sdtPr>
              <w:id w:val="-448641509"/>
              <w:tag w:val="goog_rdk_1000"/>
            </w:sdtPr>
            <w:sdtContent>
              <w:ins w:author="Maha Lakshmi" w:id="65" w:date="2026-09-22T06:27:45Z"/>
              <w:sdt>
                <w:sdtPr>
                  <w:id w:val="1038902207"/>
                  <w:tag w:val="goog_rdk_1001"/>
                </w:sdtPr>
                <w:sdtContent>
                  <w:ins w:author="Maha Lakshmi" w:id="65" w:date="2026-09-22T06:27:45Z">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Understand project Requirements</w:t>
                    </w:r>
                  </w:ins>
                </w:sdtContent>
              </w:sdt>
              <w:ins w:author="Maha Lakshmi" w:id="65" w:date="2026-09-22T06:27:45Z">
                <w:bookmarkStart w:colFirst="0" w:colLast="0" w:name="_heading=h.5by5kt11lhe5" w:id="17"/>
                <w:bookmarkEnd w:id="17"/>
              </w:ins>
            </w:sdtContent>
          </w:sdt>
        </w:p>
      </w:sdtContent>
    </w:sdt>
    <w:sdt>
      <w:sdtPr>
        <w:id w:val="102709950"/>
        <w:tag w:val="goog_rdk_1008"/>
      </w:sdtPr>
      <w:sdtContent>
        <w:p w:rsidR="00000000" w:rsidDel="00000000" w:rsidP="00000000" w:rsidRDefault="00000000" w:rsidRPr="00000000" w14:paraId="000001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Change w:author="Maha Lakshmi" w:id="0" w:date="2026-09-22T06:27:45Z">
              <w:pPr>
                <w:pStyle w:val="Heading3"/>
                <w:keepNext w:val="0"/>
                <w:keepLines w:val="0"/>
                <w:spacing w:before="280" w:lineRule="auto"/>
              </w:pPr>
            </w:pPrChange>
          </w:pPr>
          <w:sdt>
            <w:sdtPr>
              <w:id w:val="-1348774109"/>
              <w:tag w:val="goog_rdk_1004"/>
            </w:sdtPr>
            <w:sdtContent>
              <w:ins w:author="vasu devan" w:id="62" w:date="2026-09-22T05:42:34Z"/>
              <w:sdt>
                <w:sdtPr>
                  <w:id w:val="-1291799818"/>
                  <w:tag w:val="goog_rdk_1005"/>
                </w:sdtPr>
                <w:sdtContent>
                  <w:ins w:author="vasu devan" w:id="62" w:date="2026-09-22T05:42:34Z">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                                                                                                                 </w:t>
                    </w:r>
                  </w:ins>
                </w:sdtContent>
              </w:sdt>
              <w:ins w:author="vasu devan" w:id="62" w:date="2026-09-22T05:42:34Z"/>
            </w:sdtContent>
          </w:sdt>
          <w:sdt>
            <w:sdtPr>
              <w:id w:val="-1533514274"/>
              <w:tag w:val="goog_rdk_1006"/>
            </w:sdtPr>
            <w:sdtContent>
              <w:ins w:author="Anonymous" w:id="66" w:date="2026-09-22T03:03:20Z"/>
              <w:sdt>
                <w:sdtPr>
                  <w:id w:val="-1588259856"/>
                  <w:tag w:val="goog_rdk_1007"/>
                </w:sdtPr>
                <w:sdtContent>
                  <w:ins w:author="Anonymous" w:id="66" w:date="2026-09-22T03:03:20Z">
                    <w:r w:rsidDel="00000000" w:rsidR="00000000" w:rsidRPr="00000000">
                      <w:rPr>
                        <w:rtl w:val="0"/>
                      </w:rPr>
                    </w:r>
                  </w:ins>
                </w:sdtContent>
              </w:sdt>
              <w:ins w:author="Anonymous" w:id="66" w:date="2026-09-22T03:03:20Z">
                <w:bookmarkStart w:colFirst="0" w:colLast="0" w:name="_heading=h.5by5kt11lhe5" w:id="17"/>
                <w:bookmarkEnd w:id="17"/>
              </w:ins>
            </w:sdtContent>
          </w:sdt>
        </w:p>
      </w:sdtContent>
    </w:sdt>
    <w:sdt>
      <w:sdtPr>
        <w:id w:val="-1203604195"/>
        <w:tag w:val="goog_rdk_1011"/>
      </w:sdtPr>
      <w:sdtContent>
        <w:p w:rsidR="00000000" w:rsidDel="00000000" w:rsidP="00000000" w:rsidRDefault="00000000" w:rsidRPr="00000000" w14:paraId="000001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9713340"/>
              <w:tag w:val="goog_rdk_1009"/>
            </w:sdtPr>
            <w:sdtContent>
              <w:ins w:author="Anonymous" w:id="66" w:date="2026-09-22T03:03:20Z"/>
              <w:sdt>
                <w:sdtPr>
                  <w:id w:val="403988859"/>
                  <w:tag w:val="goog_rdk_1010"/>
                </w:sdtPr>
                <w:sdtContent>
                  <w:ins w:author="Anonymous" w:id="66" w:date="2026-09-22T03:03:20Z">
                    <w:r w:rsidDel="00000000" w:rsidR="00000000" w:rsidRPr="00000000">
                      <w:rPr>
                        <w:rtl w:val="0"/>
                      </w:rPr>
                    </w:r>
                  </w:ins>
                </w:sdtContent>
              </w:sdt>
              <w:ins w:author="Anonymous" w:id="66" w:date="2026-09-22T03:03:20Z">
                <w:bookmarkStart w:colFirst="0" w:colLast="0" w:name="_heading=h.m31a53ig7ydu" w:id="18"/>
                <w:bookmarkEnd w:id="18"/>
              </w:ins>
            </w:sdtContent>
          </w:sdt>
        </w:p>
      </w:sdtContent>
    </w:sdt>
    <w:sdt>
      <w:sdtPr>
        <w:id w:val="-395441768"/>
        <w:tag w:val="goog_rdk_1014"/>
      </w:sdtPr>
      <w:sdtContent>
        <w:p w:rsidR="00000000" w:rsidDel="00000000" w:rsidP="00000000" w:rsidRDefault="00000000" w:rsidRPr="00000000" w14:paraId="000001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3488129"/>
              <w:tag w:val="goog_rdk_1012"/>
            </w:sdtPr>
            <w:sdtContent>
              <w:ins w:author="Anonymous" w:id="66" w:date="2026-09-22T03:03:20Z"/>
              <w:sdt>
                <w:sdtPr>
                  <w:id w:val="-733503158"/>
                  <w:tag w:val="goog_rdk_1013"/>
                </w:sdtPr>
                <w:sdtContent>
                  <w:ins w:author="Anonymous" w:id="66" w:date="2026-09-22T03:03:20Z">
                    <w:r w:rsidDel="00000000" w:rsidR="00000000" w:rsidRPr="00000000">
                      <w:rPr>
                        <w:rtl w:val="0"/>
                      </w:rPr>
                    </w:r>
                  </w:ins>
                </w:sdtContent>
              </w:sdt>
              <w:ins w:author="Anonymous" w:id="66" w:date="2026-09-22T03:03:20Z">
                <w:bookmarkStart w:colFirst="0" w:colLast="0" w:name="_heading=h.evyjmta2fwdg" w:id="19"/>
                <w:bookmarkEnd w:id="19"/>
              </w:ins>
            </w:sdtContent>
          </w:sdt>
        </w:p>
      </w:sdtContent>
    </w:sdt>
    <w:sdt>
      <w:sdtPr>
        <w:id w:val="-893883990"/>
        <w:tag w:val="goog_rdk_1017"/>
      </w:sdtPr>
      <w:sdtContent>
        <w:p w:rsidR="00000000" w:rsidDel="00000000" w:rsidP="00000000" w:rsidRDefault="00000000" w:rsidRPr="00000000" w14:paraId="000001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0725251"/>
              <w:tag w:val="goog_rdk_1015"/>
            </w:sdtPr>
            <w:sdtContent>
              <w:ins w:author="Anonymous" w:id="66" w:date="2026-09-22T03:03:20Z"/>
              <w:sdt>
                <w:sdtPr>
                  <w:id w:val="-742833093"/>
                  <w:tag w:val="goog_rdk_1016"/>
                </w:sdtPr>
                <w:sdtContent>
                  <w:ins w:author="Anonymous" w:id="66" w:date="2026-09-22T03:03:20Z">
                    <w:r w:rsidDel="00000000" w:rsidR="00000000" w:rsidRPr="00000000">
                      <w:rPr>
                        <w:rtl w:val="0"/>
                      </w:rPr>
                    </w:r>
                  </w:ins>
                </w:sdtContent>
              </w:sdt>
              <w:ins w:author="Anonymous" w:id="66" w:date="2026-09-22T03:03:20Z">
                <w:bookmarkStart w:colFirst="0" w:colLast="0" w:name="_heading=h.j749a6ymzb2o" w:id="20"/>
                <w:bookmarkEnd w:id="20"/>
              </w:ins>
            </w:sdtContent>
          </w:sdt>
        </w:p>
      </w:sdtContent>
    </w:sdt>
    <w:sdt>
      <w:sdtPr>
        <w:id w:val="-844974378"/>
        <w:tag w:val="goog_rdk_1020"/>
      </w:sdtPr>
      <w:sdtContent>
        <w:p w:rsidR="00000000" w:rsidDel="00000000" w:rsidP="00000000" w:rsidRDefault="00000000" w:rsidRPr="00000000" w14:paraId="000001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7754563"/>
              <w:tag w:val="goog_rdk_1018"/>
            </w:sdtPr>
            <w:sdtContent>
              <w:ins w:author="Anonymous" w:id="66" w:date="2026-09-22T03:03:20Z"/>
              <w:sdt>
                <w:sdtPr>
                  <w:id w:val="-1345794565"/>
                  <w:tag w:val="goog_rdk_1019"/>
                </w:sdtPr>
                <w:sdtContent>
                  <w:ins w:author="Anonymous" w:id="66" w:date="2026-09-22T03:03:20Z">
                    <w:r w:rsidDel="00000000" w:rsidR="00000000" w:rsidRPr="00000000">
                      <w:rPr>
                        <w:rtl w:val="0"/>
                      </w:rPr>
                    </w:r>
                  </w:ins>
                </w:sdtContent>
              </w:sdt>
              <w:ins w:author="Anonymous" w:id="66" w:date="2026-09-22T03:03:20Z">
                <w:bookmarkStart w:colFirst="0" w:colLast="0" w:name="_heading=h.smxas68jkiws" w:id="21"/>
                <w:bookmarkEnd w:id="21"/>
              </w:ins>
            </w:sdtContent>
          </w:sdt>
        </w:p>
      </w:sdtContent>
    </w:sdt>
    <w:sdt>
      <w:sdtPr>
        <w:id w:val="-753468961"/>
        <w:tag w:val="goog_rdk_1023"/>
      </w:sdtPr>
      <w:sdtContent>
        <w:p w:rsidR="00000000" w:rsidDel="00000000" w:rsidP="00000000" w:rsidRDefault="00000000" w:rsidRPr="00000000" w14:paraId="000001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0580477"/>
              <w:tag w:val="goog_rdk_1021"/>
            </w:sdtPr>
            <w:sdtContent>
              <w:ins w:author="Anonymous" w:id="66" w:date="2026-09-22T03:03:20Z"/>
              <w:sdt>
                <w:sdtPr>
                  <w:id w:val="-724917255"/>
                  <w:tag w:val="goog_rdk_1022"/>
                </w:sdtPr>
                <w:sdtContent>
                  <w:ins w:author="Anonymous" w:id="66" w:date="2026-09-22T03:03:20Z">
                    <w:r w:rsidDel="00000000" w:rsidR="00000000" w:rsidRPr="00000000">
                      <w:rPr>
                        <w:rtl w:val="0"/>
                      </w:rPr>
                    </w:r>
                  </w:ins>
                </w:sdtContent>
              </w:sdt>
              <w:ins w:author="Anonymous" w:id="66" w:date="2026-09-22T03:03:20Z">
                <w:bookmarkStart w:colFirst="0" w:colLast="0" w:name="_heading=h.jl718i802lfc" w:id="22"/>
                <w:bookmarkEnd w:id="22"/>
              </w:ins>
            </w:sdtContent>
          </w:sdt>
        </w:p>
      </w:sdtContent>
    </w:sdt>
    <w:sdt>
      <w:sdtPr>
        <w:id w:val="-846813026"/>
        <w:tag w:val="goog_rdk_1026"/>
      </w:sdtPr>
      <w:sdtContent>
        <w:p w:rsidR="00000000" w:rsidDel="00000000" w:rsidP="00000000" w:rsidRDefault="00000000" w:rsidRPr="00000000" w14:paraId="000001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5837814"/>
              <w:tag w:val="goog_rdk_1024"/>
            </w:sdtPr>
            <w:sdtContent>
              <w:ins w:author="Anonymous" w:id="66" w:date="2026-09-22T03:03:20Z"/>
              <w:sdt>
                <w:sdtPr>
                  <w:id w:val="2133011199"/>
                  <w:tag w:val="goog_rdk_1025"/>
                </w:sdtPr>
                <w:sdtContent>
                  <w:ins w:author="Anonymous" w:id="66" w:date="2026-09-22T03:03:20Z">
                    <w:r w:rsidDel="00000000" w:rsidR="00000000" w:rsidRPr="00000000">
                      <w:rPr>
                        <w:rtl w:val="0"/>
                      </w:rPr>
                    </w:r>
                  </w:ins>
                </w:sdtContent>
              </w:sdt>
              <w:ins w:author="Anonymous" w:id="66" w:date="2026-09-22T03:03:20Z">
                <w:bookmarkStart w:colFirst="0" w:colLast="0" w:name="_heading=h.fllibq8m1nq8" w:id="23"/>
                <w:bookmarkEnd w:id="23"/>
              </w:ins>
            </w:sdtContent>
          </w:sdt>
        </w:p>
      </w:sdtContent>
    </w:sdt>
    <w:sdt>
      <w:sdtPr>
        <w:id w:val="-421299076"/>
        <w:tag w:val="goog_rdk_1029"/>
      </w:sdtPr>
      <w:sdtContent>
        <w:p w:rsidR="00000000" w:rsidDel="00000000" w:rsidP="00000000" w:rsidRDefault="00000000" w:rsidRPr="00000000" w14:paraId="000001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7391016"/>
              <w:tag w:val="goog_rdk_1027"/>
            </w:sdtPr>
            <w:sdtContent>
              <w:ins w:author="Anonymous" w:id="66" w:date="2026-09-22T03:03:20Z"/>
              <w:sdt>
                <w:sdtPr>
                  <w:id w:val="473380861"/>
                  <w:tag w:val="goog_rdk_1028"/>
                </w:sdtPr>
                <w:sdtContent>
                  <w:ins w:author="Anonymous" w:id="66" w:date="2026-09-22T03:03:20Z">
                    <w:r w:rsidDel="00000000" w:rsidR="00000000" w:rsidRPr="00000000">
                      <w:rPr>
                        <w:rtl w:val="0"/>
                      </w:rPr>
                    </w:r>
                  </w:ins>
                </w:sdtContent>
              </w:sdt>
              <w:ins w:author="Anonymous" w:id="66" w:date="2026-09-22T03:03:20Z">
                <w:bookmarkStart w:colFirst="0" w:colLast="0" w:name="_heading=h.gjbsh7sn04if" w:id="24"/>
                <w:bookmarkEnd w:id="24"/>
              </w:ins>
            </w:sdtContent>
          </w:sdt>
        </w:p>
      </w:sdtContent>
    </w:sdt>
    <w:sdt>
      <w:sdtPr>
        <w:id w:val="-1804822142"/>
        <w:tag w:val="goog_rdk_1032"/>
      </w:sdtPr>
      <w:sdtContent>
        <w:p w:rsidR="00000000" w:rsidDel="00000000" w:rsidP="00000000" w:rsidRDefault="00000000" w:rsidRPr="00000000" w14:paraId="000001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9637508"/>
              <w:tag w:val="goog_rdk_1030"/>
            </w:sdtPr>
            <w:sdtContent>
              <w:ins w:author="Anonymous" w:id="66" w:date="2026-09-22T03:03:20Z"/>
              <w:sdt>
                <w:sdtPr>
                  <w:id w:val="-1769223387"/>
                  <w:tag w:val="goog_rdk_1031"/>
                </w:sdtPr>
                <w:sdtContent>
                  <w:ins w:author="Anonymous" w:id="66" w:date="2026-09-22T03:03:20Z">
                    <w:r w:rsidDel="00000000" w:rsidR="00000000" w:rsidRPr="00000000">
                      <w:rPr>
                        <w:rtl w:val="0"/>
                      </w:rPr>
                    </w:r>
                  </w:ins>
                </w:sdtContent>
              </w:sdt>
              <w:ins w:author="Anonymous" w:id="66" w:date="2026-09-22T03:03:20Z">
                <w:bookmarkStart w:colFirst="0" w:colLast="0" w:name="_heading=h.wmy19fz43j0" w:id="25"/>
                <w:bookmarkEnd w:id="25"/>
              </w:ins>
            </w:sdtContent>
          </w:sdt>
        </w:p>
      </w:sdtContent>
    </w:sdt>
    <w:sdt>
      <w:sdtPr>
        <w:id w:val="-1618344736"/>
        <w:tag w:val="goog_rdk_1035"/>
      </w:sdtPr>
      <w:sdtContent>
        <w:p w:rsidR="00000000" w:rsidDel="00000000" w:rsidP="00000000" w:rsidRDefault="00000000" w:rsidRPr="00000000" w14:paraId="000001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9105805"/>
              <w:tag w:val="goog_rdk_1033"/>
            </w:sdtPr>
            <w:sdtContent>
              <w:ins w:author="Anonymous" w:id="66" w:date="2026-09-22T03:03:20Z"/>
              <w:sdt>
                <w:sdtPr>
                  <w:id w:val="-441507478"/>
                  <w:tag w:val="goog_rdk_1034"/>
                </w:sdtPr>
                <w:sdtContent>
                  <w:ins w:author="Anonymous" w:id="66" w:date="2026-09-22T03:03:20Z">
                    <w:r w:rsidDel="00000000" w:rsidR="00000000" w:rsidRPr="00000000">
                      <w:rPr>
                        <w:rtl w:val="0"/>
                      </w:rPr>
                    </w:r>
                  </w:ins>
                </w:sdtContent>
              </w:sdt>
              <w:ins w:author="Anonymous" w:id="66" w:date="2026-09-22T03:03:20Z">
                <w:bookmarkStart w:colFirst="0" w:colLast="0" w:name="_heading=h.9pf00rpbg11t" w:id="26"/>
                <w:bookmarkEnd w:id="26"/>
              </w:ins>
            </w:sdtContent>
          </w:sdt>
        </w:p>
      </w:sdtContent>
    </w:sdt>
    <w:sdt>
      <w:sdtPr>
        <w:id w:val="959474347"/>
        <w:tag w:val="goog_rdk_1038"/>
      </w:sdtPr>
      <w:sdtContent>
        <w:p w:rsidR="00000000" w:rsidDel="00000000" w:rsidP="00000000" w:rsidRDefault="00000000" w:rsidRPr="00000000" w14:paraId="000001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124427"/>
              <w:tag w:val="goog_rdk_1036"/>
            </w:sdtPr>
            <w:sdtContent>
              <w:ins w:author="Anonymous" w:id="66" w:date="2026-09-22T03:03:20Z"/>
              <w:sdt>
                <w:sdtPr>
                  <w:id w:val="-205188785"/>
                  <w:tag w:val="goog_rdk_1037"/>
                </w:sdtPr>
                <w:sdtContent>
                  <w:ins w:author="Anonymous" w:id="66" w:date="2026-09-22T03:03:20Z">
                    <w:r w:rsidDel="00000000" w:rsidR="00000000" w:rsidRPr="00000000">
                      <w:rPr>
                        <w:rtl w:val="0"/>
                      </w:rPr>
                    </w:r>
                  </w:ins>
                </w:sdtContent>
              </w:sdt>
              <w:ins w:author="Anonymous" w:id="66" w:date="2026-09-22T03:03:20Z">
                <w:bookmarkStart w:colFirst="0" w:colLast="0" w:name="_heading=h.3ld2c8qd5zj0" w:id="27"/>
                <w:bookmarkEnd w:id="27"/>
              </w:ins>
            </w:sdtContent>
          </w:sdt>
        </w:p>
      </w:sdtContent>
    </w:sdt>
    <w:sdt>
      <w:sdtPr>
        <w:id w:val="-1568197484"/>
        <w:tag w:val="goog_rdk_1041"/>
      </w:sdtPr>
      <w:sdtContent>
        <w:p w:rsidR="00000000" w:rsidDel="00000000" w:rsidP="00000000" w:rsidRDefault="00000000" w:rsidRPr="00000000" w14:paraId="000001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462537"/>
              <w:tag w:val="goog_rdk_1039"/>
            </w:sdtPr>
            <w:sdtContent>
              <w:ins w:author="Anonymous" w:id="66" w:date="2026-09-22T03:03:20Z"/>
              <w:sdt>
                <w:sdtPr>
                  <w:id w:val="-1949255047"/>
                  <w:tag w:val="goog_rdk_1040"/>
                </w:sdtPr>
                <w:sdtContent>
                  <w:ins w:author="Anonymous" w:id="66" w:date="2026-09-22T03:03:20Z">
                    <w:r w:rsidDel="00000000" w:rsidR="00000000" w:rsidRPr="00000000">
                      <w:rPr>
                        <w:rtl w:val="0"/>
                      </w:rPr>
                    </w:r>
                  </w:ins>
                </w:sdtContent>
              </w:sdt>
              <w:ins w:author="Anonymous" w:id="66" w:date="2026-09-22T03:03:20Z">
                <w:bookmarkStart w:colFirst="0" w:colLast="0" w:name="_heading=h.yiz4zn48buua" w:id="28"/>
                <w:bookmarkEnd w:id="28"/>
              </w:ins>
            </w:sdtContent>
          </w:sdt>
        </w:p>
      </w:sdtContent>
    </w:sdt>
    <w:sdt>
      <w:sdtPr>
        <w:id w:val="-758451913"/>
        <w:tag w:val="goog_rdk_1044"/>
      </w:sdtPr>
      <w:sdtContent>
        <w:p w:rsidR="00000000" w:rsidDel="00000000" w:rsidP="00000000" w:rsidRDefault="00000000" w:rsidRPr="00000000" w14:paraId="000001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3528178"/>
              <w:tag w:val="goog_rdk_1042"/>
            </w:sdtPr>
            <w:sdtContent>
              <w:ins w:author="Anonymous" w:id="66" w:date="2026-09-22T03:03:20Z"/>
              <w:sdt>
                <w:sdtPr>
                  <w:id w:val="-1927970023"/>
                  <w:tag w:val="goog_rdk_1043"/>
                </w:sdtPr>
                <w:sdtContent>
                  <w:ins w:author="Anonymous" w:id="66" w:date="2026-09-22T03:03:20Z">
                    <w:r w:rsidDel="00000000" w:rsidR="00000000" w:rsidRPr="00000000">
                      <w:rPr>
                        <w:rtl w:val="0"/>
                      </w:rPr>
                    </w:r>
                  </w:ins>
                </w:sdtContent>
              </w:sdt>
              <w:ins w:author="Anonymous" w:id="66" w:date="2026-09-22T03:03:20Z">
                <w:bookmarkStart w:colFirst="0" w:colLast="0" w:name="_heading=h.cb608uujof6" w:id="29"/>
                <w:bookmarkEnd w:id="29"/>
              </w:ins>
            </w:sdtContent>
          </w:sdt>
        </w:p>
      </w:sdtContent>
    </w:sdt>
    <w:sdt>
      <w:sdtPr>
        <w:id w:val="-945419849"/>
        <w:tag w:val="goog_rdk_1047"/>
      </w:sdtPr>
      <w:sdtContent>
        <w:p w:rsidR="00000000" w:rsidDel="00000000" w:rsidP="00000000" w:rsidRDefault="00000000" w:rsidRPr="00000000" w14:paraId="000001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2997668"/>
              <w:tag w:val="goog_rdk_1045"/>
            </w:sdtPr>
            <w:sdtContent>
              <w:ins w:author="Anonymous" w:id="66" w:date="2026-09-22T03:03:20Z"/>
              <w:sdt>
                <w:sdtPr>
                  <w:id w:val="287926006"/>
                  <w:tag w:val="goog_rdk_1046"/>
                </w:sdtPr>
                <w:sdtContent>
                  <w:ins w:author="Anonymous" w:id="66" w:date="2026-09-22T03:03:20Z">
                    <w:r w:rsidDel="00000000" w:rsidR="00000000" w:rsidRPr="00000000">
                      <w:rPr>
                        <w:rtl w:val="0"/>
                      </w:rPr>
                    </w:r>
                  </w:ins>
                </w:sdtContent>
              </w:sdt>
              <w:ins w:author="Anonymous" w:id="66" w:date="2026-09-22T03:03:20Z">
                <w:bookmarkStart w:colFirst="0" w:colLast="0" w:name="_heading=h.zchdar9g0l59" w:id="30"/>
                <w:bookmarkEnd w:id="30"/>
              </w:ins>
            </w:sdtContent>
          </w:sdt>
        </w:p>
      </w:sdtContent>
    </w:sdt>
    <w:sdt>
      <w:sdtPr>
        <w:id w:val="-629553101"/>
        <w:tag w:val="goog_rdk_1050"/>
      </w:sdtPr>
      <w:sdtContent>
        <w:p w:rsidR="00000000" w:rsidDel="00000000" w:rsidP="00000000" w:rsidRDefault="00000000" w:rsidRPr="00000000" w14:paraId="000001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7357674"/>
              <w:tag w:val="goog_rdk_1048"/>
            </w:sdtPr>
            <w:sdtContent>
              <w:ins w:author="Anonymous" w:id="66" w:date="2026-09-22T03:03:20Z"/>
              <w:sdt>
                <w:sdtPr>
                  <w:id w:val="-1953327563"/>
                  <w:tag w:val="goog_rdk_1049"/>
                </w:sdtPr>
                <w:sdtContent>
                  <w:ins w:author="Anonymous" w:id="66" w:date="2026-09-22T03:03:20Z">
                    <w:r w:rsidDel="00000000" w:rsidR="00000000" w:rsidRPr="00000000">
                      <w:rPr>
                        <w:rtl w:val="0"/>
                      </w:rPr>
                    </w:r>
                  </w:ins>
                </w:sdtContent>
              </w:sdt>
              <w:ins w:author="Anonymous" w:id="66" w:date="2026-09-22T03:03:20Z">
                <w:bookmarkStart w:colFirst="0" w:colLast="0" w:name="_heading=h.vnly1dq9lcbg" w:id="31"/>
                <w:bookmarkEnd w:id="31"/>
              </w:ins>
            </w:sdtContent>
          </w:sdt>
        </w:p>
      </w:sdtContent>
    </w:sdt>
    <w:sdt>
      <w:sdtPr>
        <w:id w:val="-1974358182"/>
        <w:tag w:val="goog_rdk_1053"/>
      </w:sdtPr>
      <w:sdtContent>
        <w:p w:rsidR="00000000" w:rsidDel="00000000" w:rsidP="00000000" w:rsidRDefault="00000000" w:rsidRPr="00000000" w14:paraId="000001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4884867"/>
              <w:tag w:val="goog_rdk_1051"/>
            </w:sdtPr>
            <w:sdtContent>
              <w:ins w:author="Anonymous" w:id="66" w:date="2026-09-22T03:03:20Z"/>
              <w:sdt>
                <w:sdtPr>
                  <w:id w:val="722101034"/>
                  <w:tag w:val="goog_rdk_1052"/>
                </w:sdtPr>
                <w:sdtContent>
                  <w:ins w:author="Anonymous" w:id="66" w:date="2026-09-22T03:03:20Z">
                    <w:r w:rsidDel="00000000" w:rsidR="00000000" w:rsidRPr="00000000">
                      <w:rPr>
                        <w:rtl w:val="0"/>
                      </w:rPr>
                    </w:r>
                  </w:ins>
                </w:sdtContent>
              </w:sdt>
              <w:ins w:author="Anonymous" w:id="66" w:date="2026-09-22T03:03:20Z">
                <w:bookmarkStart w:colFirst="0" w:colLast="0" w:name="_heading=h.g1yxeriaez05" w:id="32"/>
                <w:bookmarkEnd w:id="32"/>
              </w:ins>
            </w:sdtContent>
          </w:sdt>
        </w:p>
      </w:sdtContent>
    </w:sdt>
    <w:sdt>
      <w:sdtPr>
        <w:id w:val="-1485103104"/>
        <w:tag w:val="goog_rdk_1056"/>
      </w:sdtPr>
      <w:sdtContent>
        <w:p w:rsidR="00000000" w:rsidDel="00000000" w:rsidP="00000000" w:rsidRDefault="00000000" w:rsidRPr="00000000" w14:paraId="000001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9267588"/>
              <w:tag w:val="goog_rdk_1054"/>
            </w:sdtPr>
            <w:sdtContent>
              <w:ins w:author="Anonymous" w:id="66" w:date="2026-09-22T03:03:20Z"/>
              <w:sdt>
                <w:sdtPr>
                  <w:id w:val="-306216482"/>
                  <w:tag w:val="goog_rdk_1055"/>
                </w:sdtPr>
                <w:sdtContent>
                  <w:ins w:author="Anonymous" w:id="66" w:date="2026-09-22T03:03:20Z">
                    <w:r w:rsidDel="00000000" w:rsidR="00000000" w:rsidRPr="00000000">
                      <w:rPr>
                        <w:rtl w:val="0"/>
                      </w:rPr>
                    </w:r>
                  </w:ins>
                </w:sdtContent>
              </w:sdt>
              <w:ins w:author="Anonymous" w:id="66" w:date="2026-09-22T03:03:20Z">
                <w:bookmarkStart w:colFirst="0" w:colLast="0" w:name="_heading=h.eewm7g8rmaix" w:id="33"/>
                <w:bookmarkEnd w:id="33"/>
              </w:ins>
            </w:sdtContent>
          </w:sdt>
        </w:p>
      </w:sdtContent>
    </w:sdt>
    <w:sdt>
      <w:sdtPr>
        <w:id w:val="-1292153067"/>
        <w:tag w:val="goog_rdk_1059"/>
      </w:sdtPr>
      <w:sdtContent>
        <w:p w:rsidR="00000000" w:rsidDel="00000000" w:rsidP="00000000" w:rsidRDefault="00000000" w:rsidRPr="00000000" w14:paraId="000001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4885483"/>
              <w:tag w:val="goog_rdk_1057"/>
            </w:sdtPr>
            <w:sdtContent>
              <w:ins w:author="Anonymous" w:id="66" w:date="2026-09-22T03:03:20Z"/>
              <w:sdt>
                <w:sdtPr>
                  <w:id w:val="-349072005"/>
                  <w:tag w:val="goog_rdk_1058"/>
                </w:sdtPr>
                <w:sdtContent>
                  <w:ins w:author="Anonymous" w:id="66" w:date="2026-09-22T03:03:20Z">
                    <w:r w:rsidDel="00000000" w:rsidR="00000000" w:rsidRPr="00000000">
                      <w:rPr>
                        <w:rtl w:val="0"/>
                      </w:rPr>
                    </w:r>
                  </w:ins>
                </w:sdtContent>
              </w:sdt>
              <w:ins w:author="Anonymous" w:id="66" w:date="2026-09-22T03:03:20Z">
                <w:bookmarkStart w:colFirst="0" w:colLast="0" w:name="_heading=h.yl6qphvqcqct" w:id="34"/>
                <w:bookmarkEnd w:id="34"/>
              </w:ins>
            </w:sdtContent>
          </w:sdt>
        </w:p>
      </w:sdtContent>
    </w:sdt>
    <w:sdt>
      <w:sdtPr>
        <w:id w:val="-1856139834"/>
        <w:tag w:val="goog_rdk_1062"/>
      </w:sdtPr>
      <w:sdtContent>
        <w:p w:rsidR="00000000" w:rsidDel="00000000" w:rsidP="00000000" w:rsidRDefault="00000000" w:rsidRPr="00000000" w14:paraId="000001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403830"/>
              <w:tag w:val="goog_rdk_1060"/>
            </w:sdtPr>
            <w:sdtContent>
              <w:ins w:author="Anonymous" w:id="66" w:date="2026-09-22T03:03:20Z"/>
              <w:sdt>
                <w:sdtPr>
                  <w:id w:val="1333792540"/>
                  <w:tag w:val="goog_rdk_1061"/>
                </w:sdtPr>
                <w:sdtContent>
                  <w:ins w:author="Anonymous" w:id="66" w:date="2026-09-22T03:03:20Z">
                    <w:r w:rsidDel="00000000" w:rsidR="00000000" w:rsidRPr="00000000">
                      <w:rPr>
                        <w:rtl w:val="0"/>
                      </w:rPr>
                    </w:r>
                  </w:ins>
                </w:sdtContent>
              </w:sdt>
              <w:ins w:author="Anonymous" w:id="66" w:date="2026-09-22T03:03:20Z">
                <w:bookmarkStart w:colFirst="0" w:colLast="0" w:name="_heading=h.thyih29rok7d" w:id="35"/>
                <w:bookmarkEnd w:id="35"/>
              </w:ins>
            </w:sdtContent>
          </w:sdt>
        </w:p>
      </w:sdtContent>
    </w:sdt>
    <w:sdt>
      <w:sdtPr>
        <w:id w:val="1704189601"/>
        <w:tag w:val="goog_rdk_1065"/>
      </w:sdtPr>
      <w:sdtContent>
        <w:p w:rsidR="00000000" w:rsidDel="00000000" w:rsidP="00000000" w:rsidRDefault="00000000" w:rsidRPr="00000000" w14:paraId="000001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1677194"/>
              <w:tag w:val="goog_rdk_1063"/>
            </w:sdtPr>
            <w:sdtContent>
              <w:ins w:author="Anonymous" w:id="66" w:date="2026-09-22T03:03:20Z"/>
              <w:sdt>
                <w:sdtPr>
                  <w:id w:val="1699110081"/>
                  <w:tag w:val="goog_rdk_1064"/>
                </w:sdtPr>
                <w:sdtContent>
                  <w:ins w:author="Anonymous" w:id="66" w:date="2026-09-22T03:03:20Z">
                    <w:r w:rsidDel="00000000" w:rsidR="00000000" w:rsidRPr="00000000">
                      <w:rPr>
                        <w:rtl w:val="0"/>
                      </w:rPr>
                    </w:r>
                  </w:ins>
                </w:sdtContent>
              </w:sdt>
              <w:ins w:author="Anonymous" w:id="66" w:date="2026-09-22T03:03:20Z">
                <w:bookmarkStart w:colFirst="0" w:colLast="0" w:name="_heading=h.hed6gn9m76rz" w:id="36"/>
                <w:bookmarkEnd w:id="36"/>
              </w:ins>
            </w:sdtContent>
          </w:sdt>
        </w:p>
      </w:sdtContent>
    </w:sdt>
    <w:sdt>
      <w:sdtPr>
        <w:id w:val="-2048664499"/>
        <w:tag w:val="goog_rdk_1068"/>
      </w:sdtPr>
      <w:sdtContent>
        <w:p w:rsidR="00000000" w:rsidDel="00000000" w:rsidP="00000000" w:rsidRDefault="00000000" w:rsidRPr="00000000" w14:paraId="000001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7307162"/>
              <w:tag w:val="goog_rdk_1066"/>
            </w:sdtPr>
            <w:sdtContent>
              <w:ins w:author="Anonymous" w:id="66" w:date="2026-09-22T03:03:20Z"/>
              <w:sdt>
                <w:sdtPr>
                  <w:id w:val="-731945140"/>
                  <w:tag w:val="goog_rdk_1067"/>
                </w:sdtPr>
                <w:sdtContent>
                  <w:ins w:author="Anonymous" w:id="66" w:date="2026-09-22T03:03:20Z">
                    <w:r w:rsidDel="00000000" w:rsidR="00000000" w:rsidRPr="00000000">
                      <w:rPr>
                        <w:rtl w:val="0"/>
                      </w:rPr>
                    </w:r>
                  </w:ins>
                </w:sdtContent>
              </w:sdt>
              <w:ins w:author="Anonymous" w:id="66" w:date="2026-09-22T03:03:20Z">
                <w:bookmarkStart w:colFirst="0" w:colLast="0" w:name="_heading=h.c3ix2lxckd76" w:id="37"/>
                <w:bookmarkEnd w:id="37"/>
              </w:ins>
            </w:sdtContent>
          </w:sdt>
        </w:p>
      </w:sdtContent>
    </w:sdt>
    <w:sdt>
      <w:sdtPr>
        <w:id w:val="35254538"/>
        <w:tag w:val="goog_rdk_1071"/>
      </w:sdtPr>
      <w:sdtContent>
        <w:p w:rsidR="00000000" w:rsidDel="00000000" w:rsidP="00000000" w:rsidRDefault="00000000" w:rsidRPr="00000000" w14:paraId="000001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7161297"/>
              <w:tag w:val="goog_rdk_1069"/>
            </w:sdtPr>
            <w:sdtContent>
              <w:ins w:author="Anonymous" w:id="66" w:date="2026-09-22T03:03:20Z"/>
              <w:sdt>
                <w:sdtPr>
                  <w:id w:val="-315989556"/>
                  <w:tag w:val="goog_rdk_1070"/>
                </w:sdtPr>
                <w:sdtContent>
                  <w:ins w:author="Anonymous" w:id="66" w:date="2026-09-22T03:03:20Z">
                    <w:r w:rsidDel="00000000" w:rsidR="00000000" w:rsidRPr="00000000">
                      <w:rPr>
                        <w:rtl w:val="0"/>
                      </w:rPr>
                    </w:r>
                  </w:ins>
                </w:sdtContent>
              </w:sdt>
              <w:ins w:author="Anonymous" w:id="66" w:date="2026-09-22T03:03:20Z">
                <w:bookmarkStart w:colFirst="0" w:colLast="0" w:name="_heading=h.uqkkh8nn7qf1" w:id="38"/>
                <w:bookmarkEnd w:id="38"/>
              </w:ins>
            </w:sdtContent>
          </w:sdt>
        </w:p>
      </w:sdtContent>
    </w:sdt>
    <w:sdt>
      <w:sdtPr>
        <w:id w:val="528276403"/>
        <w:tag w:val="goog_rdk_1074"/>
      </w:sdtPr>
      <w:sdtContent>
        <w:p w:rsidR="00000000" w:rsidDel="00000000" w:rsidP="00000000" w:rsidRDefault="00000000" w:rsidRPr="00000000" w14:paraId="000001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4659932"/>
              <w:tag w:val="goog_rdk_1072"/>
            </w:sdtPr>
            <w:sdtContent>
              <w:ins w:author="Anonymous" w:id="66" w:date="2026-09-22T03:03:20Z"/>
              <w:sdt>
                <w:sdtPr>
                  <w:id w:val="1898636896"/>
                  <w:tag w:val="goog_rdk_1073"/>
                </w:sdtPr>
                <w:sdtContent>
                  <w:ins w:author="Anonymous" w:id="66" w:date="2026-09-22T03:03:20Z">
                    <w:r w:rsidDel="00000000" w:rsidR="00000000" w:rsidRPr="00000000">
                      <w:rPr>
                        <w:rtl w:val="0"/>
                      </w:rPr>
                    </w:r>
                  </w:ins>
                </w:sdtContent>
              </w:sdt>
              <w:ins w:author="Anonymous" w:id="66" w:date="2026-09-22T03:03:20Z">
                <w:bookmarkStart w:colFirst="0" w:colLast="0" w:name="_heading=h.gxi7ewb9adwj" w:id="39"/>
                <w:bookmarkEnd w:id="39"/>
              </w:ins>
            </w:sdtContent>
          </w:sdt>
        </w:p>
      </w:sdtContent>
    </w:sdt>
    <w:sdt>
      <w:sdtPr>
        <w:id w:val="-2076473566"/>
        <w:tag w:val="goog_rdk_1077"/>
      </w:sdtPr>
      <w:sdtContent>
        <w:p w:rsidR="00000000" w:rsidDel="00000000" w:rsidP="00000000" w:rsidRDefault="00000000" w:rsidRPr="00000000" w14:paraId="000001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3196023"/>
              <w:tag w:val="goog_rdk_1075"/>
            </w:sdtPr>
            <w:sdtContent>
              <w:ins w:author="Anonymous" w:id="66" w:date="2026-09-22T03:03:20Z"/>
              <w:sdt>
                <w:sdtPr>
                  <w:id w:val="-887200203"/>
                  <w:tag w:val="goog_rdk_1076"/>
                </w:sdtPr>
                <w:sdtContent>
                  <w:ins w:author="Anonymous" w:id="66" w:date="2026-09-22T03:03:20Z">
                    <w:r w:rsidDel="00000000" w:rsidR="00000000" w:rsidRPr="00000000">
                      <w:rPr>
                        <w:rtl w:val="0"/>
                      </w:rPr>
                    </w:r>
                  </w:ins>
                </w:sdtContent>
              </w:sdt>
              <w:ins w:author="Anonymous" w:id="66" w:date="2026-09-22T03:03:20Z">
                <w:bookmarkStart w:colFirst="0" w:colLast="0" w:name="_heading=h.abdct6ggogwk" w:id="40"/>
                <w:bookmarkEnd w:id="40"/>
              </w:ins>
            </w:sdtContent>
          </w:sdt>
        </w:p>
      </w:sdtContent>
    </w:sdt>
    <w:sdt>
      <w:sdtPr>
        <w:id w:val="-1991298856"/>
        <w:tag w:val="goog_rdk_1080"/>
      </w:sdtPr>
      <w:sdtContent>
        <w:p w:rsidR="00000000" w:rsidDel="00000000" w:rsidP="00000000" w:rsidRDefault="00000000" w:rsidRPr="00000000" w14:paraId="000001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5322317"/>
              <w:tag w:val="goog_rdk_1078"/>
            </w:sdtPr>
            <w:sdtContent>
              <w:ins w:author="Anonymous" w:id="66" w:date="2026-09-22T03:03:20Z"/>
              <w:sdt>
                <w:sdtPr>
                  <w:id w:val="299952081"/>
                  <w:tag w:val="goog_rdk_1079"/>
                </w:sdtPr>
                <w:sdtContent>
                  <w:ins w:author="Anonymous" w:id="66" w:date="2026-09-22T03:03:20Z">
                    <w:r w:rsidDel="00000000" w:rsidR="00000000" w:rsidRPr="00000000">
                      <w:rPr>
                        <w:rtl w:val="0"/>
                      </w:rPr>
                    </w:r>
                  </w:ins>
                </w:sdtContent>
              </w:sdt>
              <w:ins w:author="Anonymous" w:id="66" w:date="2026-09-22T03:03:20Z">
                <w:bookmarkStart w:colFirst="0" w:colLast="0" w:name="_heading=h.sslh8tcwhubd" w:id="41"/>
                <w:bookmarkEnd w:id="41"/>
              </w:ins>
            </w:sdtContent>
          </w:sdt>
        </w:p>
      </w:sdtContent>
    </w:sdt>
    <w:sdt>
      <w:sdtPr>
        <w:id w:val="1326178035"/>
        <w:tag w:val="goog_rdk_1083"/>
      </w:sdtPr>
      <w:sdtContent>
        <w:p w:rsidR="00000000" w:rsidDel="00000000" w:rsidP="00000000" w:rsidRDefault="00000000" w:rsidRPr="00000000" w14:paraId="000001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7415007"/>
              <w:tag w:val="goog_rdk_1081"/>
            </w:sdtPr>
            <w:sdtContent>
              <w:ins w:author="Anonymous" w:id="66" w:date="2026-09-22T03:03:20Z"/>
              <w:sdt>
                <w:sdtPr>
                  <w:id w:val="-2101668660"/>
                  <w:tag w:val="goog_rdk_1082"/>
                </w:sdtPr>
                <w:sdtContent>
                  <w:ins w:author="Anonymous" w:id="66" w:date="2026-09-22T03:03:20Z">
                    <w:r w:rsidDel="00000000" w:rsidR="00000000" w:rsidRPr="00000000">
                      <w:rPr>
                        <w:rtl w:val="0"/>
                      </w:rPr>
                    </w:r>
                  </w:ins>
                </w:sdtContent>
              </w:sdt>
              <w:ins w:author="Anonymous" w:id="66" w:date="2026-09-22T03:03:20Z">
                <w:bookmarkStart w:colFirst="0" w:colLast="0" w:name="_heading=h.ac7rlasc24yy" w:id="42"/>
                <w:bookmarkEnd w:id="42"/>
              </w:ins>
            </w:sdtContent>
          </w:sdt>
        </w:p>
      </w:sdtContent>
    </w:sdt>
    <w:sdt>
      <w:sdtPr>
        <w:id w:val="-1109842362"/>
        <w:tag w:val="goog_rdk_1086"/>
      </w:sdtPr>
      <w:sdtContent>
        <w:p w:rsidR="00000000" w:rsidDel="00000000" w:rsidP="00000000" w:rsidRDefault="00000000" w:rsidRPr="00000000" w14:paraId="000001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4382456"/>
              <w:tag w:val="goog_rdk_1084"/>
            </w:sdtPr>
            <w:sdtContent>
              <w:ins w:author="Anonymous" w:id="66" w:date="2026-09-22T03:03:20Z"/>
              <w:sdt>
                <w:sdtPr>
                  <w:id w:val="1492359577"/>
                  <w:tag w:val="goog_rdk_1085"/>
                </w:sdtPr>
                <w:sdtContent>
                  <w:ins w:author="Anonymous" w:id="66" w:date="2026-09-22T03:03:20Z">
                    <w:r w:rsidDel="00000000" w:rsidR="00000000" w:rsidRPr="00000000">
                      <w:rPr>
                        <w:rtl w:val="0"/>
                      </w:rPr>
                    </w:r>
                  </w:ins>
                </w:sdtContent>
              </w:sdt>
              <w:ins w:author="Anonymous" w:id="66" w:date="2026-09-22T03:03:20Z">
                <w:bookmarkStart w:colFirst="0" w:colLast="0" w:name="_heading=h.h32h61wpx27a" w:id="43"/>
                <w:bookmarkEnd w:id="43"/>
              </w:ins>
            </w:sdtContent>
          </w:sdt>
        </w:p>
      </w:sdtContent>
    </w:sdt>
    <w:sdt>
      <w:sdtPr>
        <w:id w:val="-1848818997"/>
        <w:tag w:val="goog_rdk_1089"/>
      </w:sdtPr>
      <w:sdtContent>
        <w:p w:rsidR="00000000" w:rsidDel="00000000" w:rsidP="00000000" w:rsidRDefault="00000000" w:rsidRPr="00000000" w14:paraId="000001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4410779"/>
              <w:tag w:val="goog_rdk_1087"/>
            </w:sdtPr>
            <w:sdtContent>
              <w:ins w:author="Anonymous" w:id="66" w:date="2026-09-22T03:03:20Z"/>
              <w:sdt>
                <w:sdtPr>
                  <w:id w:val="163435092"/>
                  <w:tag w:val="goog_rdk_1088"/>
                </w:sdtPr>
                <w:sdtContent>
                  <w:ins w:author="Anonymous" w:id="66" w:date="2026-09-22T03:03:20Z">
                    <w:r w:rsidDel="00000000" w:rsidR="00000000" w:rsidRPr="00000000">
                      <w:rPr>
                        <w:rtl w:val="0"/>
                      </w:rPr>
                    </w:r>
                  </w:ins>
                </w:sdtContent>
              </w:sdt>
              <w:ins w:author="Anonymous" w:id="66" w:date="2026-09-22T03:03:20Z">
                <w:bookmarkStart w:colFirst="0" w:colLast="0" w:name="_heading=h.9yp7vcvzuu3x" w:id="44"/>
                <w:bookmarkEnd w:id="44"/>
              </w:ins>
            </w:sdtContent>
          </w:sdt>
        </w:p>
      </w:sdtContent>
    </w:sdt>
    <w:sdt>
      <w:sdtPr>
        <w:id w:val="-316376070"/>
        <w:tag w:val="goog_rdk_1092"/>
      </w:sdtPr>
      <w:sdtContent>
        <w:p w:rsidR="00000000" w:rsidDel="00000000" w:rsidP="00000000" w:rsidRDefault="00000000" w:rsidRPr="00000000" w14:paraId="000001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5205302"/>
              <w:tag w:val="goog_rdk_1090"/>
            </w:sdtPr>
            <w:sdtContent>
              <w:ins w:author="Anonymous" w:id="66" w:date="2026-09-22T03:03:20Z"/>
              <w:sdt>
                <w:sdtPr>
                  <w:id w:val="-186660180"/>
                  <w:tag w:val="goog_rdk_1091"/>
                </w:sdtPr>
                <w:sdtContent>
                  <w:ins w:author="Anonymous" w:id="66" w:date="2026-09-22T03:03:20Z">
                    <w:r w:rsidDel="00000000" w:rsidR="00000000" w:rsidRPr="00000000">
                      <w:rPr>
                        <w:rtl w:val="0"/>
                      </w:rPr>
                    </w:r>
                  </w:ins>
                </w:sdtContent>
              </w:sdt>
              <w:ins w:author="Anonymous" w:id="66" w:date="2026-09-22T03:03:20Z">
                <w:bookmarkStart w:colFirst="0" w:colLast="0" w:name="_heading=h.flz0laju78bo" w:id="45"/>
                <w:bookmarkEnd w:id="45"/>
              </w:ins>
            </w:sdtContent>
          </w:sdt>
        </w:p>
      </w:sdtContent>
    </w:sdt>
    <w:sdt>
      <w:sdtPr>
        <w:id w:val="-1295066228"/>
        <w:tag w:val="goog_rdk_1095"/>
      </w:sdtPr>
      <w:sdtContent>
        <w:p w:rsidR="00000000" w:rsidDel="00000000" w:rsidP="00000000" w:rsidRDefault="00000000" w:rsidRPr="00000000" w14:paraId="000001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5561661"/>
              <w:tag w:val="goog_rdk_1093"/>
            </w:sdtPr>
            <w:sdtContent>
              <w:ins w:author="Anonymous" w:id="66" w:date="2026-09-22T03:03:20Z"/>
              <w:sdt>
                <w:sdtPr>
                  <w:id w:val="-1951822862"/>
                  <w:tag w:val="goog_rdk_1094"/>
                </w:sdtPr>
                <w:sdtContent>
                  <w:ins w:author="Anonymous" w:id="66" w:date="2026-09-22T03:03:20Z">
                    <w:r w:rsidDel="00000000" w:rsidR="00000000" w:rsidRPr="00000000">
                      <w:rPr>
                        <w:rtl w:val="0"/>
                      </w:rPr>
                    </w:r>
                  </w:ins>
                </w:sdtContent>
              </w:sdt>
              <w:ins w:author="Anonymous" w:id="66" w:date="2026-09-22T03:03:20Z">
                <w:bookmarkStart w:colFirst="0" w:colLast="0" w:name="_heading=h.3trregwacpg6" w:id="46"/>
                <w:bookmarkEnd w:id="46"/>
              </w:ins>
            </w:sdtContent>
          </w:sdt>
        </w:p>
      </w:sdtContent>
    </w:sdt>
    <w:sdt>
      <w:sdtPr>
        <w:id w:val="395195943"/>
        <w:tag w:val="goog_rdk_1098"/>
      </w:sdtPr>
      <w:sdtContent>
        <w:p w:rsidR="00000000" w:rsidDel="00000000" w:rsidP="00000000" w:rsidRDefault="00000000" w:rsidRPr="00000000" w14:paraId="000001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8830066"/>
              <w:tag w:val="goog_rdk_1096"/>
            </w:sdtPr>
            <w:sdtContent>
              <w:ins w:author="Anonymous" w:id="66" w:date="2026-09-22T03:03:20Z"/>
              <w:sdt>
                <w:sdtPr>
                  <w:id w:val="-921191690"/>
                  <w:tag w:val="goog_rdk_1097"/>
                </w:sdtPr>
                <w:sdtContent>
                  <w:ins w:author="Anonymous" w:id="66" w:date="2026-09-22T03:03:20Z">
                    <w:r w:rsidDel="00000000" w:rsidR="00000000" w:rsidRPr="00000000">
                      <w:rPr>
                        <w:rtl w:val="0"/>
                      </w:rPr>
                    </w:r>
                  </w:ins>
                </w:sdtContent>
              </w:sdt>
              <w:ins w:author="Anonymous" w:id="66" w:date="2026-09-22T03:03:20Z">
                <w:bookmarkStart w:colFirst="0" w:colLast="0" w:name="_heading=h.h5w7vscakjdw" w:id="47"/>
                <w:bookmarkEnd w:id="47"/>
              </w:ins>
            </w:sdtContent>
          </w:sdt>
        </w:p>
      </w:sdtContent>
    </w:sdt>
    <w:sdt>
      <w:sdtPr>
        <w:id w:val="1834909420"/>
        <w:tag w:val="goog_rdk_1101"/>
      </w:sdtPr>
      <w:sdtContent>
        <w:p w:rsidR="00000000" w:rsidDel="00000000" w:rsidP="00000000" w:rsidRDefault="00000000" w:rsidRPr="00000000" w14:paraId="000001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8851093"/>
              <w:tag w:val="goog_rdk_1099"/>
            </w:sdtPr>
            <w:sdtContent>
              <w:ins w:author="Anonymous" w:id="66" w:date="2026-09-22T03:03:20Z"/>
              <w:sdt>
                <w:sdtPr>
                  <w:id w:val="-1757706210"/>
                  <w:tag w:val="goog_rdk_1100"/>
                </w:sdtPr>
                <w:sdtContent>
                  <w:ins w:author="Anonymous" w:id="66" w:date="2026-09-22T03:03:20Z">
                    <w:r w:rsidDel="00000000" w:rsidR="00000000" w:rsidRPr="00000000">
                      <w:rPr>
                        <w:rtl w:val="0"/>
                      </w:rPr>
                    </w:r>
                  </w:ins>
                </w:sdtContent>
              </w:sdt>
              <w:ins w:author="Anonymous" w:id="66" w:date="2026-09-22T03:03:20Z">
                <w:bookmarkStart w:colFirst="0" w:colLast="0" w:name="_heading=h.muxyx29be2i7" w:id="48"/>
                <w:bookmarkEnd w:id="48"/>
              </w:ins>
            </w:sdtContent>
          </w:sdt>
        </w:p>
      </w:sdtContent>
    </w:sdt>
    <w:sdt>
      <w:sdtPr>
        <w:id w:val="706899852"/>
        <w:tag w:val="goog_rdk_1104"/>
      </w:sdtPr>
      <w:sdtContent>
        <w:p w:rsidR="00000000" w:rsidDel="00000000" w:rsidP="00000000" w:rsidRDefault="00000000" w:rsidRPr="00000000" w14:paraId="000001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1240434"/>
              <w:tag w:val="goog_rdk_1102"/>
            </w:sdtPr>
            <w:sdtContent>
              <w:ins w:author="Anonymous" w:id="66" w:date="2026-09-22T03:03:20Z"/>
              <w:sdt>
                <w:sdtPr>
                  <w:id w:val="1732373464"/>
                  <w:tag w:val="goog_rdk_1103"/>
                </w:sdtPr>
                <w:sdtContent>
                  <w:ins w:author="Anonymous" w:id="66" w:date="2026-09-22T03:03:20Z">
                    <w:r w:rsidDel="00000000" w:rsidR="00000000" w:rsidRPr="00000000">
                      <w:rPr>
                        <w:rtl w:val="0"/>
                      </w:rPr>
                    </w:r>
                  </w:ins>
                </w:sdtContent>
              </w:sdt>
              <w:ins w:author="Anonymous" w:id="66" w:date="2026-09-22T03:03:20Z">
                <w:bookmarkStart w:colFirst="0" w:colLast="0" w:name="_heading=h.j7uxk5mvyc2b" w:id="49"/>
                <w:bookmarkEnd w:id="49"/>
              </w:ins>
            </w:sdtContent>
          </w:sdt>
        </w:p>
      </w:sdtContent>
    </w:sdt>
    <w:sdt>
      <w:sdtPr>
        <w:id w:val="-1882292374"/>
        <w:tag w:val="goog_rdk_1107"/>
      </w:sdtPr>
      <w:sdtContent>
        <w:p w:rsidR="00000000" w:rsidDel="00000000" w:rsidP="00000000" w:rsidRDefault="00000000" w:rsidRPr="00000000" w14:paraId="000001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4219507"/>
              <w:tag w:val="goog_rdk_1105"/>
            </w:sdtPr>
            <w:sdtContent>
              <w:ins w:author="Anonymous" w:id="66" w:date="2026-09-22T03:03:20Z"/>
              <w:sdt>
                <w:sdtPr>
                  <w:id w:val="-759941332"/>
                  <w:tag w:val="goog_rdk_1106"/>
                </w:sdtPr>
                <w:sdtContent>
                  <w:ins w:author="Anonymous" w:id="66" w:date="2026-09-22T03:03:20Z">
                    <w:r w:rsidDel="00000000" w:rsidR="00000000" w:rsidRPr="00000000">
                      <w:rPr>
                        <w:rtl w:val="0"/>
                      </w:rPr>
                    </w:r>
                  </w:ins>
                </w:sdtContent>
              </w:sdt>
              <w:ins w:author="Anonymous" w:id="66" w:date="2026-09-22T03:03:20Z">
                <w:bookmarkStart w:colFirst="0" w:colLast="0" w:name="_heading=h.e4cngne05ydm" w:id="50"/>
                <w:bookmarkEnd w:id="50"/>
              </w:ins>
            </w:sdtContent>
          </w:sdt>
        </w:p>
      </w:sdtContent>
    </w:sdt>
    <w:sdt>
      <w:sdtPr>
        <w:id w:val="697051023"/>
        <w:tag w:val="goog_rdk_1110"/>
      </w:sdtPr>
      <w:sdtContent>
        <w:p w:rsidR="00000000" w:rsidDel="00000000" w:rsidP="00000000" w:rsidRDefault="00000000" w:rsidRPr="00000000" w14:paraId="000001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124504"/>
              <w:tag w:val="goog_rdk_1108"/>
            </w:sdtPr>
            <w:sdtContent>
              <w:ins w:author="Anonymous" w:id="66" w:date="2026-09-22T03:03:20Z"/>
              <w:sdt>
                <w:sdtPr>
                  <w:id w:val="-1781796761"/>
                  <w:tag w:val="goog_rdk_1109"/>
                </w:sdtPr>
                <w:sdtContent>
                  <w:ins w:author="Anonymous" w:id="66" w:date="2026-09-22T03:03:20Z">
                    <w:r w:rsidDel="00000000" w:rsidR="00000000" w:rsidRPr="00000000">
                      <w:rPr>
                        <w:rtl w:val="0"/>
                      </w:rPr>
                    </w:r>
                  </w:ins>
                </w:sdtContent>
              </w:sdt>
              <w:ins w:author="Anonymous" w:id="66" w:date="2026-09-22T03:03:20Z">
                <w:bookmarkStart w:colFirst="0" w:colLast="0" w:name="_heading=h.a4oeslxw02qt" w:id="51"/>
                <w:bookmarkEnd w:id="51"/>
              </w:ins>
            </w:sdtContent>
          </w:sdt>
        </w:p>
      </w:sdtContent>
    </w:sdt>
    <w:sdt>
      <w:sdtPr>
        <w:id w:val="-2037416757"/>
        <w:tag w:val="goog_rdk_1113"/>
      </w:sdtPr>
      <w:sdtContent>
        <w:p w:rsidR="00000000" w:rsidDel="00000000" w:rsidP="00000000" w:rsidRDefault="00000000" w:rsidRPr="00000000" w14:paraId="000001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5357569"/>
              <w:tag w:val="goog_rdk_1111"/>
            </w:sdtPr>
            <w:sdtContent>
              <w:ins w:author="Anonymous" w:id="66" w:date="2026-09-22T03:03:20Z"/>
              <w:sdt>
                <w:sdtPr>
                  <w:id w:val="-1812725148"/>
                  <w:tag w:val="goog_rdk_1112"/>
                </w:sdtPr>
                <w:sdtContent>
                  <w:ins w:author="Anonymous" w:id="66" w:date="2026-09-22T03:03:20Z">
                    <w:r w:rsidDel="00000000" w:rsidR="00000000" w:rsidRPr="00000000">
                      <w:rPr>
                        <w:rtl w:val="0"/>
                      </w:rPr>
                    </w:r>
                  </w:ins>
                </w:sdtContent>
              </w:sdt>
              <w:ins w:author="Anonymous" w:id="66" w:date="2026-09-22T03:03:20Z">
                <w:bookmarkStart w:colFirst="0" w:colLast="0" w:name="_heading=h.o5qeyswewlu1" w:id="52"/>
                <w:bookmarkEnd w:id="52"/>
              </w:ins>
            </w:sdtContent>
          </w:sdt>
        </w:p>
      </w:sdtContent>
    </w:sdt>
    <w:sdt>
      <w:sdtPr>
        <w:id w:val="949555966"/>
        <w:tag w:val="goog_rdk_1116"/>
      </w:sdtPr>
      <w:sdtContent>
        <w:p w:rsidR="00000000" w:rsidDel="00000000" w:rsidP="00000000" w:rsidRDefault="00000000" w:rsidRPr="00000000" w14:paraId="000001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4798609"/>
              <w:tag w:val="goog_rdk_1114"/>
            </w:sdtPr>
            <w:sdtContent>
              <w:ins w:author="Anonymous" w:id="66" w:date="2026-09-22T03:03:20Z"/>
              <w:sdt>
                <w:sdtPr>
                  <w:id w:val="-523158642"/>
                  <w:tag w:val="goog_rdk_1115"/>
                </w:sdtPr>
                <w:sdtContent>
                  <w:ins w:author="Anonymous" w:id="66" w:date="2026-09-22T03:03:20Z">
                    <w:r w:rsidDel="00000000" w:rsidR="00000000" w:rsidRPr="00000000">
                      <w:rPr>
                        <w:rtl w:val="0"/>
                      </w:rPr>
                    </w:r>
                  </w:ins>
                </w:sdtContent>
              </w:sdt>
              <w:ins w:author="Anonymous" w:id="66" w:date="2026-09-22T03:03:20Z">
                <w:bookmarkStart w:colFirst="0" w:colLast="0" w:name="_heading=h.vy3dhc75elrv" w:id="53"/>
                <w:bookmarkEnd w:id="53"/>
              </w:ins>
            </w:sdtContent>
          </w:sdt>
        </w:p>
      </w:sdtContent>
    </w:sdt>
    <w:sdt>
      <w:sdtPr>
        <w:id w:val="559822052"/>
        <w:tag w:val="goog_rdk_1119"/>
      </w:sdtPr>
      <w:sdtContent>
        <w:p w:rsidR="00000000" w:rsidDel="00000000" w:rsidP="00000000" w:rsidRDefault="00000000" w:rsidRPr="00000000" w14:paraId="000001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7267256"/>
              <w:tag w:val="goog_rdk_1117"/>
            </w:sdtPr>
            <w:sdtContent>
              <w:ins w:author="Anonymous" w:id="66" w:date="2026-09-22T03:03:20Z"/>
              <w:sdt>
                <w:sdtPr>
                  <w:id w:val="-110355412"/>
                  <w:tag w:val="goog_rdk_1118"/>
                </w:sdtPr>
                <w:sdtContent>
                  <w:ins w:author="Anonymous" w:id="66" w:date="2026-09-22T03:03:20Z">
                    <w:r w:rsidDel="00000000" w:rsidR="00000000" w:rsidRPr="00000000">
                      <w:rPr>
                        <w:rtl w:val="0"/>
                      </w:rPr>
                    </w:r>
                  </w:ins>
                </w:sdtContent>
              </w:sdt>
              <w:ins w:author="Anonymous" w:id="66" w:date="2026-09-22T03:03:20Z">
                <w:bookmarkStart w:colFirst="0" w:colLast="0" w:name="_heading=h.f02w4g4mtgd5" w:id="54"/>
                <w:bookmarkEnd w:id="54"/>
              </w:ins>
            </w:sdtContent>
          </w:sdt>
        </w:p>
      </w:sdtContent>
    </w:sdt>
    <w:sdt>
      <w:sdtPr>
        <w:id w:val="-2024707317"/>
        <w:tag w:val="goog_rdk_1122"/>
      </w:sdtPr>
      <w:sdtContent>
        <w:p w:rsidR="00000000" w:rsidDel="00000000" w:rsidP="00000000" w:rsidRDefault="00000000" w:rsidRPr="00000000" w14:paraId="000001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6815708"/>
              <w:tag w:val="goog_rdk_1120"/>
            </w:sdtPr>
            <w:sdtContent>
              <w:ins w:author="Anonymous" w:id="66" w:date="2026-09-22T03:03:20Z"/>
              <w:sdt>
                <w:sdtPr>
                  <w:id w:val="1918235469"/>
                  <w:tag w:val="goog_rdk_1121"/>
                </w:sdtPr>
                <w:sdtContent>
                  <w:ins w:author="Anonymous" w:id="66" w:date="2026-09-22T03:03:20Z">
                    <w:r w:rsidDel="00000000" w:rsidR="00000000" w:rsidRPr="00000000">
                      <w:rPr>
                        <w:rtl w:val="0"/>
                      </w:rPr>
                    </w:r>
                  </w:ins>
                </w:sdtContent>
              </w:sdt>
              <w:ins w:author="Anonymous" w:id="66" w:date="2026-09-22T03:03:20Z">
                <w:bookmarkStart w:colFirst="0" w:colLast="0" w:name="_heading=h.oj8unswg9006" w:id="55"/>
                <w:bookmarkEnd w:id="55"/>
              </w:ins>
            </w:sdtContent>
          </w:sdt>
        </w:p>
      </w:sdtContent>
    </w:sdt>
    <w:sdt>
      <w:sdtPr>
        <w:id w:val="1065701859"/>
        <w:tag w:val="goog_rdk_1125"/>
      </w:sdtPr>
      <w:sdtContent>
        <w:p w:rsidR="00000000" w:rsidDel="00000000" w:rsidP="00000000" w:rsidRDefault="00000000" w:rsidRPr="00000000" w14:paraId="000001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7232775"/>
              <w:tag w:val="goog_rdk_1123"/>
            </w:sdtPr>
            <w:sdtContent>
              <w:ins w:author="Anonymous" w:id="66" w:date="2026-09-22T03:03:20Z"/>
              <w:sdt>
                <w:sdtPr>
                  <w:id w:val="1625509907"/>
                  <w:tag w:val="goog_rdk_1124"/>
                </w:sdtPr>
                <w:sdtContent>
                  <w:ins w:author="Anonymous" w:id="66" w:date="2026-09-22T03:03:20Z">
                    <w:r w:rsidDel="00000000" w:rsidR="00000000" w:rsidRPr="00000000">
                      <w:rPr>
                        <w:rtl w:val="0"/>
                      </w:rPr>
                    </w:r>
                  </w:ins>
                </w:sdtContent>
              </w:sdt>
              <w:ins w:author="Anonymous" w:id="66" w:date="2026-09-22T03:03:20Z">
                <w:bookmarkStart w:colFirst="0" w:colLast="0" w:name="_heading=h.fa890koklb0d" w:id="56"/>
                <w:bookmarkEnd w:id="56"/>
              </w:ins>
            </w:sdtContent>
          </w:sdt>
        </w:p>
      </w:sdtContent>
    </w:sdt>
    <w:sdt>
      <w:sdtPr>
        <w:id w:val="2007220148"/>
        <w:tag w:val="goog_rdk_1128"/>
      </w:sdtPr>
      <w:sdtContent>
        <w:p w:rsidR="00000000" w:rsidDel="00000000" w:rsidP="00000000" w:rsidRDefault="00000000" w:rsidRPr="00000000" w14:paraId="000001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8335914"/>
              <w:tag w:val="goog_rdk_1126"/>
            </w:sdtPr>
            <w:sdtContent>
              <w:ins w:author="Anonymous" w:id="66" w:date="2026-09-22T03:03:20Z"/>
              <w:sdt>
                <w:sdtPr>
                  <w:id w:val="-1361723935"/>
                  <w:tag w:val="goog_rdk_1127"/>
                </w:sdtPr>
                <w:sdtContent>
                  <w:ins w:author="Anonymous" w:id="66" w:date="2026-09-22T03:03:20Z">
                    <w:r w:rsidDel="00000000" w:rsidR="00000000" w:rsidRPr="00000000">
                      <w:rPr>
                        <w:rtl w:val="0"/>
                      </w:rPr>
                    </w:r>
                  </w:ins>
                </w:sdtContent>
              </w:sdt>
              <w:ins w:author="Anonymous" w:id="66" w:date="2026-09-22T03:03:20Z">
                <w:bookmarkStart w:colFirst="0" w:colLast="0" w:name="_heading=h.6ci6b13e5iy6" w:id="57"/>
                <w:bookmarkEnd w:id="57"/>
              </w:ins>
            </w:sdtContent>
          </w:sdt>
        </w:p>
      </w:sdtContent>
    </w:sdt>
    <w:sdt>
      <w:sdtPr>
        <w:id w:val="1345534948"/>
        <w:tag w:val="goog_rdk_1131"/>
      </w:sdtPr>
      <w:sdtContent>
        <w:p w:rsidR="00000000" w:rsidDel="00000000" w:rsidP="00000000" w:rsidRDefault="00000000" w:rsidRPr="00000000" w14:paraId="000001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537388"/>
              <w:tag w:val="goog_rdk_1129"/>
            </w:sdtPr>
            <w:sdtContent>
              <w:ins w:author="Anonymous" w:id="66" w:date="2026-09-22T03:03:20Z"/>
              <w:sdt>
                <w:sdtPr>
                  <w:id w:val="1494143824"/>
                  <w:tag w:val="goog_rdk_1130"/>
                </w:sdtPr>
                <w:sdtContent>
                  <w:ins w:author="Anonymous" w:id="66" w:date="2026-09-22T03:03:20Z">
                    <w:r w:rsidDel="00000000" w:rsidR="00000000" w:rsidRPr="00000000">
                      <w:rPr>
                        <w:rtl w:val="0"/>
                      </w:rPr>
                    </w:r>
                  </w:ins>
                </w:sdtContent>
              </w:sdt>
              <w:ins w:author="Anonymous" w:id="66" w:date="2026-09-22T03:03:20Z">
                <w:bookmarkStart w:colFirst="0" w:colLast="0" w:name="_heading=h.f262n1iw4cbb" w:id="58"/>
                <w:bookmarkEnd w:id="58"/>
              </w:ins>
            </w:sdtContent>
          </w:sdt>
        </w:p>
      </w:sdtContent>
    </w:sdt>
    <w:sdt>
      <w:sdtPr>
        <w:id w:val="-2069576456"/>
        <w:tag w:val="goog_rdk_1134"/>
      </w:sdtPr>
      <w:sdtContent>
        <w:p w:rsidR="00000000" w:rsidDel="00000000" w:rsidP="00000000" w:rsidRDefault="00000000" w:rsidRPr="00000000" w14:paraId="000001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2305731"/>
              <w:tag w:val="goog_rdk_1132"/>
            </w:sdtPr>
            <w:sdtContent>
              <w:ins w:author="Anonymous" w:id="66" w:date="2026-09-22T03:03:20Z"/>
              <w:sdt>
                <w:sdtPr>
                  <w:id w:val="1395036744"/>
                  <w:tag w:val="goog_rdk_1133"/>
                </w:sdtPr>
                <w:sdtContent>
                  <w:ins w:author="Anonymous" w:id="66" w:date="2026-09-22T03:03:20Z">
                    <w:r w:rsidDel="00000000" w:rsidR="00000000" w:rsidRPr="00000000">
                      <w:rPr>
                        <w:rtl w:val="0"/>
                      </w:rPr>
                    </w:r>
                  </w:ins>
                </w:sdtContent>
              </w:sdt>
              <w:ins w:author="Anonymous" w:id="66" w:date="2026-09-22T03:03:20Z">
                <w:bookmarkStart w:colFirst="0" w:colLast="0" w:name="_heading=h.lf0c0n1pl3pe" w:id="59"/>
                <w:bookmarkEnd w:id="59"/>
              </w:ins>
            </w:sdtContent>
          </w:sdt>
        </w:p>
      </w:sdtContent>
    </w:sdt>
    <w:sdt>
      <w:sdtPr>
        <w:id w:val="-740038726"/>
        <w:tag w:val="goog_rdk_1137"/>
      </w:sdtPr>
      <w:sdtContent>
        <w:p w:rsidR="00000000" w:rsidDel="00000000" w:rsidP="00000000" w:rsidRDefault="00000000" w:rsidRPr="00000000" w14:paraId="000001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5033167"/>
              <w:tag w:val="goog_rdk_1135"/>
            </w:sdtPr>
            <w:sdtContent>
              <w:ins w:author="Anonymous" w:id="66" w:date="2026-09-22T03:03:20Z"/>
              <w:sdt>
                <w:sdtPr>
                  <w:id w:val="1795101707"/>
                  <w:tag w:val="goog_rdk_1136"/>
                </w:sdtPr>
                <w:sdtContent>
                  <w:ins w:author="Anonymous" w:id="66" w:date="2026-09-22T03:03:20Z">
                    <w:r w:rsidDel="00000000" w:rsidR="00000000" w:rsidRPr="00000000">
                      <w:rPr>
                        <w:rtl w:val="0"/>
                      </w:rPr>
                    </w:r>
                  </w:ins>
                </w:sdtContent>
              </w:sdt>
              <w:ins w:author="Anonymous" w:id="66" w:date="2026-09-22T03:03:20Z">
                <w:bookmarkStart w:colFirst="0" w:colLast="0" w:name="_heading=h.xx0wi48w7ek6" w:id="60"/>
                <w:bookmarkEnd w:id="60"/>
              </w:ins>
            </w:sdtContent>
          </w:sdt>
        </w:p>
      </w:sdtContent>
    </w:sdt>
    <w:sdt>
      <w:sdtPr>
        <w:id w:val="-1184684892"/>
        <w:tag w:val="goog_rdk_1140"/>
      </w:sdtPr>
      <w:sdtContent>
        <w:p w:rsidR="00000000" w:rsidDel="00000000" w:rsidP="00000000" w:rsidRDefault="00000000" w:rsidRPr="00000000" w14:paraId="000001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1040330"/>
              <w:tag w:val="goog_rdk_1138"/>
            </w:sdtPr>
            <w:sdtContent>
              <w:ins w:author="Anonymous" w:id="66" w:date="2026-09-22T03:03:20Z"/>
              <w:sdt>
                <w:sdtPr>
                  <w:id w:val="279939574"/>
                  <w:tag w:val="goog_rdk_1139"/>
                </w:sdtPr>
                <w:sdtContent>
                  <w:ins w:author="Anonymous" w:id="66" w:date="2026-09-22T03:03:20Z">
                    <w:r w:rsidDel="00000000" w:rsidR="00000000" w:rsidRPr="00000000">
                      <w:rPr>
                        <w:rtl w:val="0"/>
                      </w:rPr>
                    </w:r>
                  </w:ins>
                </w:sdtContent>
              </w:sdt>
              <w:ins w:author="Anonymous" w:id="66" w:date="2026-09-22T03:03:20Z">
                <w:bookmarkStart w:colFirst="0" w:colLast="0" w:name="_heading=h.vawkstbngik9" w:id="61"/>
                <w:bookmarkEnd w:id="61"/>
              </w:ins>
            </w:sdtContent>
          </w:sdt>
        </w:p>
      </w:sdtContent>
    </w:sdt>
    <w:sdt>
      <w:sdtPr>
        <w:id w:val="1272883090"/>
        <w:tag w:val="goog_rdk_1143"/>
      </w:sdtPr>
      <w:sdtContent>
        <w:p w:rsidR="00000000" w:rsidDel="00000000" w:rsidP="00000000" w:rsidRDefault="00000000" w:rsidRPr="00000000" w14:paraId="000001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3690788"/>
              <w:tag w:val="goog_rdk_1141"/>
            </w:sdtPr>
            <w:sdtContent>
              <w:ins w:author="Anonymous" w:id="66" w:date="2026-09-22T03:03:20Z"/>
              <w:sdt>
                <w:sdtPr>
                  <w:id w:val="1482721794"/>
                  <w:tag w:val="goog_rdk_1142"/>
                </w:sdtPr>
                <w:sdtContent>
                  <w:ins w:author="Anonymous" w:id="66" w:date="2026-09-22T03:03:20Z">
                    <w:r w:rsidDel="00000000" w:rsidR="00000000" w:rsidRPr="00000000">
                      <w:rPr>
                        <w:rtl w:val="0"/>
                      </w:rPr>
                    </w:r>
                  </w:ins>
                </w:sdtContent>
              </w:sdt>
              <w:ins w:author="Anonymous" w:id="66" w:date="2026-09-22T03:03:20Z">
                <w:bookmarkStart w:colFirst="0" w:colLast="0" w:name="_heading=h.db5mu4t5gnwu" w:id="62"/>
                <w:bookmarkEnd w:id="62"/>
              </w:ins>
            </w:sdtContent>
          </w:sdt>
        </w:p>
      </w:sdtContent>
    </w:sdt>
    <w:sdt>
      <w:sdtPr>
        <w:id w:val="-1001435775"/>
        <w:tag w:val="goog_rdk_1146"/>
      </w:sdtPr>
      <w:sdtContent>
        <w:p w:rsidR="00000000" w:rsidDel="00000000" w:rsidP="00000000" w:rsidRDefault="00000000" w:rsidRPr="00000000" w14:paraId="000001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2819512"/>
              <w:tag w:val="goog_rdk_1144"/>
            </w:sdtPr>
            <w:sdtContent>
              <w:ins w:author="Anonymous" w:id="66" w:date="2026-09-22T03:03:20Z"/>
              <w:sdt>
                <w:sdtPr>
                  <w:id w:val="-453792014"/>
                  <w:tag w:val="goog_rdk_1145"/>
                </w:sdtPr>
                <w:sdtContent>
                  <w:ins w:author="Anonymous" w:id="66" w:date="2026-09-22T03:03:20Z">
                    <w:r w:rsidDel="00000000" w:rsidR="00000000" w:rsidRPr="00000000">
                      <w:rPr>
                        <w:rtl w:val="0"/>
                      </w:rPr>
                    </w:r>
                  </w:ins>
                </w:sdtContent>
              </w:sdt>
              <w:ins w:author="Anonymous" w:id="66" w:date="2026-09-22T03:03:20Z">
                <w:bookmarkStart w:colFirst="0" w:colLast="0" w:name="_heading=h.5uyng1vayq2v" w:id="63"/>
                <w:bookmarkEnd w:id="63"/>
              </w:ins>
            </w:sdtContent>
          </w:sdt>
        </w:p>
      </w:sdtContent>
    </w:sdt>
    <w:sdt>
      <w:sdtPr>
        <w:id w:val="1153956690"/>
        <w:tag w:val="goog_rdk_1149"/>
      </w:sdtPr>
      <w:sdtContent>
        <w:p w:rsidR="00000000" w:rsidDel="00000000" w:rsidP="00000000" w:rsidRDefault="00000000" w:rsidRPr="00000000" w14:paraId="000001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7995484"/>
              <w:tag w:val="goog_rdk_1147"/>
            </w:sdtPr>
            <w:sdtContent>
              <w:ins w:author="Anonymous" w:id="66" w:date="2026-09-22T03:03:20Z"/>
              <w:sdt>
                <w:sdtPr>
                  <w:id w:val="-1416591942"/>
                  <w:tag w:val="goog_rdk_1148"/>
                </w:sdtPr>
                <w:sdtContent>
                  <w:ins w:author="Anonymous" w:id="66" w:date="2026-09-22T03:03:20Z">
                    <w:r w:rsidDel="00000000" w:rsidR="00000000" w:rsidRPr="00000000">
                      <w:rPr>
                        <w:rtl w:val="0"/>
                      </w:rPr>
                    </w:r>
                  </w:ins>
                </w:sdtContent>
              </w:sdt>
              <w:ins w:author="Anonymous" w:id="66" w:date="2026-09-22T03:03:20Z">
                <w:bookmarkStart w:colFirst="0" w:colLast="0" w:name="_heading=h.t4i4zub3mrzv" w:id="64"/>
                <w:bookmarkEnd w:id="64"/>
              </w:ins>
            </w:sdtContent>
          </w:sdt>
        </w:p>
      </w:sdtContent>
    </w:sdt>
    <w:sdt>
      <w:sdtPr>
        <w:id w:val="-197704721"/>
        <w:tag w:val="goog_rdk_1152"/>
      </w:sdtPr>
      <w:sdtContent>
        <w:p w:rsidR="00000000" w:rsidDel="00000000" w:rsidP="00000000" w:rsidRDefault="00000000" w:rsidRPr="00000000" w14:paraId="000001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3864205"/>
              <w:tag w:val="goog_rdk_1150"/>
            </w:sdtPr>
            <w:sdtContent>
              <w:ins w:author="Anonymous" w:id="66" w:date="2026-09-22T03:03:20Z"/>
              <w:sdt>
                <w:sdtPr>
                  <w:id w:val="-1452225430"/>
                  <w:tag w:val="goog_rdk_1151"/>
                </w:sdtPr>
                <w:sdtContent>
                  <w:ins w:author="Anonymous" w:id="66" w:date="2026-09-22T03:03:20Z">
                    <w:r w:rsidDel="00000000" w:rsidR="00000000" w:rsidRPr="00000000">
                      <w:rPr>
                        <w:rtl w:val="0"/>
                      </w:rPr>
                    </w:r>
                  </w:ins>
                </w:sdtContent>
              </w:sdt>
              <w:ins w:author="Anonymous" w:id="66" w:date="2026-09-22T03:03:20Z">
                <w:bookmarkStart w:colFirst="0" w:colLast="0" w:name="_heading=h.p7vgqqlkdxa8" w:id="65"/>
                <w:bookmarkEnd w:id="65"/>
              </w:ins>
            </w:sdtContent>
          </w:sdt>
        </w:p>
      </w:sdtContent>
    </w:sdt>
    <w:sdt>
      <w:sdtPr>
        <w:id w:val="1766285238"/>
        <w:tag w:val="goog_rdk_1155"/>
      </w:sdtPr>
      <w:sdtContent>
        <w:p w:rsidR="00000000" w:rsidDel="00000000" w:rsidP="00000000" w:rsidRDefault="00000000" w:rsidRPr="00000000" w14:paraId="000001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9681686"/>
              <w:tag w:val="goog_rdk_1153"/>
            </w:sdtPr>
            <w:sdtContent>
              <w:ins w:author="Anonymous" w:id="66" w:date="2026-09-22T03:03:20Z"/>
              <w:sdt>
                <w:sdtPr>
                  <w:id w:val="-1232731941"/>
                  <w:tag w:val="goog_rdk_1154"/>
                </w:sdtPr>
                <w:sdtContent>
                  <w:ins w:author="Anonymous" w:id="66" w:date="2026-09-22T03:03:20Z">
                    <w:r w:rsidDel="00000000" w:rsidR="00000000" w:rsidRPr="00000000">
                      <w:rPr>
                        <w:rtl w:val="0"/>
                      </w:rPr>
                    </w:r>
                  </w:ins>
                </w:sdtContent>
              </w:sdt>
              <w:ins w:author="Anonymous" w:id="66" w:date="2026-09-22T03:03:20Z">
                <w:bookmarkStart w:colFirst="0" w:colLast="0" w:name="_heading=h.hfr5g85hen3c" w:id="66"/>
                <w:bookmarkEnd w:id="66"/>
              </w:ins>
            </w:sdtContent>
          </w:sdt>
        </w:p>
      </w:sdtContent>
    </w:sdt>
    <w:sdt>
      <w:sdtPr>
        <w:id w:val="-1412009609"/>
        <w:tag w:val="goog_rdk_1158"/>
      </w:sdtPr>
      <w:sdtContent>
        <w:p w:rsidR="00000000" w:rsidDel="00000000" w:rsidP="00000000" w:rsidRDefault="00000000" w:rsidRPr="00000000" w14:paraId="000001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5461222"/>
              <w:tag w:val="goog_rdk_1156"/>
            </w:sdtPr>
            <w:sdtContent>
              <w:ins w:author="Anonymous" w:id="66" w:date="2026-09-22T03:03:20Z"/>
              <w:sdt>
                <w:sdtPr>
                  <w:id w:val="-1731051778"/>
                  <w:tag w:val="goog_rdk_1157"/>
                </w:sdtPr>
                <w:sdtContent>
                  <w:ins w:author="Anonymous" w:id="66" w:date="2026-09-22T03:03:20Z">
                    <w:r w:rsidDel="00000000" w:rsidR="00000000" w:rsidRPr="00000000">
                      <w:rPr>
                        <w:rtl w:val="0"/>
                      </w:rPr>
                    </w:r>
                  </w:ins>
                </w:sdtContent>
              </w:sdt>
              <w:ins w:author="Anonymous" w:id="66" w:date="2026-09-22T03:03:20Z">
                <w:bookmarkStart w:colFirst="0" w:colLast="0" w:name="_heading=h.mtrxgzmzmj1e" w:id="67"/>
                <w:bookmarkEnd w:id="67"/>
              </w:ins>
            </w:sdtContent>
          </w:sdt>
        </w:p>
      </w:sdtContent>
    </w:sdt>
    <w:sdt>
      <w:sdtPr>
        <w:id w:val="-910090649"/>
        <w:tag w:val="goog_rdk_1161"/>
      </w:sdtPr>
      <w:sdtContent>
        <w:p w:rsidR="00000000" w:rsidDel="00000000" w:rsidP="00000000" w:rsidRDefault="00000000" w:rsidRPr="00000000" w14:paraId="000001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2363962"/>
              <w:tag w:val="goog_rdk_1159"/>
            </w:sdtPr>
            <w:sdtContent>
              <w:ins w:author="Anonymous" w:id="66" w:date="2026-09-22T03:03:20Z"/>
              <w:sdt>
                <w:sdtPr>
                  <w:id w:val="1569615648"/>
                  <w:tag w:val="goog_rdk_1160"/>
                </w:sdtPr>
                <w:sdtContent>
                  <w:ins w:author="Anonymous" w:id="66" w:date="2026-09-22T03:03:20Z">
                    <w:r w:rsidDel="00000000" w:rsidR="00000000" w:rsidRPr="00000000">
                      <w:rPr>
                        <w:rtl w:val="0"/>
                      </w:rPr>
                    </w:r>
                  </w:ins>
                </w:sdtContent>
              </w:sdt>
              <w:ins w:author="Anonymous" w:id="66" w:date="2026-09-22T03:03:20Z">
                <w:bookmarkStart w:colFirst="0" w:colLast="0" w:name="_heading=h.1eo2c52myfam" w:id="68"/>
                <w:bookmarkEnd w:id="68"/>
              </w:ins>
            </w:sdtContent>
          </w:sdt>
        </w:p>
      </w:sdtContent>
    </w:sdt>
    <w:sdt>
      <w:sdtPr>
        <w:id w:val="419001471"/>
        <w:tag w:val="goog_rdk_1164"/>
      </w:sdtPr>
      <w:sdtContent>
        <w:p w:rsidR="00000000" w:rsidDel="00000000" w:rsidP="00000000" w:rsidRDefault="00000000" w:rsidRPr="00000000" w14:paraId="000001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5912711"/>
              <w:tag w:val="goog_rdk_1162"/>
            </w:sdtPr>
            <w:sdtContent>
              <w:ins w:author="Anonymous" w:id="66" w:date="2026-09-22T03:03:20Z"/>
              <w:sdt>
                <w:sdtPr>
                  <w:id w:val="-965229399"/>
                  <w:tag w:val="goog_rdk_1163"/>
                </w:sdtPr>
                <w:sdtContent>
                  <w:ins w:author="Anonymous" w:id="66" w:date="2026-09-22T03:03:20Z">
                    <w:r w:rsidDel="00000000" w:rsidR="00000000" w:rsidRPr="00000000">
                      <w:rPr>
                        <w:rtl w:val="0"/>
                      </w:rPr>
                    </w:r>
                  </w:ins>
                </w:sdtContent>
              </w:sdt>
              <w:ins w:author="Anonymous" w:id="66" w:date="2026-09-22T03:03:20Z">
                <w:bookmarkStart w:colFirst="0" w:colLast="0" w:name="_heading=h.zdzrja2xo2bt" w:id="69"/>
                <w:bookmarkEnd w:id="69"/>
              </w:ins>
            </w:sdtContent>
          </w:sdt>
        </w:p>
      </w:sdtContent>
    </w:sdt>
    <w:sdt>
      <w:sdtPr>
        <w:id w:val="-970711293"/>
        <w:tag w:val="goog_rdk_1167"/>
      </w:sdtPr>
      <w:sdtContent>
        <w:p w:rsidR="00000000" w:rsidDel="00000000" w:rsidP="00000000" w:rsidRDefault="00000000" w:rsidRPr="00000000" w14:paraId="000001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6389682"/>
              <w:tag w:val="goog_rdk_1165"/>
            </w:sdtPr>
            <w:sdtContent>
              <w:ins w:author="Anonymous" w:id="66" w:date="2026-09-22T03:03:20Z"/>
              <w:sdt>
                <w:sdtPr>
                  <w:id w:val="1256099020"/>
                  <w:tag w:val="goog_rdk_1166"/>
                </w:sdtPr>
                <w:sdtContent>
                  <w:ins w:author="Anonymous" w:id="66" w:date="2026-09-22T03:03:20Z">
                    <w:r w:rsidDel="00000000" w:rsidR="00000000" w:rsidRPr="00000000">
                      <w:rPr>
                        <w:rtl w:val="0"/>
                      </w:rPr>
                    </w:r>
                  </w:ins>
                </w:sdtContent>
              </w:sdt>
              <w:ins w:author="Anonymous" w:id="66" w:date="2026-09-22T03:03:20Z">
                <w:bookmarkStart w:colFirst="0" w:colLast="0" w:name="_heading=h.41l3w4fyu0k6" w:id="70"/>
                <w:bookmarkEnd w:id="70"/>
              </w:ins>
            </w:sdtContent>
          </w:sdt>
        </w:p>
      </w:sdtContent>
    </w:sdt>
    <w:sdt>
      <w:sdtPr>
        <w:id w:val="1010168032"/>
        <w:tag w:val="goog_rdk_1170"/>
      </w:sdtPr>
      <w:sdtContent>
        <w:p w:rsidR="00000000" w:rsidDel="00000000" w:rsidP="00000000" w:rsidRDefault="00000000" w:rsidRPr="00000000" w14:paraId="000001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7681370"/>
              <w:tag w:val="goog_rdk_1168"/>
            </w:sdtPr>
            <w:sdtContent>
              <w:ins w:author="Anonymous" w:id="66" w:date="2026-09-22T03:03:20Z"/>
              <w:sdt>
                <w:sdtPr>
                  <w:id w:val="-984593249"/>
                  <w:tag w:val="goog_rdk_1169"/>
                </w:sdtPr>
                <w:sdtContent>
                  <w:ins w:author="Anonymous" w:id="66" w:date="2026-09-22T03:03:20Z">
                    <w:r w:rsidDel="00000000" w:rsidR="00000000" w:rsidRPr="00000000">
                      <w:rPr>
                        <w:rtl w:val="0"/>
                      </w:rPr>
                    </w:r>
                  </w:ins>
                </w:sdtContent>
              </w:sdt>
              <w:ins w:author="Anonymous" w:id="66" w:date="2026-09-22T03:03:20Z">
                <w:bookmarkStart w:colFirst="0" w:colLast="0" w:name="_heading=h.od6jmjskmqpu" w:id="71"/>
                <w:bookmarkEnd w:id="71"/>
              </w:ins>
            </w:sdtContent>
          </w:sdt>
        </w:p>
      </w:sdtContent>
    </w:sdt>
    <w:sdt>
      <w:sdtPr>
        <w:id w:val="1187755605"/>
        <w:tag w:val="goog_rdk_1173"/>
      </w:sdtPr>
      <w:sdtContent>
        <w:p w:rsidR="00000000" w:rsidDel="00000000" w:rsidP="00000000" w:rsidRDefault="00000000" w:rsidRPr="00000000" w14:paraId="000001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8862328"/>
              <w:tag w:val="goog_rdk_1171"/>
            </w:sdtPr>
            <w:sdtContent>
              <w:ins w:author="Anonymous" w:id="66" w:date="2026-09-22T03:03:20Z"/>
              <w:sdt>
                <w:sdtPr>
                  <w:id w:val="1744252838"/>
                  <w:tag w:val="goog_rdk_1172"/>
                </w:sdtPr>
                <w:sdtContent>
                  <w:ins w:author="Anonymous" w:id="66" w:date="2026-09-22T03:03:20Z">
                    <w:r w:rsidDel="00000000" w:rsidR="00000000" w:rsidRPr="00000000">
                      <w:rPr>
                        <w:rtl w:val="0"/>
                      </w:rPr>
                    </w:r>
                  </w:ins>
                </w:sdtContent>
              </w:sdt>
              <w:ins w:author="Anonymous" w:id="66" w:date="2026-09-22T03:03:20Z">
                <w:bookmarkStart w:colFirst="0" w:colLast="0" w:name="_heading=h.nic7096aeprg" w:id="72"/>
                <w:bookmarkEnd w:id="72"/>
              </w:ins>
            </w:sdtContent>
          </w:sdt>
        </w:p>
      </w:sdtContent>
    </w:sdt>
    <w:sdt>
      <w:sdtPr>
        <w:id w:val="-1909039123"/>
        <w:tag w:val="goog_rdk_1176"/>
      </w:sdtPr>
      <w:sdtContent>
        <w:p w:rsidR="00000000" w:rsidDel="00000000" w:rsidP="00000000" w:rsidRDefault="00000000" w:rsidRPr="00000000" w14:paraId="000001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3275066"/>
              <w:tag w:val="goog_rdk_1174"/>
            </w:sdtPr>
            <w:sdtContent>
              <w:ins w:author="Anonymous" w:id="66" w:date="2026-09-22T03:03:20Z"/>
              <w:sdt>
                <w:sdtPr>
                  <w:id w:val="-83310885"/>
                  <w:tag w:val="goog_rdk_1175"/>
                </w:sdtPr>
                <w:sdtContent>
                  <w:ins w:author="Anonymous" w:id="66" w:date="2026-09-22T03:03:20Z">
                    <w:r w:rsidDel="00000000" w:rsidR="00000000" w:rsidRPr="00000000">
                      <w:rPr>
                        <w:rtl w:val="0"/>
                      </w:rPr>
                    </w:r>
                  </w:ins>
                </w:sdtContent>
              </w:sdt>
              <w:ins w:author="Anonymous" w:id="66" w:date="2026-09-22T03:03:20Z">
                <w:bookmarkStart w:colFirst="0" w:colLast="0" w:name="_heading=h.anw6haqkgpim" w:id="73"/>
                <w:bookmarkEnd w:id="73"/>
              </w:ins>
            </w:sdtContent>
          </w:sdt>
        </w:p>
      </w:sdtContent>
    </w:sdt>
    <w:sdt>
      <w:sdtPr>
        <w:id w:val="829781494"/>
        <w:tag w:val="goog_rdk_1179"/>
      </w:sdtPr>
      <w:sdtContent>
        <w:p w:rsidR="00000000" w:rsidDel="00000000" w:rsidP="00000000" w:rsidRDefault="00000000" w:rsidRPr="00000000" w14:paraId="000001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1885743"/>
              <w:tag w:val="goog_rdk_1177"/>
            </w:sdtPr>
            <w:sdtContent>
              <w:ins w:author="Anonymous" w:id="66" w:date="2026-09-22T03:03:20Z"/>
              <w:sdt>
                <w:sdtPr>
                  <w:id w:val="-1176627553"/>
                  <w:tag w:val="goog_rdk_1178"/>
                </w:sdtPr>
                <w:sdtContent>
                  <w:ins w:author="Anonymous" w:id="66" w:date="2026-09-22T03:03:20Z">
                    <w:r w:rsidDel="00000000" w:rsidR="00000000" w:rsidRPr="00000000">
                      <w:rPr>
                        <w:rtl w:val="0"/>
                      </w:rPr>
                    </w:r>
                  </w:ins>
                </w:sdtContent>
              </w:sdt>
              <w:ins w:author="Anonymous" w:id="66" w:date="2026-09-22T03:03:20Z">
                <w:bookmarkStart w:colFirst="0" w:colLast="0" w:name="_heading=h.byjlp7jgro8" w:id="74"/>
                <w:bookmarkEnd w:id="74"/>
              </w:ins>
            </w:sdtContent>
          </w:sdt>
        </w:p>
      </w:sdtContent>
    </w:sdt>
    <w:sdt>
      <w:sdtPr>
        <w:id w:val="-811999229"/>
        <w:tag w:val="goog_rdk_1182"/>
      </w:sdtPr>
      <w:sdtContent>
        <w:p w:rsidR="00000000" w:rsidDel="00000000" w:rsidP="00000000" w:rsidRDefault="00000000" w:rsidRPr="00000000" w14:paraId="000001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7182416"/>
              <w:tag w:val="goog_rdk_1180"/>
            </w:sdtPr>
            <w:sdtContent>
              <w:ins w:author="Anonymous" w:id="66" w:date="2026-09-22T03:03:20Z"/>
              <w:sdt>
                <w:sdtPr>
                  <w:id w:val="1552872828"/>
                  <w:tag w:val="goog_rdk_1181"/>
                </w:sdtPr>
                <w:sdtContent>
                  <w:ins w:author="Anonymous" w:id="66" w:date="2026-09-22T03:03:20Z">
                    <w:r w:rsidDel="00000000" w:rsidR="00000000" w:rsidRPr="00000000">
                      <w:rPr>
                        <w:rtl w:val="0"/>
                      </w:rPr>
                    </w:r>
                  </w:ins>
                </w:sdtContent>
              </w:sdt>
              <w:ins w:author="Anonymous" w:id="66" w:date="2026-09-22T03:03:20Z">
                <w:bookmarkStart w:colFirst="0" w:colLast="0" w:name="_heading=h.avmfugl6po46" w:id="75"/>
                <w:bookmarkEnd w:id="75"/>
              </w:ins>
            </w:sdtContent>
          </w:sdt>
        </w:p>
      </w:sdtContent>
    </w:sdt>
    <w:sdt>
      <w:sdtPr>
        <w:id w:val="1196096646"/>
        <w:tag w:val="goog_rdk_1185"/>
      </w:sdtPr>
      <w:sdtContent>
        <w:p w:rsidR="00000000" w:rsidDel="00000000" w:rsidP="00000000" w:rsidRDefault="00000000" w:rsidRPr="00000000" w14:paraId="000001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9170914"/>
              <w:tag w:val="goog_rdk_1183"/>
            </w:sdtPr>
            <w:sdtContent>
              <w:ins w:author="Anonymous" w:id="66" w:date="2026-09-22T03:03:20Z"/>
              <w:sdt>
                <w:sdtPr>
                  <w:id w:val="-47531459"/>
                  <w:tag w:val="goog_rdk_1184"/>
                </w:sdtPr>
                <w:sdtContent>
                  <w:ins w:author="Anonymous" w:id="66" w:date="2026-09-22T03:03:20Z">
                    <w:r w:rsidDel="00000000" w:rsidR="00000000" w:rsidRPr="00000000">
                      <w:rPr>
                        <w:rtl w:val="0"/>
                      </w:rPr>
                    </w:r>
                  </w:ins>
                </w:sdtContent>
              </w:sdt>
              <w:ins w:author="Anonymous" w:id="66" w:date="2026-09-22T03:03:20Z">
                <w:bookmarkStart w:colFirst="0" w:colLast="0" w:name="_heading=h.6nlip27873k3" w:id="76"/>
                <w:bookmarkEnd w:id="76"/>
              </w:ins>
            </w:sdtContent>
          </w:sdt>
        </w:p>
      </w:sdtContent>
    </w:sdt>
    <w:sdt>
      <w:sdtPr>
        <w:id w:val="-798489272"/>
        <w:tag w:val="goog_rdk_1188"/>
      </w:sdtPr>
      <w:sdtContent>
        <w:p w:rsidR="00000000" w:rsidDel="00000000" w:rsidP="00000000" w:rsidRDefault="00000000" w:rsidRPr="00000000" w14:paraId="000001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8348327"/>
              <w:tag w:val="goog_rdk_1186"/>
            </w:sdtPr>
            <w:sdtContent>
              <w:ins w:author="Anonymous" w:id="66" w:date="2026-09-22T03:03:20Z"/>
              <w:sdt>
                <w:sdtPr>
                  <w:id w:val="-1863828681"/>
                  <w:tag w:val="goog_rdk_1187"/>
                </w:sdtPr>
                <w:sdtContent>
                  <w:ins w:author="Anonymous" w:id="66" w:date="2026-09-22T03:03:20Z">
                    <w:r w:rsidDel="00000000" w:rsidR="00000000" w:rsidRPr="00000000">
                      <w:rPr>
                        <w:rtl w:val="0"/>
                      </w:rPr>
                    </w:r>
                  </w:ins>
                </w:sdtContent>
              </w:sdt>
              <w:ins w:author="Anonymous" w:id="66" w:date="2026-09-22T03:03:20Z">
                <w:bookmarkStart w:colFirst="0" w:colLast="0" w:name="_heading=h.4ef2vs3ggou" w:id="77"/>
                <w:bookmarkEnd w:id="77"/>
              </w:ins>
            </w:sdtContent>
          </w:sdt>
        </w:p>
      </w:sdtContent>
    </w:sdt>
    <w:sdt>
      <w:sdtPr>
        <w:id w:val="-654326010"/>
        <w:tag w:val="goog_rdk_1191"/>
      </w:sdtPr>
      <w:sdtContent>
        <w:p w:rsidR="00000000" w:rsidDel="00000000" w:rsidP="00000000" w:rsidRDefault="00000000" w:rsidRPr="00000000" w14:paraId="000001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2049702"/>
              <w:tag w:val="goog_rdk_1189"/>
            </w:sdtPr>
            <w:sdtContent>
              <w:ins w:author="Anonymous" w:id="66" w:date="2026-09-22T03:03:20Z"/>
              <w:sdt>
                <w:sdtPr>
                  <w:id w:val="-1629021298"/>
                  <w:tag w:val="goog_rdk_1190"/>
                </w:sdtPr>
                <w:sdtContent>
                  <w:ins w:author="Anonymous" w:id="66" w:date="2026-09-22T03:03:20Z">
                    <w:r w:rsidDel="00000000" w:rsidR="00000000" w:rsidRPr="00000000">
                      <w:rPr>
                        <w:rtl w:val="0"/>
                      </w:rPr>
                    </w:r>
                  </w:ins>
                </w:sdtContent>
              </w:sdt>
              <w:ins w:author="Anonymous" w:id="66" w:date="2026-09-22T03:03:20Z">
                <w:bookmarkStart w:colFirst="0" w:colLast="0" w:name="_heading=h.yhca95cz3vz3" w:id="78"/>
                <w:bookmarkEnd w:id="78"/>
              </w:ins>
            </w:sdtContent>
          </w:sdt>
        </w:p>
      </w:sdtContent>
    </w:sdt>
    <w:sdt>
      <w:sdtPr>
        <w:id w:val="1008248838"/>
        <w:tag w:val="goog_rdk_1194"/>
      </w:sdtPr>
      <w:sdtContent>
        <w:p w:rsidR="00000000" w:rsidDel="00000000" w:rsidP="00000000" w:rsidRDefault="00000000" w:rsidRPr="00000000" w14:paraId="000001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6979450"/>
              <w:tag w:val="goog_rdk_1192"/>
            </w:sdtPr>
            <w:sdtContent>
              <w:ins w:author="Anonymous" w:id="66" w:date="2026-09-22T03:03:20Z"/>
              <w:sdt>
                <w:sdtPr>
                  <w:id w:val="-1218679895"/>
                  <w:tag w:val="goog_rdk_1193"/>
                </w:sdtPr>
                <w:sdtContent>
                  <w:ins w:author="Anonymous" w:id="66" w:date="2026-09-22T03:03:20Z">
                    <w:r w:rsidDel="00000000" w:rsidR="00000000" w:rsidRPr="00000000">
                      <w:rPr>
                        <w:rtl w:val="0"/>
                      </w:rPr>
                    </w:r>
                  </w:ins>
                </w:sdtContent>
              </w:sdt>
              <w:ins w:author="Anonymous" w:id="66" w:date="2026-09-22T03:03:20Z">
                <w:bookmarkStart w:colFirst="0" w:colLast="0" w:name="_heading=h.4xiq9dkt30qe" w:id="79"/>
                <w:bookmarkEnd w:id="79"/>
              </w:ins>
            </w:sdtContent>
          </w:sdt>
        </w:p>
      </w:sdtContent>
    </w:sdt>
    <w:sdt>
      <w:sdtPr>
        <w:id w:val="-33358194"/>
        <w:tag w:val="goog_rdk_1197"/>
      </w:sdtPr>
      <w:sdtContent>
        <w:p w:rsidR="00000000" w:rsidDel="00000000" w:rsidP="00000000" w:rsidRDefault="00000000" w:rsidRPr="00000000" w14:paraId="000001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94941375"/>
              <w:tag w:val="goog_rdk_1195"/>
            </w:sdtPr>
            <w:sdtContent>
              <w:ins w:author="Anonymous" w:id="66" w:date="2026-09-22T03:03:20Z"/>
              <w:sdt>
                <w:sdtPr>
                  <w:id w:val="-280717934"/>
                  <w:tag w:val="goog_rdk_1196"/>
                </w:sdtPr>
                <w:sdtContent>
                  <w:ins w:author="Anonymous" w:id="66" w:date="2026-09-22T03:03:20Z">
                    <w:r w:rsidDel="00000000" w:rsidR="00000000" w:rsidRPr="00000000">
                      <w:rPr>
                        <w:rtl w:val="0"/>
                      </w:rPr>
                    </w:r>
                  </w:ins>
                </w:sdtContent>
              </w:sdt>
              <w:ins w:author="Anonymous" w:id="66" w:date="2026-09-22T03:03:20Z">
                <w:bookmarkStart w:colFirst="0" w:colLast="0" w:name="_heading=h.tjob9y5t6xez" w:id="80"/>
                <w:bookmarkEnd w:id="80"/>
              </w:ins>
            </w:sdtContent>
          </w:sdt>
        </w:p>
      </w:sdtContent>
    </w:sdt>
    <w:sdt>
      <w:sdtPr>
        <w:id w:val="-1221609779"/>
        <w:tag w:val="goog_rdk_1200"/>
      </w:sdtPr>
      <w:sdtContent>
        <w:p w:rsidR="00000000" w:rsidDel="00000000" w:rsidP="00000000" w:rsidRDefault="00000000" w:rsidRPr="00000000" w14:paraId="000001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2254652"/>
              <w:tag w:val="goog_rdk_1198"/>
            </w:sdtPr>
            <w:sdtContent>
              <w:ins w:author="Anonymous" w:id="66" w:date="2026-09-22T03:03:20Z"/>
              <w:sdt>
                <w:sdtPr>
                  <w:id w:val="1307876574"/>
                  <w:tag w:val="goog_rdk_1199"/>
                </w:sdtPr>
                <w:sdtContent>
                  <w:ins w:author="Anonymous" w:id="66" w:date="2026-09-22T03:03:20Z">
                    <w:r w:rsidDel="00000000" w:rsidR="00000000" w:rsidRPr="00000000">
                      <w:rPr>
                        <w:rtl w:val="0"/>
                      </w:rPr>
                    </w:r>
                  </w:ins>
                </w:sdtContent>
              </w:sdt>
              <w:ins w:author="Anonymous" w:id="66" w:date="2026-09-22T03:03:20Z">
                <w:bookmarkStart w:colFirst="0" w:colLast="0" w:name="_heading=h.dwq2k8gdz32p" w:id="81"/>
                <w:bookmarkEnd w:id="81"/>
              </w:ins>
            </w:sdtContent>
          </w:sdt>
        </w:p>
      </w:sdtContent>
    </w:sdt>
    <w:sdt>
      <w:sdtPr>
        <w:id w:val="1002785283"/>
        <w:tag w:val="goog_rdk_1203"/>
      </w:sdtPr>
      <w:sdtContent>
        <w:p w:rsidR="00000000" w:rsidDel="00000000" w:rsidP="00000000" w:rsidRDefault="00000000" w:rsidRPr="00000000" w14:paraId="000001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1638200"/>
              <w:tag w:val="goog_rdk_1201"/>
            </w:sdtPr>
            <w:sdtContent>
              <w:ins w:author="Anonymous" w:id="66" w:date="2026-09-22T03:03:20Z"/>
              <w:sdt>
                <w:sdtPr>
                  <w:id w:val="-1423659949"/>
                  <w:tag w:val="goog_rdk_1202"/>
                </w:sdtPr>
                <w:sdtContent>
                  <w:ins w:author="Anonymous" w:id="66" w:date="2026-09-22T03:03:20Z">
                    <w:r w:rsidDel="00000000" w:rsidR="00000000" w:rsidRPr="00000000">
                      <w:rPr>
                        <w:rtl w:val="0"/>
                      </w:rPr>
                    </w:r>
                  </w:ins>
                </w:sdtContent>
              </w:sdt>
              <w:ins w:author="Anonymous" w:id="66" w:date="2026-09-22T03:03:20Z">
                <w:bookmarkStart w:colFirst="0" w:colLast="0" w:name="_heading=h.vxelc1xxapqj" w:id="82"/>
                <w:bookmarkEnd w:id="82"/>
              </w:ins>
            </w:sdtContent>
          </w:sdt>
        </w:p>
      </w:sdtContent>
    </w:sdt>
    <w:sdt>
      <w:sdtPr>
        <w:id w:val="-613612313"/>
        <w:tag w:val="goog_rdk_1206"/>
      </w:sdtPr>
      <w:sdtContent>
        <w:p w:rsidR="00000000" w:rsidDel="00000000" w:rsidP="00000000" w:rsidRDefault="00000000" w:rsidRPr="00000000" w14:paraId="000001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3785180"/>
              <w:tag w:val="goog_rdk_1204"/>
            </w:sdtPr>
            <w:sdtContent>
              <w:ins w:author="Anonymous" w:id="66" w:date="2026-09-22T03:03:20Z"/>
              <w:sdt>
                <w:sdtPr>
                  <w:id w:val="-179440338"/>
                  <w:tag w:val="goog_rdk_1205"/>
                </w:sdtPr>
                <w:sdtContent>
                  <w:ins w:author="Anonymous" w:id="66" w:date="2026-09-22T03:03:20Z">
                    <w:r w:rsidDel="00000000" w:rsidR="00000000" w:rsidRPr="00000000">
                      <w:rPr>
                        <w:rtl w:val="0"/>
                      </w:rPr>
                    </w:r>
                  </w:ins>
                </w:sdtContent>
              </w:sdt>
              <w:ins w:author="Anonymous" w:id="66" w:date="2026-09-22T03:03:20Z">
                <w:bookmarkStart w:colFirst="0" w:colLast="0" w:name="_heading=h.n0f4a4p7jj20" w:id="83"/>
                <w:bookmarkEnd w:id="83"/>
              </w:ins>
            </w:sdtContent>
          </w:sdt>
        </w:p>
      </w:sdtContent>
    </w:sdt>
    <w:sdt>
      <w:sdtPr>
        <w:id w:val="-904749703"/>
        <w:tag w:val="goog_rdk_1209"/>
      </w:sdtPr>
      <w:sdtContent>
        <w:p w:rsidR="00000000" w:rsidDel="00000000" w:rsidP="00000000" w:rsidRDefault="00000000" w:rsidRPr="00000000" w14:paraId="000001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3563715"/>
              <w:tag w:val="goog_rdk_1207"/>
            </w:sdtPr>
            <w:sdtContent>
              <w:ins w:author="Anonymous" w:id="66" w:date="2026-09-22T03:03:20Z"/>
              <w:sdt>
                <w:sdtPr>
                  <w:id w:val="964025577"/>
                  <w:tag w:val="goog_rdk_1208"/>
                </w:sdtPr>
                <w:sdtContent>
                  <w:ins w:author="Anonymous" w:id="66" w:date="2026-09-22T03:03:20Z">
                    <w:r w:rsidDel="00000000" w:rsidR="00000000" w:rsidRPr="00000000">
                      <w:rPr>
                        <w:rtl w:val="0"/>
                      </w:rPr>
                    </w:r>
                  </w:ins>
                </w:sdtContent>
              </w:sdt>
              <w:ins w:author="Anonymous" w:id="66" w:date="2026-09-22T03:03:20Z">
                <w:bookmarkStart w:colFirst="0" w:colLast="0" w:name="_heading=h.ni1792jtbtw" w:id="84"/>
                <w:bookmarkEnd w:id="84"/>
              </w:ins>
            </w:sdtContent>
          </w:sdt>
        </w:p>
      </w:sdtContent>
    </w:sdt>
    <w:sdt>
      <w:sdtPr>
        <w:id w:val="-544204047"/>
        <w:tag w:val="goog_rdk_1212"/>
      </w:sdtPr>
      <w:sdtContent>
        <w:p w:rsidR="00000000" w:rsidDel="00000000" w:rsidP="00000000" w:rsidRDefault="00000000" w:rsidRPr="00000000" w14:paraId="000001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5932105"/>
              <w:tag w:val="goog_rdk_1210"/>
            </w:sdtPr>
            <w:sdtContent>
              <w:ins w:author="Anonymous" w:id="66" w:date="2026-09-22T03:03:20Z"/>
              <w:sdt>
                <w:sdtPr>
                  <w:id w:val="247495793"/>
                  <w:tag w:val="goog_rdk_1211"/>
                </w:sdtPr>
                <w:sdtContent>
                  <w:ins w:author="Anonymous" w:id="66" w:date="2026-09-22T03:03:20Z">
                    <w:r w:rsidDel="00000000" w:rsidR="00000000" w:rsidRPr="00000000">
                      <w:rPr>
                        <w:rtl w:val="0"/>
                      </w:rPr>
                    </w:r>
                  </w:ins>
                </w:sdtContent>
              </w:sdt>
              <w:ins w:author="Anonymous" w:id="66" w:date="2026-09-22T03:03:20Z">
                <w:bookmarkStart w:colFirst="0" w:colLast="0" w:name="_heading=h.9lpmkstqz237" w:id="85"/>
                <w:bookmarkEnd w:id="85"/>
              </w:ins>
            </w:sdtContent>
          </w:sdt>
        </w:p>
      </w:sdtContent>
    </w:sdt>
    <w:sdt>
      <w:sdtPr>
        <w:id w:val="-511702437"/>
        <w:tag w:val="goog_rdk_1215"/>
      </w:sdtPr>
      <w:sdtContent>
        <w:p w:rsidR="00000000" w:rsidDel="00000000" w:rsidP="00000000" w:rsidRDefault="00000000" w:rsidRPr="00000000" w14:paraId="000001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0411855"/>
              <w:tag w:val="goog_rdk_1213"/>
            </w:sdtPr>
            <w:sdtContent>
              <w:ins w:author="Anonymous" w:id="66" w:date="2026-09-22T03:03:20Z"/>
              <w:sdt>
                <w:sdtPr>
                  <w:id w:val="962883029"/>
                  <w:tag w:val="goog_rdk_1214"/>
                </w:sdtPr>
                <w:sdtContent>
                  <w:ins w:author="Anonymous" w:id="66" w:date="2026-09-22T03:03:20Z">
                    <w:r w:rsidDel="00000000" w:rsidR="00000000" w:rsidRPr="00000000">
                      <w:rPr>
                        <w:rtl w:val="0"/>
                      </w:rPr>
                    </w:r>
                  </w:ins>
                </w:sdtContent>
              </w:sdt>
              <w:ins w:author="Anonymous" w:id="66" w:date="2026-09-22T03:03:20Z">
                <w:bookmarkStart w:colFirst="0" w:colLast="0" w:name="_heading=h.hotooeqbvguu" w:id="86"/>
                <w:bookmarkEnd w:id="86"/>
              </w:ins>
            </w:sdtContent>
          </w:sdt>
        </w:p>
      </w:sdtContent>
    </w:sdt>
    <w:sdt>
      <w:sdtPr>
        <w:id w:val="-139458887"/>
        <w:tag w:val="goog_rdk_1218"/>
      </w:sdtPr>
      <w:sdtContent>
        <w:p w:rsidR="00000000" w:rsidDel="00000000" w:rsidP="00000000" w:rsidRDefault="00000000" w:rsidRPr="00000000" w14:paraId="000001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8706874"/>
              <w:tag w:val="goog_rdk_1216"/>
            </w:sdtPr>
            <w:sdtContent>
              <w:ins w:author="Anonymous" w:id="66" w:date="2026-09-22T03:03:20Z"/>
              <w:sdt>
                <w:sdtPr>
                  <w:id w:val="1910107042"/>
                  <w:tag w:val="goog_rdk_1217"/>
                </w:sdtPr>
                <w:sdtContent>
                  <w:ins w:author="Anonymous" w:id="66" w:date="2026-09-22T03:03:20Z">
                    <w:r w:rsidDel="00000000" w:rsidR="00000000" w:rsidRPr="00000000">
                      <w:rPr>
                        <w:rtl w:val="0"/>
                      </w:rPr>
                    </w:r>
                  </w:ins>
                </w:sdtContent>
              </w:sdt>
              <w:ins w:author="Anonymous" w:id="66" w:date="2026-09-22T03:03:20Z">
                <w:bookmarkStart w:colFirst="0" w:colLast="0" w:name="_heading=h.1xo2mor5zfnq" w:id="87"/>
                <w:bookmarkEnd w:id="87"/>
              </w:ins>
            </w:sdtContent>
          </w:sdt>
        </w:p>
      </w:sdtContent>
    </w:sdt>
    <w:sdt>
      <w:sdtPr>
        <w:id w:val="-1058173208"/>
        <w:tag w:val="goog_rdk_1221"/>
      </w:sdtPr>
      <w:sdtContent>
        <w:p w:rsidR="00000000" w:rsidDel="00000000" w:rsidP="00000000" w:rsidRDefault="00000000" w:rsidRPr="00000000" w14:paraId="000001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4577493"/>
              <w:tag w:val="goog_rdk_1219"/>
            </w:sdtPr>
            <w:sdtContent>
              <w:ins w:author="Anonymous" w:id="66" w:date="2026-09-22T03:03:20Z"/>
              <w:sdt>
                <w:sdtPr>
                  <w:id w:val="1046429432"/>
                  <w:tag w:val="goog_rdk_1220"/>
                </w:sdtPr>
                <w:sdtContent>
                  <w:ins w:author="Anonymous" w:id="66" w:date="2026-09-22T03:03:20Z">
                    <w:r w:rsidDel="00000000" w:rsidR="00000000" w:rsidRPr="00000000">
                      <w:rPr>
                        <w:rtl w:val="0"/>
                      </w:rPr>
                    </w:r>
                  </w:ins>
                </w:sdtContent>
              </w:sdt>
              <w:ins w:author="Anonymous" w:id="66" w:date="2026-09-22T03:03:20Z">
                <w:bookmarkStart w:colFirst="0" w:colLast="0" w:name="_heading=h.9ehg6t3bwg1" w:id="88"/>
                <w:bookmarkEnd w:id="88"/>
              </w:ins>
            </w:sdtContent>
          </w:sdt>
        </w:p>
      </w:sdtContent>
    </w:sdt>
    <w:sdt>
      <w:sdtPr>
        <w:id w:val="-1155060792"/>
        <w:tag w:val="goog_rdk_1224"/>
      </w:sdtPr>
      <w:sdtContent>
        <w:p w:rsidR="00000000" w:rsidDel="00000000" w:rsidP="00000000" w:rsidRDefault="00000000" w:rsidRPr="00000000" w14:paraId="000001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0212758"/>
              <w:tag w:val="goog_rdk_1222"/>
            </w:sdtPr>
            <w:sdtContent>
              <w:ins w:author="Anonymous" w:id="66" w:date="2026-09-22T03:03:20Z"/>
              <w:sdt>
                <w:sdtPr>
                  <w:id w:val="-1238598309"/>
                  <w:tag w:val="goog_rdk_1223"/>
                </w:sdtPr>
                <w:sdtContent>
                  <w:ins w:author="Anonymous" w:id="66" w:date="2026-09-22T03:03:20Z">
                    <w:r w:rsidDel="00000000" w:rsidR="00000000" w:rsidRPr="00000000">
                      <w:rPr>
                        <w:rtl w:val="0"/>
                      </w:rPr>
                    </w:r>
                  </w:ins>
                </w:sdtContent>
              </w:sdt>
              <w:ins w:author="Anonymous" w:id="66" w:date="2026-09-22T03:03:20Z">
                <w:bookmarkStart w:colFirst="0" w:colLast="0" w:name="_heading=h.jw1wmfn8n21p" w:id="89"/>
                <w:bookmarkEnd w:id="89"/>
              </w:ins>
            </w:sdtContent>
          </w:sdt>
        </w:p>
      </w:sdtContent>
    </w:sdt>
    <w:sdt>
      <w:sdtPr>
        <w:id w:val="1461446413"/>
        <w:tag w:val="goog_rdk_1227"/>
      </w:sdtPr>
      <w:sdtContent>
        <w:p w:rsidR="00000000" w:rsidDel="00000000" w:rsidP="00000000" w:rsidRDefault="00000000" w:rsidRPr="00000000" w14:paraId="000001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6402150"/>
              <w:tag w:val="goog_rdk_1225"/>
            </w:sdtPr>
            <w:sdtContent>
              <w:ins w:author="Anonymous" w:id="66" w:date="2026-09-22T03:03:20Z"/>
              <w:sdt>
                <w:sdtPr>
                  <w:id w:val="-688875271"/>
                  <w:tag w:val="goog_rdk_1226"/>
                </w:sdtPr>
                <w:sdtContent>
                  <w:ins w:author="Anonymous" w:id="66" w:date="2026-09-22T03:03:20Z">
                    <w:r w:rsidDel="00000000" w:rsidR="00000000" w:rsidRPr="00000000">
                      <w:rPr>
                        <w:rtl w:val="0"/>
                      </w:rPr>
                    </w:r>
                  </w:ins>
                </w:sdtContent>
              </w:sdt>
              <w:ins w:author="Anonymous" w:id="66" w:date="2026-09-22T03:03:20Z">
                <w:bookmarkStart w:colFirst="0" w:colLast="0" w:name="_heading=h.in8hqhbh2xbq" w:id="90"/>
                <w:bookmarkEnd w:id="90"/>
              </w:ins>
            </w:sdtContent>
          </w:sdt>
        </w:p>
      </w:sdtContent>
    </w:sdt>
    <w:sdt>
      <w:sdtPr>
        <w:id w:val="487789170"/>
        <w:tag w:val="goog_rdk_1230"/>
      </w:sdtPr>
      <w:sdtContent>
        <w:p w:rsidR="00000000" w:rsidDel="00000000" w:rsidP="00000000" w:rsidRDefault="00000000" w:rsidRPr="00000000" w14:paraId="000001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5522756"/>
              <w:tag w:val="goog_rdk_1228"/>
            </w:sdtPr>
            <w:sdtContent>
              <w:ins w:author="Anonymous" w:id="66" w:date="2026-09-22T03:03:20Z"/>
              <w:sdt>
                <w:sdtPr>
                  <w:id w:val="-831406830"/>
                  <w:tag w:val="goog_rdk_1229"/>
                </w:sdtPr>
                <w:sdtContent>
                  <w:ins w:author="Anonymous" w:id="66" w:date="2026-09-22T03:03:20Z">
                    <w:r w:rsidDel="00000000" w:rsidR="00000000" w:rsidRPr="00000000">
                      <w:rPr>
                        <w:rtl w:val="0"/>
                      </w:rPr>
                    </w:r>
                  </w:ins>
                </w:sdtContent>
              </w:sdt>
              <w:ins w:author="Anonymous" w:id="66" w:date="2026-09-22T03:03:20Z">
                <w:bookmarkStart w:colFirst="0" w:colLast="0" w:name="_heading=h.x0clcsqwtpi1" w:id="91"/>
                <w:bookmarkEnd w:id="91"/>
              </w:ins>
            </w:sdtContent>
          </w:sdt>
        </w:p>
      </w:sdtContent>
    </w:sdt>
    <w:sdt>
      <w:sdtPr>
        <w:id w:val="-1118413809"/>
        <w:tag w:val="goog_rdk_1233"/>
      </w:sdtPr>
      <w:sdtContent>
        <w:p w:rsidR="00000000" w:rsidDel="00000000" w:rsidP="00000000" w:rsidRDefault="00000000" w:rsidRPr="00000000" w14:paraId="000001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7324773"/>
              <w:tag w:val="goog_rdk_1231"/>
            </w:sdtPr>
            <w:sdtContent>
              <w:ins w:author="Anonymous" w:id="66" w:date="2026-09-22T03:03:20Z"/>
              <w:sdt>
                <w:sdtPr>
                  <w:id w:val="996867675"/>
                  <w:tag w:val="goog_rdk_1232"/>
                </w:sdtPr>
                <w:sdtContent>
                  <w:ins w:author="Anonymous" w:id="66" w:date="2026-09-22T03:03:20Z">
                    <w:r w:rsidDel="00000000" w:rsidR="00000000" w:rsidRPr="00000000">
                      <w:rPr>
                        <w:rtl w:val="0"/>
                      </w:rPr>
                    </w:r>
                  </w:ins>
                </w:sdtContent>
              </w:sdt>
              <w:ins w:author="Anonymous" w:id="66" w:date="2026-09-22T03:03:20Z">
                <w:bookmarkStart w:colFirst="0" w:colLast="0" w:name="_heading=h.9v5nxqvrk1v5" w:id="92"/>
                <w:bookmarkEnd w:id="92"/>
              </w:ins>
            </w:sdtContent>
          </w:sdt>
        </w:p>
      </w:sdtContent>
    </w:sdt>
    <w:sdt>
      <w:sdtPr>
        <w:id w:val="-999802847"/>
        <w:tag w:val="goog_rdk_1236"/>
      </w:sdtPr>
      <w:sdtContent>
        <w:p w:rsidR="00000000" w:rsidDel="00000000" w:rsidP="00000000" w:rsidRDefault="00000000" w:rsidRPr="00000000" w14:paraId="000001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856460"/>
              <w:tag w:val="goog_rdk_1234"/>
            </w:sdtPr>
            <w:sdtContent>
              <w:ins w:author="Anonymous" w:id="66" w:date="2026-09-22T03:03:20Z"/>
              <w:sdt>
                <w:sdtPr>
                  <w:id w:val="-234792993"/>
                  <w:tag w:val="goog_rdk_1235"/>
                </w:sdtPr>
                <w:sdtContent>
                  <w:ins w:author="Anonymous" w:id="66" w:date="2026-09-22T03:03:20Z">
                    <w:r w:rsidDel="00000000" w:rsidR="00000000" w:rsidRPr="00000000">
                      <w:rPr>
                        <w:rtl w:val="0"/>
                      </w:rPr>
                    </w:r>
                  </w:ins>
                </w:sdtContent>
              </w:sdt>
              <w:ins w:author="Anonymous" w:id="66" w:date="2026-09-22T03:03:20Z">
                <w:bookmarkStart w:colFirst="0" w:colLast="0" w:name="_heading=h.82ehxfmq462z" w:id="93"/>
                <w:bookmarkEnd w:id="93"/>
              </w:ins>
            </w:sdtContent>
          </w:sdt>
        </w:p>
      </w:sdtContent>
    </w:sdt>
    <w:sdt>
      <w:sdtPr>
        <w:id w:val="-265251781"/>
        <w:tag w:val="goog_rdk_1239"/>
      </w:sdtPr>
      <w:sdtContent>
        <w:p w:rsidR="00000000" w:rsidDel="00000000" w:rsidP="00000000" w:rsidRDefault="00000000" w:rsidRPr="00000000" w14:paraId="000001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170181"/>
              <w:tag w:val="goog_rdk_1237"/>
            </w:sdtPr>
            <w:sdtContent>
              <w:ins w:author="Anonymous" w:id="66" w:date="2026-09-22T03:03:20Z"/>
              <w:sdt>
                <w:sdtPr>
                  <w:id w:val="1097464460"/>
                  <w:tag w:val="goog_rdk_1238"/>
                </w:sdtPr>
                <w:sdtContent>
                  <w:ins w:author="Anonymous" w:id="66" w:date="2026-09-22T03:03:20Z">
                    <w:r w:rsidDel="00000000" w:rsidR="00000000" w:rsidRPr="00000000">
                      <w:rPr>
                        <w:rtl w:val="0"/>
                      </w:rPr>
                    </w:r>
                  </w:ins>
                </w:sdtContent>
              </w:sdt>
              <w:ins w:author="Anonymous" w:id="66" w:date="2026-09-22T03:03:20Z">
                <w:bookmarkStart w:colFirst="0" w:colLast="0" w:name="_heading=h.wkxo8ypi72" w:id="94"/>
                <w:bookmarkEnd w:id="94"/>
              </w:ins>
            </w:sdtContent>
          </w:sdt>
        </w:p>
      </w:sdtContent>
    </w:sdt>
    <w:sdt>
      <w:sdtPr>
        <w:id w:val="-795222050"/>
        <w:tag w:val="goog_rdk_1242"/>
      </w:sdtPr>
      <w:sdtContent>
        <w:p w:rsidR="00000000" w:rsidDel="00000000" w:rsidP="00000000" w:rsidRDefault="00000000" w:rsidRPr="00000000" w14:paraId="000001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7835138"/>
              <w:tag w:val="goog_rdk_1240"/>
            </w:sdtPr>
            <w:sdtContent>
              <w:ins w:author="Anonymous" w:id="66" w:date="2026-09-22T03:03:20Z"/>
              <w:sdt>
                <w:sdtPr>
                  <w:id w:val="295431006"/>
                  <w:tag w:val="goog_rdk_1241"/>
                </w:sdtPr>
                <w:sdtContent>
                  <w:ins w:author="Anonymous" w:id="66" w:date="2026-09-22T03:03:20Z">
                    <w:r w:rsidDel="00000000" w:rsidR="00000000" w:rsidRPr="00000000">
                      <w:rPr>
                        <w:rtl w:val="0"/>
                      </w:rPr>
                    </w:r>
                  </w:ins>
                </w:sdtContent>
              </w:sdt>
              <w:ins w:author="Anonymous" w:id="66" w:date="2026-09-22T03:03:20Z">
                <w:bookmarkStart w:colFirst="0" w:colLast="0" w:name="_heading=h.xi9y9bswki9r" w:id="95"/>
                <w:bookmarkEnd w:id="95"/>
              </w:ins>
            </w:sdtContent>
          </w:sdt>
        </w:p>
      </w:sdtContent>
    </w:sdt>
    <w:sdt>
      <w:sdtPr>
        <w:id w:val="1935172277"/>
        <w:tag w:val="goog_rdk_1245"/>
      </w:sdtPr>
      <w:sdtContent>
        <w:p w:rsidR="00000000" w:rsidDel="00000000" w:rsidP="00000000" w:rsidRDefault="00000000" w:rsidRPr="00000000" w14:paraId="000001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926861"/>
              <w:tag w:val="goog_rdk_1243"/>
            </w:sdtPr>
            <w:sdtContent>
              <w:ins w:author="Anonymous" w:id="66" w:date="2026-09-22T03:03:20Z"/>
              <w:sdt>
                <w:sdtPr>
                  <w:id w:val="1898377825"/>
                  <w:tag w:val="goog_rdk_1244"/>
                </w:sdtPr>
                <w:sdtContent>
                  <w:ins w:author="Anonymous" w:id="66" w:date="2026-09-22T03:03:20Z">
                    <w:r w:rsidDel="00000000" w:rsidR="00000000" w:rsidRPr="00000000">
                      <w:rPr>
                        <w:rtl w:val="0"/>
                      </w:rPr>
                    </w:r>
                  </w:ins>
                </w:sdtContent>
              </w:sdt>
              <w:ins w:author="Anonymous" w:id="66" w:date="2026-09-22T03:03:20Z">
                <w:bookmarkStart w:colFirst="0" w:colLast="0" w:name="_heading=h.hubaktegb9sj" w:id="96"/>
                <w:bookmarkEnd w:id="96"/>
              </w:ins>
            </w:sdtContent>
          </w:sdt>
        </w:p>
      </w:sdtContent>
    </w:sdt>
    <w:sdt>
      <w:sdtPr>
        <w:id w:val="1473634852"/>
        <w:tag w:val="goog_rdk_1248"/>
      </w:sdtPr>
      <w:sdtContent>
        <w:p w:rsidR="00000000" w:rsidDel="00000000" w:rsidP="00000000" w:rsidRDefault="00000000" w:rsidRPr="00000000" w14:paraId="000001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6335674"/>
              <w:tag w:val="goog_rdk_1246"/>
            </w:sdtPr>
            <w:sdtContent>
              <w:ins w:author="Anonymous" w:id="66" w:date="2026-09-22T03:03:20Z"/>
              <w:sdt>
                <w:sdtPr>
                  <w:id w:val="1418319781"/>
                  <w:tag w:val="goog_rdk_1247"/>
                </w:sdtPr>
                <w:sdtContent>
                  <w:ins w:author="Anonymous" w:id="66" w:date="2026-09-22T03:03:20Z">
                    <w:r w:rsidDel="00000000" w:rsidR="00000000" w:rsidRPr="00000000">
                      <w:rPr>
                        <w:rtl w:val="0"/>
                      </w:rPr>
                    </w:r>
                  </w:ins>
                </w:sdtContent>
              </w:sdt>
              <w:ins w:author="Anonymous" w:id="66" w:date="2026-09-22T03:03:20Z">
                <w:bookmarkStart w:colFirst="0" w:colLast="0" w:name="_heading=h.li6u0t1ne6n" w:id="97"/>
                <w:bookmarkEnd w:id="97"/>
              </w:ins>
            </w:sdtContent>
          </w:sdt>
        </w:p>
      </w:sdtContent>
    </w:sdt>
    <w:sdt>
      <w:sdtPr>
        <w:id w:val="-847537999"/>
        <w:tag w:val="goog_rdk_1251"/>
      </w:sdtPr>
      <w:sdtContent>
        <w:p w:rsidR="00000000" w:rsidDel="00000000" w:rsidP="00000000" w:rsidRDefault="00000000" w:rsidRPr="00000000" w14:paraId="000001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2804497"/>
              <w:tag w:val="goog_rdk_1249"/>
            </w:sdtPr>
            <w:sdtContent>
              <w:ins w:author="Anonymous" w:id="66" w:date="2026-09-22T03:03:20Z"/>
              <w:sdt>
                <w:sdtPr>
                  <w:id w:val="1503785897"/>
                  <w:tag w:val="goog_rdk_1250"/>
                </w:sdtPr>
                <w:sdtContent>
                  <w:ins w:author="Anonymous" w:id="66" w:date="2026-09-22T03:03:20Z">
                    <w:r w:rsidDel="00000000" w:rsidR="00000000" w:rsidRPr="00000000">
                      <w:rPr>
                        <w:rtl w:val="0"/>
                      </w:rPr>
                    </w:r>
                  </w:ins>
                </w:sdtContent>
              </w:sdt>
              <w:ins w:author="Anonymous" w:id="66" w:date="2026-09-22T03:03:20Z">
                <w:bookmarkStart w:colFirst="0" w:colLast="0" w:name="_heading=h.5h9nrrq9rnj6" w:id="98"/>
                <w:bookmarkEnd w:id="98"/>
              </w:ins>
            </w:sdtContent>
          </w:sdt>
        </w:p>
      </w:sdtContent>
    </w:sdt>
    <w:sdt>
      <w:sdtPr>
        <w:id w:val="735345716"/>
        <w:tag w:val="goog_rdk_1254"/>
      </w:sdtPr>
      <w:sdtContent>
        <w:p w:rsidR="00000000" w:rsidDel="00000000" w:rsidP="00000000" w:rsidRDefault="00000000" w:rsidRPr="00000000" w14:paraId="000001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1850566"/>
              <w:tag w:val="goog_rdk_1252"/>
            </w:sdtPr>
            <w:sdtContent>
              <w:ins w:author="Anonymous" w:id="66" w:date="2026-09-22T03:03:20Z"/>
              <w:sdt>
                <w:sdtPr>
                  <w:id w:val="1527647370"/>
                  <w:tag w:val="goog_rdk_1253"/>
                </w:sdtPr>
                <w:sdtContent>
                  <w:ins w:author="Anonymous" w:id="66" w:date="2026-09-22T03:03:20Z">
                    <w:r w:rsidDel="00000000" w:rsidR="00000000" w:rsidRPr="00000000">
                      <w:rPr>
                        <w:rtl w:val="0"/>
                      </w:rPr>
                    </w:r>
                  </w:ins>
                </w:sdtContent>
              </w:sdt>
              <w:ins w:author="Anonymous" w:id="66" w:date="2026-09-22T03:03:20Z">
                <w:bookmarkStart w:colFirst="0" w:colLast="0" w:name="_heading=h.9z1gydwiqn7" w:id="99"/>
                <w:bookmarkEnd w:id="99"/>
              </w:ins>
            </w:sdtContent>
          </w:sdt>
        </w:p>
      </w:sdtContent>
    </w:sdt>
    <w:sdt>
      <w:sdtPr>
        <w:id w:val="155309041"/>
        <w:tag w:val="goog_rdk_1257"/>
      </w:sdtPr>
      <w:sdtContent>
        <w:p w:rsidR="00000000" w:rsidDel="00000000" w:rsidP="00000000" w:rsidRDefault="00000000" w:rsidRPr="00000000" w14:paraId="000001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6150826"/>
              <w:tag w:val="goog_rdk_1255"/>
            </w:sdtPr>
            <w:sdtContent>
              <w:ins w:author="Anonymous" w:id="66" w:date="2026-09-22T03:03:20Z"/>
              <w:sdt>
                <w:sdtPr>
                  <w:id w:val="-2137094735"/>
                  <w:tag w:val="goog_rdk_1256"/>
                </w:sdtPr>
                <w:sdtContent>
                  <w:ins w:author="Anonymous" w:id="66" w:date="2026-09-22T03:03:20Z">
                    <w:r w:rsidDel="00000000" w:rsidR="00000000" w:rsidRPr="00000000">
                      <w:rPr>
                        <w:rtl w:val="0"/>
                      </w:rPr>
                    </w:r>
                  </w:ins>
                </w:sdtContent>
              </w:sdt>
              <w:ins w:author="Anonymous" w:id="66" w:date="2026-09-22T03:03:20Z">
                <w:bookmarkStart w:colFirst="0" w:colLast="0" w:name="_heading=h.rwa77tx3dw8d" w:id="100"/>
                <w:bookmarkEnd w:id="100"/>
              </w:ins>
            </w:sdtContent>
          </w:sdt>
        </w:p>
      </w:sdtContent>
    </w:sdt>
    <w:sdt>
      <w:sdtPr>
        <w:id w:val="-1304682381"/>
        <w:tag w:val="goog_rdk_1260"/>
      </w:sdtPr>
      <w:sdtContent>
        <w:p w:rsidR="00000000" w:rsidDel="00000000" w:rsidP="00000000" w:rsidRDefault="00000000" w:rsidRPr="00000000" w14:paraId="000001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3440864"/>
              <w:tag w:val="goog_rdk_1258"/>
            </w:sdtPr>
            <w:sdtContent>
              <w:ins w:author="Anonymous" w:id="66" w:date="2026-09-22T03:03:20Z"/>
              <w:sdt>
                <w:sdtPr>
                  <w:id w:val="1127013566"/>
                  <w:tag w:val="goog_rdk_1259"/>
                </w:sdtPr>
                <w:sdtContent>
                  <w:ins w:author="Anonymous" w:id="66" w:date="2026-09-22T03:03:20Z">
                    <w:r w:rsidDel="00000000" w:rsidR="00000000" w:rsidRPr="00000000">
                      <w:rPr>
                        <w:rtl w:val="0"/>
                      </w:rPr>
                    </w:r>
                  </w:ins>
                </w:sdtContent>
              </w:sdt>
              <w:ins w:author="Anonymous" w:id="66" w:date="2026-09-22T03:03:20Z">
                <w:bookmarkStart w:colFirst="0" w:colLast="0" w:name="_heading=h.kxcpv2kkoglp" w:id="101"/>
                <w:bookmarkEnd w:id="101"/>
              </w:ins>
            </w:sdtContent>
          </w:sdt>
        </w:p>
      </w:sdtContent>
    </w:sdt>
    <w:sdt>
      <w:sdtPr>
        <w:id w:val="-1470476352"/>
        <w:tag w:val="goog_rdk_1263"/>
      </w:sdtPr>
      <w:sdtContent>
        <w:p w:rsidR="00000000" w:rsidDel="00000000" w:rsidP="00000000" w:rsidRDefault="00000000" w:rsidRPr="00000000" w14:paraId="000001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4687332"/>
              <w:tag w:val="goog_rdk_1261"/>
            </w:sdtPr>
            <w:sdtContent>
              <w:ins w:author="Anonymous" w:id="66" w:date="2026-09-22T03:03:20Z"/>
              <w:sdt>
                <w:sdtPr>
                  <w:id w:val="-1955301072"/>
                  <w:tag w:val="goog_rdk_1262"/>
                </w:sdtPr>
                <w:sdtContent>
                  <w:ins w:author="Anonymous" w:id="66" w:date="2026-09-22T03:03:20Z">
                    <w:r w:rsidDel="00000000" w:rsidR="00000000" w:rsidRPr="00000000">
                      <w:rPr>
                        <w:rtl w:val="0"/>
                      </w:rPr>
                    </w:r>
                  </w:ins>
                </w:sdtContent>
              </w:sdt>
              <w:ins w:author="Anonymous" w:id="66" w:date="2026-09-22T03:03:20Z">
                <w:bookmarkStart w:colFirst="0" w:colLast="0" w:name="_heading=h.miioos2h5ubj" w:id="102"/>
                <w:bookmarkEnd w:id="102"/>
              </w:ins>
            </w:sdtContent>
          </w:sdt>
        </w:p>
      </w:sdtContent>
    </w:sdt>
    <w:sdt>
      <w:sdtPr>
        <w:id w:val="-577157439"/>
        <w:tag w:val="goog_rdk_1266"/>
      </w:sdtPr>
      <w:sdtContent>
        <w:p w:rsidR="00000000" w:rsidDel="00000000" w:rsidP="00000000" w:rsidRDefault="00000000" w:rsidRPr="00000000" w14:paraId="000001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1730481"/>
              <w:tag w:val="goog_rdk_1264"/>
            </w:sdtPr>
            <w:sdtContent>
              <w:ins w:author="Anonymous" w:id="66" w:date="2026-09-22T03:03:20Z"/>
              <w:sdt>
                <w:sdtPr>
                  <w:id w:val="-1396258122"/>
                  <w:tag w:val="goog_rdk_1265"/>
                </w:sdtPr>
                <w:sdtContent>
                  <w:ins w:author="Anonymous" w:id="66" w:date="2026-09-22T03:03:20Z">
                    <w:r w:rsidDel="00000000" w:rsidR="00000000" w:rsidRPr="00000000">
                      <w:rPr>
                        <w:rtl w:val="0"/>
                      </w:rPr>
                    </w:r>
                  </w:ins>
                </w:sdtContent>
              </w:sdt>
              <w:ins w:author="Anonymous" w:id="66" w:date="2026-09-22T03:03:20Z">
                <w:bookmarkStart w:colFirst="0" w:colLast="0" w:name="_heading=h.mgyimer7vug6" w:id="103"/>
                <w:bookmarkEnd w:id="103"/>
              </w:ins>
            </w:sdtContent>
          </w:sdt>
        </w:p>
      </w:sdtContent>
    </w:sdt>
    <w:sdt>
      <w:sdtPr>
        <w:id w:val="-1247955690"/>
        <w:tag w:val="goog_rdk_1269"/>
      </w:sdtPr>
      <w:sdtContent>
        <w:p w:rsidR="00000000" w:rsidDel="00000000" w:rsidP="00000000" w:rsidRDefault="00000000" w:rsidRPr="00000000" w14:paraId="000001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85522951"/>
              <w:tag w:val="goog_rdk_1267"/>
            </w:sdtPr>
            <w:sdtContent>
              <w:ins w:author="Anonymous" w:id="66" w:date="2026-09-22T03:03:20Z"/>
              <w:sdt>
                <w:sdtPr>
                  <w:id w:val="2108995434"/>
                  <w:tag w:val="goog_rdk_1268"/>
                </w:sdtPr>
                <w:sdtContent>
                  <w:ins w:author="Anonymous" w:id="66" w:date="2026-09-22T03:03:20Z">
                    <w:r w:rsidDel="00000000" w:rsidR="00000000" w:rsidRPr="00000000">
                      <w:rPr>
                        <w:rtl w:val="0"/>
                      </w:rPr>
                    </w:r>
                  </w:ins>
                </w:sdtContent>
              </w:sdt>
              <w:ins w:author="Anonymous" w:id="66" w:date="2026-09-22T03:03:20Z">
                <w:bookmarkStart w:colFirst="0" w:colLast="0" w:name="_heading=h.bgbtu0bhnrye" w:id="104"/>
                <w:bookmarkEnd w:id="104"/>
              </w:ins>
            </w:sdtContent>
          </w:sdt>
        </w:p>
      </w:sdtContent>
    </w:sdt>
    <w:sdt>
      <w:sdtPr>
        <w:id w:val="-1813365499"/>
        <w:tag w:val="goog_rdk_1272"/>
      </w:sdtPr>
      <w:sdtContent>
        <w:p w:rsidR="00000000" w:rsidDel="00000000" w:rsidP="00000000" w:rsidRDefault="00000000" w:rsidRPr="00000000" w14:paraId="000001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4269444"/>
              <w:tag w:val="goog_rdk_1270"/>
            </w:sdtPr>
            <w:sdtContent>
              <w:ins w:author="Anonymous" w:id="66" w:date="2026-09-22T03:03:20Z"/>
              <w:sdt>
                <w:sdtPr>
                  <w:id w:val="973560546"/>
                  <w:tag w:val="goog_rdk_1271"/>
                </w:sdtPr>
                <w:sdtContent>
                  <w:ins w:author="Anonymous" w:id="66" w:date="2026-09-22T03:03:20Z">
                    <w:r w:rsidDel="00000000" w:rsidR="00000000" w:rsidRPr="00000000">
                      <w:rPr>
                        <w:rtl w:val="0"/>
                      </w:rPr>
                    </w:r>
                  </w:ins>
                </w:sdtContent>
              </w:sdt>
              <w:ins w:author="Anonymous" w:id="66" w:date="2026-09-22T03:03:20Z">
                <w:bookmarkStart w:colFirst="0" w:colLast="0" w:name="_heading=h.bl0b8h4wlosy" w:id="105"/>
                <w:bookmarkEnd w:id="105"/>
              </w:ins>
            </w:sdtContent>
          </w:sdt>
        </w:p>
      </w:sdtContent>
    </w:sdt>
    <w:sdt>
      <w:sdtPr>
        <w:id w:val="-482088542"/>
        <w:tag w:val="goog_rdk_1275"/>
      </w:sdtPr>
      <w:sdtContent>
        <w:p w:rsidR="00000000" w:rsidDel="00000000" w:rsidP="00000000" w:rsidRDefault="00000000" w:rsidRPr="00000000" w14:paraId="000001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2552053"/>
              <w:tag w:val="goog_rdk_1273"/>
            </w:sdtPr>
            <w:sdtContent>
              <w:ins w:author="Anonymous" w:id="66" w:date="2026-09-22T03:03:20Z"/>
              <w:sdt>
                <w:sdtPr>
                  <w:id w:val="715264990"/>
                  <w:tag w:val="goog_rdk_1274"/>
                </w:sdtPr>
                <w:sdtContent>
                  <w:ins w:author="Anonymous" w:id="66" w:date="2026-09-22T03:03:20Z">
                    <w:r w:rsidDel="00000000" w:rsidR="00000000" w:rsidRPr="00000000">
                      <w:rPr>
                        <w:rtl w:val="0"/>
                      </w:rPr>
                    </w:r>
                  </w:ins>
                </w:sdtContent>
              </w:sdt>
              <w:ins w:author="Anonymous" w:id="66" w:date="2026-09-22T03:03:20Z">
                <w:bookmarkStart w:colFirst="0" w:colLast="0" w:name="_heading=h.4jxsf6dbp852" w:id="106"/>
                <w:bookmarkEnd w:id="106"/>
              </w:ins>
            </w:sdtContent>
          </w:sdt>
        </w:p>
      </w:sdtContent>
    </w:sdt>
    <w:sdt>
      <w:sdtPr>
        <w:id w:val="264172813"/>
        <w:tag w:val="goog_rdk_1278"/>
      </w:sdtPr>
      <w:sdtContent>
        <w:p w:rsidR="00000000" w:rsidDel="00000000" w:rsidP="00000000" w:rsidRDefault="00000000" w:rsidRPr="00000000" w14:paraId="000001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3603781"/>
              <w:tag w:val="goog_rdk_1276"/>
            </w:sdtPr>
            <w:sdtContent>
              <w:ins w:author="Anonymous" w:id="66" w:date="2026-09-22T03:03:20Z"/>
              <w:sdt>
                <w:sdtPr>
                  <w:id w:val="1227350834"/>
                  <w:tag w:val="goog_rdk_1277"/>
                </w:sdtPr>
                <w:sdtContent>
                  <w:ins w:author="Anonymous" w:id="66" w:date="2026-09-22T03:03:20Z">
                    <w:r w:rsidDel="00000000" w:rsidR="00000000" w:rsidRPr="00000000">
                      <w:rPr>
                        <w:rtl w:val="0"/>
                      </w:rPr>
                    </w:r>
                  </w:ins>
                </w:sdtContent>
              </w:sdt>
              <w:ins w:author="Anonymous" w:id="66" w:date="2026-09-22T03:03:20Z">
                <w:bookmarkStart w:colFirst="0" w:colLast="0" w:name="_heading=h.h0fuakjtrs4p" w:id="107"/>
                <w:bookmarkEnd w:id="107"/>
              </w:ins>
            </w:sdtContent>
          </w:sdt>
        </w:p>
      </w:sdtContent>
    </w:sdt>
    <w:sdt>
      <w:sdtPr>
        <w:id w:val="-500309996"/>
        <w:tag w:val="goog_rdk_1281"/>
      </w:sdtPr>
      <w:sdtContent>
        <w:p w:rsidR="00000000" w:rsidDel="00000000" w:rsidP="00000000" w:rsidRDefault="00000000" w:rsidRPr="00000000" w14:paraId="000001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9358419"/>
              <w:tag w:val="goog_rdk_1279"/>
            </w:sdtPr>
            <w:sdtContent>
              <w:ins w:author="Anonymous" w:id="66" w:date="2026-09-22T03:03:20Z"/>
              <w:sdt>
                <w:sdtPr>
                  <w:id w:val="914233930"/>
                  <w:tag w:val="goog_rdk_1280"/>
                </w:sdtPr>
                <w:sdtContent>
                  <w:ins w:author="Anonymous" w:id="66" w:date="2026-09-22T03:03:20Z">
                    <w:r w:rsidDel="00000000" w:rsidR="00000000" w:rsidRPr="00000000">
                      <w:rPr>
                        <w:rtl w:val="0"/>
                      </w:rPr>
                    </w:r>
                  </w:ins>
                </w:sdtContent>
              </w:sdt>
              <w:ins w:author="Anonymous" w:id="66" w:date="2026-09-22T03:03:20Z">
                <w:bookmarkStart w:colFirst="0" w:colLast="0" w:name="_heading=h.502q8iipzwoa" w:id="108"/>
                <w:bookmarkEnd w:id="108"/>
              </w:ins>
            </w:sdtContent>
          </w:sdt>
        </w:p>
      </w:sdtContent>
    </w:sdt>
    <w:sdt>
      <w:sdtPr>
        <w:id w:val="149739204"/>
        <w:tag w:val="goog_rdk_1284"/>
      </w:sdtPr>
      <w:sdtContent>
        <w:p w:rsidR="00000000" w:rsidDel="00000000" w:rsidP="00000000" w:rsidRDefault="00000000" w:rsidRPr="00000000" w14:paraId="000001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121559"/>
              <w:tag w:val="goog_rdk_1282"/>
            </w:sdtPr>
            <w:sdtContent>
              <w:ins w:author="Anonymous" w:id="66" w:date="2026-09-22T03:03:20Z"/>
              <w:sdt>
                <w:sdtPr>
                  <w:id w:val="-460957140"/>
                  <w:tag w:val="goog_rdk_1283"/>
                </w:sdtPr>
                <w:sdtContent>
                  <w:ins w:author="Anonymous" w:id="66" w:date="2026-09-22T03:03:20Z">
                    <w:r w:rsidDel="00000000" w:rsidR="00000000" w:rsidRPr="00000000">
                      <w:rPr>
                        <w:rtl w:val="0"/>
                      </w:rPr>
                    </w:r>
                  </w:ins>
                </w:sdtContent>
              </w:sdt>
              <w:ins w:author="Anonymous" w:id="66" w:date="2026-09-22T03:03:20Z">
                <w:bookmarkStart w:colFirst="0" w:colLast="0" w:name="_heading=h.70y3kh9ysql9" w:id="109"/>
                <w:bookmarkEnd w:id="109"/>
              </w:ins>
            </w:sdtContent>
          </w:sdt>
        </w:p>
      </w:sdtContent>
    </w:sdt>
    <w:sdt>
      <w:sdtPr>
        <w:id w:val="1598253271"/>
        <w:tag w:val="goog_rdk_1287"/>
      </w:sdtPr>
      <w:sdtContent>
        <w:p w:rsidR="00000000" w:rsidDel="00000000" w:rsidP="00000000" w:rsidRDefault="00000000" w:rsidRPr="00000000" w14:paraId="000001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0885397"/>
              <w:tag w:val="goog_rdk_1285"/>
            </w:sdtPr>
            <w:sdtContent>
              <w:ins w:author="Anonymous" w:id="66" w:date="2026-09-22T03:03:20Z"/>
              <w:sdt>
                <w:sdtPr>
                  <w:id w:val="1151983852"/>
                  <w:tag w:val="goog_rdk_1286"/>
                </w:sdtPr>
                <w:sdtContent>
                  <w:ins w:author="Anonymous" w:id="66" w:date="2026-09-22T03:03:20Z">
                    <w:r w:rsidDel="00000000" w:rsidR="00000000" w:rsidRPr="00000000">
                      <w:rPr>
                        <w:rtl w:val="0"/>
                      </w:rPr>
                    </w:r>
                  </w:ins>
                </w:sdtContent>
              </w:sdt>
              <w:ins w:author="Anonymous" w:id="66" w:date="2026-09-22T03:03:20Z">
                <w:bookmarkStart w:colFirst="0" w:colLast="0" w:name="_heading=h.bardyhhz9hf9" w:id="110"/>
                <w:bookmarkEnd w:id="110"/>
              </w:ins>
            </w:sdtContent>
          </w:sdt>
        </w:p>
      </w:sdtContent>
    </w:sdt>
    <w:sdt>
      <w:sdtPr>
        <w:id w:val="-1311338708"/>
        <w:tag w:val="goog_rdk_1290"/>
      </w:sdtPr>
      <w:sdtContent>
        <w:p w:rsidR="00000000" w:rsidDel="00000000" w:rsidP="00000000" w:rsidRDefault="00000000" w:rsidRPr="00000000" w14:paraId="000001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9863468"/>
              <w:tag w:val="goog_rdk_1288"/>
            </w:sdtPr>
            <w:sdtContent>
              <w:ins w:author="Anonymous" w:id="66" w:date="2026-09-22T03:03:20Z"/>
              <w:sdt>
                <w:sdtPr>
                  <w:id w:val="638593064"/>
                  <w:tag w:val="goog_rdk_1289"/>
                </w:sdtPr>
                <w:sdtContent>
                  <w:ins w:author="Anonymous" w:id="66" w:date="2026-09-22T03:03:20Z">
                    <w:r w:rsidDel="00000000" w:rsidR="00000000" w:rsidRPr="00000000">
                      <w:rPr>
                        <w:rtl w:val="0"/>
                      </w:rPr>
                    </w:r>
                  </w:ins>
                </w:sdtContent>
              </w:sdt>
              <w:ins w:author="Anonymous" w:id="66" w:date="2026-09-22T03:03:20Z">
                <w:bookmarkStart w:colFirst="0" w:colLast="0" w:name="_heading=h.fsz9rf64d1ql" w:id="111"/>
                <w:bookmarkEnd w:id="111"/>
              </w:ins>
            </w:sdtContent>
          </w:sdt>
        </w:p>
      </w:sdtContent>
    </w:sdt>
    <w:sdt>
      <w:sdtPr>
        <w:id w:val="1407517159"/>
        <w:tag w:val="goog_rdk_1293"/>
      </w:sdtPr>
      <w:sdtContent>
        <w:p w:rsidR="00000000" w:rsidDel="00000000" w:rsidP="00000000" w:rsidRDefault="00000000" w:rsidRPr="00000000" w14:paraId="000001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2974476"/>
              <w:tag w:val="goog_rdk_1291"/>
            </w:sdtPr>
            <w:sdtContent>
              <w:ins w:author="Anonymous" w:id="66" w:date="2026-09-22T03:03:20Z"/>
              <w:sdt>
                <w:sdtPr>
                  <w:id w:val="798676390"/>
                  <w:tag w:val="goog_rdk_1292"/>
                </w:sdtPr>
                <w:sdtContent>
                  <w:ins w:author="Anonymous" w:id="66" w:date="2026-09-22T03:03:20Z">
                    <w:r w:rsidDel="00000000" w:rsidR="00000000" w:rsidRPr="00000000">
                      <w:rPr>
                        <w:rtl w:val="0"/>
                      </w:rPr>
                    </w:r>
                  </w:ins>
                </w:sdtContent>
              </w:sdt>
              <w:ins w:author="Anonymous" w:id="66" w:date="2026-09-22T03:03:20Z">
                <w:bookmarkStart w:colFirst="0" w:colLast="0" w:name="_heading=h.au20ykwawwyi" w:id="112"/>
                <w:bookmarkEnd w:id="112"/>
              </w:ins>
            </w:sdtContent>
          </w:sdt>
        </w:p>
      </w:sdtContent>
    </w:sdt>
    <w:sdt>
      <w:sdtPr>
        <w:id w:val="-699932677"/>
        <w:tag w:val="goog_rdk_1296"/>
      </w:sdtPr>
      <w:sdtContent>
        <w:p w:rsidR="00000000" w:rsidDel="00000000" w:rsidP="00000000" w:rsidRDefault="00000000" w:rsidRPr="00000000" w14:paraId="000001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1252718"/>
              <w:tag w:val="goog_rdk_1294"/>
            </w:sdtPr>
            <w:sdtContent>
              <w:ins w:author="Anonymous" w:id="66" w:date="2026-09-22T03:03:20Z"/>
              <w:sdt>
                <w:sdtPr>
                  <w:id w:val="-1962871143"/>
                  <w:tag w:val="goog_rdk_1295"/>
                </w:sdtPr>
                <w:sdtContent>
                  <w:ins w:author="Anonymous" w:id="66" w:date="2026-09-22T03:03:20Z">
                    <w:r w:rsidDel="00000000" w:rsidR="00000000" w:rsidRPr="00000000">
                      <w:rPr>
                        <w:rtl w:val="0"/>
                      </w:rPr>
                    </w:r>
                  </w:ins>
                </w:sdtContent>
              </w:sdt>
              <w:ins w:author="Anonymous" w:id="66" w:date="2026-09-22T03:03:20Z">
                <w:bookmarkStart w:colFirst="0" w:colLast="0" w:name="_heading=h.w5lmhdfgzvem" w:id="113"/>
                <w:bookmarkEnd w:id="113"/>
              </w:ins>
            </w:sdtContent>
          </w:sdt>
        </w:p>
      </w:sdtContent>
    </w:sdt>
    <w:sdt>
      <w:sdtPr>
        <w:id w:val="-1770936983"/>
        <w:tag w:val="goog_rdk_1299"/>
      </w:sdtPr>
      <w:sdtContent>
        <w:p w:rsidR="00000000" w:rsidDel="00000000" w:rsidP="00000000" w:rsidRDefault="00000000" w:rsidRPr="00000000" w14:paraId="000001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548312"/>
              <w:tag w:val="goog_rdk_1297"/>
            </w:sdtPr>
            <w:sdtContent>
              <w:ins w:author="Anonymous" w:id="66" w:date="2026-09-22T03:03:20Z"/>
              <w:sdt>
                <w:sdtPr>
                  <w:id w:val="1738772698"/>
                  <w:tag w:val="goog_rdk_1298"/>
                </w:sdtPr>
                <w:sdtContent>
                  <w:ins w:author="Anonymous" w:id="66" w:date="2026-09-22T03:03:20Z">
                    <w:r w:rsidDel="00000000" w:rsidR="00000000" w:rsidRPr="00000000">
                      <w:rPr>
                        <w:rtl w:val="0"/>
                      </w:rPr>
                    </w:r>
                  </w:ins>
                </w:sdtContent>
              </w:sdt>
              <w:ins w:author="Anonymous" w:id="66" w:date="2026-09-22T03:03:20Z">
                <w:bookmarkStart w:colFirst="0" w:colLast="0" w:name="_heading=h.5jfkgnl9c79n" w:id="114"/>
                <w:bookmarkEnd w:id="114"/>
              </w:ins>
            </w:sdtContent>
          </w:sdt>
        </w:p>
      </w:sdtContent>
    </w:sdt>
    <w:sdt>
      <w:sdtPr>
        <w:id w:val="-1461358391"/>
        <w:tag w:val="goog_rdk_1302"/>
      </w:sdtPr>
      <w:sdtContent>
        <w:p w:rsidR="00000000" w:rsidDel="00000000" w:rsidP="00000000" w:rsidRDefault="00000000" w:rsidRPr="00000000" w14:paraId="000001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6720898"/>
              <w:tag w:val="goog_rdk_1300"/>
            </w:sdtPr>
            <w:sdtContent>
              <w:ins w:author="Anonymous" w:id="66" w:date="2026-09-22T03:03:20Z"/>
              <w:sdt>
                <w:sdtPr>
                  <w:id w:val="-185237506"/>
                  <w:tag w:val="goog_rdk_1301"/>
                </w:sdtPr>
                <w:sdtContent>
                  <w:ins w:author="Anonymous" w:id="66" w:date="2026-09-22T03:03:20Z">
                    <w:r w:rsidDel="00000000" w:rsidR="00000000" w:rsidRPr="00000000">
                      <w:rPr>
                        <w:rtl w:val="0"/>
                      </w:rPr>
                    </w:r>
                  </w:ins>
                </w:sdtContent>
              </w:sdt>
              <w:ins w:author="Anonymous" w:id="66" w:date="2026-09-22T03:03:20Z">
                <w:bookmarkStart w:colFirst="0" w:colLast="0" w:name="_heading=h.9q0f5ae05jj2" w:id="115"/>
                <w:bookmarkEnd w:id="115"/>
              </w:ins>
            </w:sdtContent>
          </w:sdt>
        </w:p>
      </w:sdtContent>
    </w:sdt>
    <w:sdt>
      <w:sdtPr>
        <w:id w:val="-673145881"/>
        <w:tag w:val="goog_rdk_1305"/>
      </w:sdtPr>
      <w:sdtContent>
        <w:p w:rsidR="00000000" w:rsidDel="00000000" w:rsidP="00000000" w:rsidRDefault="00000000" w:rsidRPr="00000000" w14:paraId="000001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0299136"/>
              <w:tag w:val="goog_rdk_1303"/>
            </w:sdtPr>
            <w:sdtContent>
              <w:ins w:author="Anonymous" w:id="66" w:date="2026-09-22T03:03:20Z"/>
              <w:sdt>
                <w:sdtPr>
                  <w:id w:val="-711941192"/>
                  <w:tag w:val="goog_rdk_1304"/>
                </w:sdtPr>
                <w:sdtContent>
                  <w:ins w:author="Anonymous" w:id="66" w:date="2026-09-22T03:03:20Z">
                    <w:r w:rsidDel="00000000" w:rsidR="00000000" w:rsidRPr="00000000">
                      <w:rPr>
                        <w:rtl w:val="0"/>
                      </w:rPr>
                    </w:r>
                  </w:ins>
                </w:sdtContent>
              </w:sdt>
              <w:ins w:author="Anonymous" w:id="66" w:date="2026-09-22T03:03:20Z">
                <w:bookmarkStart w:colFirst="0" w:colLast="0" w:name="_heading=h.ws0814kvyqai" w:id="116"/>
                <w:bookmarkEnd w:id="116"/>
              </w:ins>
            </w:sdtContent>
          </w:sdt>
        </w:p>
      </w:sdtContent>
    </w:sdt>
    <w:sdt>
      <w:sdtPr>
        <w:id w:val="204512987"/>
        <w:tag w:val="goog_rdk_1308"/>
      </w:sdtPr>
      <w:sdtContent>
        <w:p w:rsidR="00000000" w:rsidDel="00000000" w:rsidP="00000000" w:rsidRDefault="00000000" w:rsidRPr="00000000" w14:paraId="000001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1277744"/>
              <w:tag w:val="goog_rdk_1306"/>
            </w:sdtPr>
            <w:sdtContent>
              <w:ins w:author="Anonymous" w:id="66" w:date="2026-09-22T03:03:20Z"/>
              <w:sdt>
                <w:sdtPr>
                  <w:id w:val="1431461816"/>
                  <w:tag w:val="goog_rdk_1307"/>
                </w:sdtPr>
                <w:sdtContent>
                  <w:ins w:author="Anonymous" w:id="66" w:date="2026-09-22T03:03:20Z">
                    <w:r w:rsidDel="00000000" w:rsidR="00000000" w:rsidRPr="00000000">
                      <w:rPr>
                        <w:rtl w:val="0"/>
                      </w:rPr>
                    </w:r>
                  </w:ins>
                </w:sdtContent>
              </w:sdt>
              <w:ins w:author="Anonymous" w:id="66" w:date="2026-09-22T03:03:20Z">
                <w:bookmarkStart w:colFirst="0" w:colLast="0" w:name="_heading=h.ta5sx4xgm2hc" w:id="117"/>
                <w:bookmarkEnd w:id="117"/>
              </w:ins>
            </w:sdtContent>
          </w:sdt>
        </w:p>
      </w:sdtContent>
    </w:sdt>
    <w:sdt>
      <w:sdtPr>
        <w:id w:val="2070891080"/>
        <w:tag w:val="goog_rdk_1311"/>
      </w:sdtPr>
      <w:sdtContent>
        <w:p w:rsidR="00000000" w:rsidDel="00000000" w:rsidP="00000000" w:rsidRDefault="00000000" w:rsidRPr="00000000" w14:paraId="000001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7763681"/>
              <w:tag w:val="goog_rdk_1309"/>
            </w:sdtPr>
            <w:sdtContent>
              <w:ins w:author="Anonymous" w:id="66" w:date="2026-09-22T03:03:20Z"/>
              <w:sdt>
                <w:sdtPr>
                  <w:id w:val="-568760105"/>
                  <w:tag w:val="goog_rdk_1310"/>
                </w:sdtPr>
                <w:sdtContent>
                  <w:ins w:author="Anonymous" w:id="66" w:date="2026-09-22T03:03:20Z">
                    <w:r w:rsidDel="00000000" w:rsidR="00000000" w:rsidRPr="00000000">
                      <w:rPr>
                        <w:rtl w:val="0"/>
                      </w:rPr>
                    </w:r>
                  </w:ins>
                </w:sdtContent>
              </w:sdt>
              <w:ins w:author="Anonymous" w:id="66" w:date="2026-09-22T03:03:20Z">
                <w:bookmarkStart w:colFirst="0" w:colLast="0" w:name="_heading=h.xv388jy7id3x" w:id="118"/>
                <w:bookmarkEnd w:id="118"/>
              </w:ins>
            </w:sdtContent>
          </w:sdt>
        </w:p>
      </w:sdtContent>
    </w:sdt>
    <w:sdt>
      <w:sdtPr>
        <w:id w:val="1679772487"/>
        <w:tag w:val="goog_rdk_1314"/>
      </w:sdtPr>
      <w:sdtContent>
        <w:p w:rsidR="00000000" w:rsidDel="00000000" w:rsidP="00000000" w:rsidRDefault="00000000" w:rsidRPr="00000000" w14:paraId="000001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0133061"/>
              <w:tag w:val="goog_rdk_1312"/>
            </w:sdtPr>
            <w:sdtContent>
              <w:ins w:author="Anonymous" w:id="66" w:date="2026-09-22T03:03:20Z"/>
              <w:sdt>
                <w:sdtPr>
                  <w:id w:val="1073669003"/>
                  <w:tag w:val="goog_rdk_1313"/>
                </w:sdtPr>
                <w:sdtContent>
                  <w:ins w:author="Anonymous" w:id="66" w:date="2026-09-22T03:03:20Z">
                    <w:r w:rsidDel="00000000" w:rsidR="00000000" w:rsidRPr="00000000">
                      <w:rPr>
                        <w:rtl w:val="0"/>
                      </w:rPr>
                    </w:r>
                  </w:ins>
                </w:sdtContent>
              </w:sdt>
              <w:ins w:author="Anonymous" w:id="66" w:date="2026-09-22T03:03:20Z">
                <w:bookmarkStart w:colFirst="0" w:colLast="0" w:name="_heading=h.kf71b4ocssb9" w:id="119"/>
                <w:bookmarkEnd w:id="119"/>
              </w:ins>
            </w:sdtContent>
          </w:sdt>
        </w:p>
      </w:sdtContent>
    </w:sdt>
    <w:sdt>
      <w:sdtPr>
        <w:id w:val="-178060455"/>
        <w:tag w:val="goog_rdk_1317"/>
      </w:sdtPr>
      <w:sdtContent>
        <w:p w:rsidR="00000000" w:rsidDel="00000000" w:rsidP="00000000" w:rsidRDefault="00000000" w:rsidRPr="00000000" w14:paraId="000001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8701390"/>
              <w:tag w:val="goog_rdk_1315"/>
            </w:sdtPr>
            <w:sdtContent>
              <w:ins w:author="Anonymous" w:id="66" w:date="2026-09-22T03:03:20Z"/>
              <w:sdt>
                <w:sdtPr>
                  <w:id w:val="1663357897"/>
                  <w:tag w:val="goog_rdk_1316"/>
                </w:sdtPr>
                <w:sdtContent>
                  <w:ins w:author="Anonymous" w:id="66" w:date="2026-09-22T03:03:20Z">
                    <w:r w:rsidDel="00000000" w:rsidR="00000000" w:rsidRPr="00000000">
                      <w:rPr>
                        <w:rtl w:val="0"/>
                      </w:rPr>
                    </w:r>
                  </w:ins>
                </w:sdtContent>
              </w:sdt>
              <w:ins w:author="Anonymous" w:id="66" w:date="2026-09-22T03:03:20Z">
                <w:bookmarkStart w:colFirst="0" w:colLast="0" w:name="_heading=h.rat31g39xga5" w:id="120"/>
                <w:bookmarkEnd w:id="120"/>
              </w:ins>
            </w:sdtContent>
          </w:sdt>
        </w:p>
      </w:sdtContent>
    </w:sdt>
    <w:sdt>
      <w:sdtPr>
        <w:id w:val="1028107769"/>
        <w:tag w:val="goog_rdk_1320"/>
      </w:sdtPr>
      <w:sdtContent>
        <w:p w:rsidR="00000000" w:rsidDel="00000000" w:rsidP="00000000" w:rsidRDefault="00000000" w:rsidRPr="00000000" w14:paraId="000001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0443014"/>
              <w:tag w:val="goog_rdk_1318"/>
            </w:sdtPr>
            <w:sdtContent>
              <w:ins w:author="Anonymous" w:id="66" w:date="2026-09-22T03:03:20Z"/>
              <w:sdt>
                <w:sdtPr>
                  <w:id w:val="-495724118"/>
                  <w:tag w:val="goog_rdk_1319"/>
                </w:sdtPr>
                <w:sdtContent>
                  <w:ins w:author="Anonymous" w:id="66" w:date="2026-09-22T03:03:20Z">
                    <w:r w:rsidDel="00000000" w:rsidR="00000000" w:rsidRPr="00000000">
                      <w:rPr>
                        <w:rtl w:val="0"/>
                      </w:rPr>
                    </w:r>
                  </w:ins>
                </w:sdtContent>
              </w:sdt>
              <w:ins w:author="Anonymous" w:id="66" w:date="2026-09-22T03:03:20Z">
                <w:bookmarkStart w:colFirst="0" w:colLast="0" w:name="_heading=h.v6ia7y88jhkz" w:id="121"/>
                <w:bookmarkEnd w:id="121"/>
              </w:ins>
            </w:sdtContent>
          </w:sdt>
        </w:p>
      </w:sdtContent>
    </w:sdt>
    <w:sdt>
      <w:sdtPr>
        <w:id w:val="-1646340306"/>
        <w:tag w:val="goog_rdk_1323"/>
      </w:sdtPr>
      <w:sdtContent>
        <w:p w:rsidR="00000000" w:rsidDel="00000000" w:rsidP="00000000" w:rsidRDefault="00000000" w:rsidRPr="00000000" w14:paraId="000001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8648618"/>
              <w:tag w:val="goog_rdk_1321"/>
            </w:sdtPr>
            <w:sdtContent>
              <w:ins w:author="Anonymous" w:id="66" w:date="2026-09-22T03:03:20Z"/>
              <w:sdt>
                <w:sdtPr>
                  <w:id w:val="-538820198"/>
                  <w:tag w:val="goog_rdk_1322"/>
                </w:sdtPr>
                <w:sdtContent>
                  <w:ins w:author="Anonymous" w:id="66" w:date="2026-09-22T03:03:20Z">
                    <w:r w:rsidDel="00000000" w:rsidR="00000000" w:rsidRPr="00000000">
                      <w:rPr>
                        <w:rtl w:val="0"/>
                      </w:rPr>
                    </w:r>
                  </w:ins>
                </w:sdtContent>
              </w:sdt>
              <w:ins w:author="Anonymous" w:id="66" w:date="2026-09-22T03:03:20Z">
                <w:bookmarkStart w:colFirst="0" w:colLast="0" w:name="_heading=h.t7fboiy0jxaf" w:id="122"/>
                <w:bookmarkEnd w:id="122"/>
              </w:ins>
            </w:sdtContent>
          </w:sdt>
        </w:p>
      </w:sdtContent>
    </w:sdt>
    <w:sdt>
      <w:sdtPr>
        <w:id w:val="1453335240"/>
        <w:tag w:val="goog_rdk_1326"/>
      </w:sdtPr>
      <w:sdtContent>
        <w:p w:rsidR="00000000" w:rsidDel="00000000" w:rsidP="00000000" w:rsidRDefault="00000000" w:rsidRPr="00000000" w14:paraId="000001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14103834"/>
              <w:tag w:val="goog_rdk_1324"/>
            </w:sdtPr>
            <w:sdtContent>
              <w:ins w:author="Anonymous" w:id="66" w:date="2026-09-22T03:03:20Z"/>
              <w:sdt>
                <w:sdtPr>
                  <w:id w:val="471753133"/>
                  <w:tag w:val="goog_rdk_1325"/>
                </w:sdtPr>
                <w:sdtContent>
                  <w:ins w:author="Anonymous" w:id="66" w:date="2026-09-22T03:03:20Z">
                    <w:r w:rsidDel="00000000" w:rsidR="00000000" w:rsidRPr="00000000">
                      <w:rPr>
                        <w:rtl w:val="0"/>
                      </w:rPr>
                    </w:r>
                  </w:ins>
                </w:sdtContent>
              </w:sdt>
              <w:ins w:author="Anonymous" w:id="66" w:date="2026-09-22T03:03:20Z">
                <w:bookmarkStart w:colFirst="0" w:colLast="0" w:name="_heading=h.y0v6xcedp9gj" w:id="123"/>
                <w:bookmarkEnd w:id="123"/>
              </w:ins>
            </w:sdtContent>
          </w:sdt>
        </w:p>
      </w:sdtContent>
    </w:sdt>
    <w:sdt>
      <w:sdtPr>
        <w:id w:val="617439862"/>
        <w:tag w:val="goog_rdk_1329"/>
      </w:sdtPr>
      <w:sdtContent>
        <w:p w:rsidR="00000000" w:rsidDel="00000000" w:rsidP="00000000" w:rsidRDefault="00000000" w:rsidRPr="00000000" w14:paraId="000001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0240122"/>
              <w:tag w:val="goog_rdk_1327"/>
            </w:sdtPr>
            <w:sdtContent>
              <w:ins w:author="Anonymous" w:id="66" w:date="2026-09-22T03:03:20Z"/>
              <w:sdt>
                <w:sdtPr>
                  <w:id w:val="-55162715"/>
                  <w:tag w:val="goog_rdk_1328"/>
                </w:sdtPr>
                <w:sdtContent>
                  <w:ins w:author="Anonymous" w:id="66" w:date="2026-09-22T03:03:20Z">
                    <w:r w:rsidDel="00000000" w:rsidR="00000000" w:rsidRPr="00000000">
                      <w:rPr>
                        <w:rtl w:val="0"/>
                      </w:rPr>
                    </w:r>
                  </w:ins>
                </w:sdtContent>
              </w:sdt>
              <w:ins w:author="Anonymous" w:id="66" w:date="2026-09-22T03:03:20Z">
                <w:bookmarkStart w:colFirst="0" w:colLast="0" w:name="_heading=h.jqkn8pfpdrvb" w:id="124"/>
                <w:bookmarkEnd w:id="124"/>
              </w:ins>
            </w:sdtContent>
          </w:sdt>
        </w:p>
      </w:sdtContent>
    </w:sdt>
    <w:sdt>
      <w:sdtPr>
        <w:id w:val="-623707242"/>
        <w:tag w:val="goog_rdk_1332"/>
      </w:sdtPr>
      <w:sdtContent>
        <w:p w:rsidR="00000000" w:rsidDel="00000000" w:rsidP="00000000" w:rsidRDefault="00000000" w:rsidRPr="00000000" w14:paraId="000001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5057648"/>
              <w:tag w:val="goog_rdk_1330"/>
            </w:sdtPr>
            <w:sdtContent>
              <w:ins w:author="Anonymous" w:id="66" w:date="2026-09-22T03:03:20Z"/>
              <w:sdt>
                <w:sdtPr>
                  <w:id w:val="-1256801162"/>
                  <w:tag w:val="goog_rdk_1331"/>
                </w:sdtPr>
                <w:sdtContent>
                  <w:ins w:author="Anonymous" w:id="66" w:date="2026-09-22T03:03:20Z">
                    <w:r w:rsidDel="00000000" w:rsidR="00000000" w:rsidRPr="00000000">
                      <w:rPr>
                        <w:rtl w:val="0"/>
                      </w:rPr>
                    </w:r>
                  </w:ins>
                </w:sdtContent>
              </w:sdt>
              <w:ins w:author="Anonymous" w:id="66" w:date="2026-09-22T03:03:20Z">
                <w:bookmarkStart w:colFirst="0" w:colLast="0" w:name="_heading=h.ky5xfzvd0kaa" w:id="125"/>
                <w:bookmarkEnd w:id="125"/>
              </w:ins>
            </w:sdtContent>
          </w:sdt>
        </w:p>
      </w:sdtContent>
    </w:sdt>
    <w:sdt>
      <w:sdtPr>
        <w:id w:val="333356867"/>
        <w:tag w:val="goog_rdk_1335"/>
      </w:sdtPr>
      <w:sdtContent>
        <w:p w:rsidR="00000000" w:rsidDel="00000000" w:rsidP="00000000" w:rsidRDefault="00000000" w:rsidRPr="00000000" w14:paraId="000001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3281218"/>
              <w:tag w:val="goog_rdk_1333"/>
            </w:sdtPr>
            <w:sdtContent>
              <w:ins w:author="Anonymous" w:id="66" w:date="2026-09-22T03:03:20Z"/>
              <w:sdt>
                <w:sdtPr>
                  <w:id w:val="939231314"/>
                  <w:tag w:val="goog_rdk_1334"/>
                </w:sdtPr>
                <w:sdtContent>
                  <w:ins w:author="Anonymous" w:id="66" w:date="2026-09-22T03:03:20Z">
                    <w:r w:rsidDel="00000000" w:rsidR="00000000" w:rsidRPr="00000000">
                      <w:rPr>
                        <w:rtl w:val="0"/>
                      </w:rPr>
                    </w:r>
                  </w:ins>
                </w:sdtContent>
              </w:sdt>
              <w:ins w:author="Anonymous" w:id="66" w:date="2026-09-22T03:03:20Z">
                <w:bookmarkStart w:colFirst="0" w:colLast="0" w:name="_heading=h.ujxajqy42emk" w:id="126"/>
                <w:bookmarkEnd w:id="126"/>
              </w:ins>
            </w:sdtContent>
          </w:sdt>
        </w:p>
      </w:sdtContent>
    </w:sdt>
    <w:sdt>
      <w:sdtPr>
        <w:id w:val="-702132393"/>
        <w:tag w:val="goog_rdk_1338"/>
      </w:sdtPr>
      <w:sdtContent>
        <w:p w:rsidR="00000000" w:rsidDel="00000000" w:rsidP="00000000" w:rsidRDefault="00000000" w:rsidRPr="00000000" w14:paraId="000001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5446838"/>
              <w:tag w:val="goog_rdk_1336"/>
            </w:sdtPr>
            <w:sdtContent>
              <w:ins w:author="Anonymous" w:id="66" w:date="2026-09-22T03:03:20Z"/>
              <w:sdt>
                <w:sdtPr>
                  <w:id w:val="-265610300"/>
                  <w:tag w:val="goog_rdk_1337"/>
                </w:sdtPr>
                <w:sdtContent>
                  <w:ins w:author="Anonymous" w:id="66" w:date="2026-09-22T03:03:20Z">
                    <w:r w:rsidDel="00000000" w:rsidR="00000000" w:rsidRPr="00000000">
                      <w:rPr>
                        <w:rtl w:val="0"/>
                      </w:rPr>
                    </w:r>
                  </w:ins>
                </w:sdtContent>
              </w:sdt>
              <w:ins w:author="Anonymous" w:id="66" w:date="2026-09-22T03:03:20Z">
                <w:bookmarkStart w:colFirst="0" w:colLast="0" w:name="_heading=h.5i336gmcp2so" w:id="127"/>
                <w:bookmarkEnd w:id="127"/>
              </w:ins>
            </w:sdtContent>
          </w:sdt>
        </w:p>
      </w:sdtContent>
    </w:sdt>
    <w:sdt>
      <w:sdtPr>
        <w:id w:val="194622902"/>
        <w:tag w:val="goog_rdk_1341"/>
      </w:sdtPr>
      <w:sdtContent>
        <w:p w:rsidR="00000000" w:rsidDel="00000000" w:rsidP="00000000" w:rsidRDefault="00000000" w:rsidRPr="00000000" w14:paraId="000001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4699838"/>
              <w:tag w:val="goog_rdk_1339"/>
            </w:sdtPr>
            <w:sdtContent>
              <w:ins w:author="Anonymous" w:id="66" w:date="2026-09-22T03:03:20Z"/>
              <w:sdt>
                <w:sdtPr>
                  <w:id w:val="-2137556628"/>
                  <w:tag w:val="goog_rdk_1340"/>
                </w:sdtPr>
                <w:sdtContent>
                  <w:ins w:author="Anonymous" w:id="66" w:date="2026-09-22T03:03:20Z">
                    <w:r w:rsidDel="00000000" w:rsidR="00000000" w:rsidRPr="00000000">
                      <w:rPr>
                        <w:rtl w:val="0"/>
                      </w:rPr>
                    </w:r>
                  </w:ins>
                </w:sdtContent>
              </w:sdt>
              <w:ins w:author="Anonymous" w:id="66" w:date="2026-09-22T03:03:20Z">
                <w:bookmarkStart w:colFirst="0" w:colLast="0" w:name="_heading=h.6s9lddbalaiz" w:id="128"/>
                <w:bookmarkEnd w:id="128"/>
              </w:ins>
            </w:sdtContent>
          </w:sdt>
        </w:p>
      </w:sdtContent>
    </w:sdt>
    <w:sdt>
      <w:sdtPr>
        <w:id w:val="905431626"/>
        <w:tag w:val="goog_rdk_1344"/>
      </w:sdtPr>
      <w:sdtContent>
        <w:p w:rsidR="00000000" w:rsidDel="00000000" w:rsidP="00000000" w:rsidRDefault="00000000" w:rsidRPr="00000000" w14:paraId="000001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4517868"/>
              <w:tag w:val="goog_rdk_1342"/>
            </w:sdtPr>
            <w:sdtContent>
              <w:ins w:author="Anonymous" w:id="66" w:date="2026-09-22T03:03:20Z"/>
              <w:sdt>
                <w:sdtPr>
                  <w:id w:val="-180456560"/>
                  <w:tag w:val="goog_rdk_1343"/>
                </w:sdtPr>
                <w:sdtContent>
                  <w:ins w:author="Anonymous" w:id="66" w:date="2026-09-22T03:03:20Z">
                    <w:r w:rsidDel="00000000" w:rsidR="00000000" w:rsidRPr="00000000">
                      <w:rPr>
                        <w:rtl w:val="0"/>
                      </w:rPr>
                    </w:r>
                  </w:ins>
                </w:sdtContent>
              </w:sdt>
              <w:ins w:author="Anonymous" w:id="66" w:date="2026-09-22T03:03:20Z">
                <w:bookmarkStart w:colFirst="0" w:colLast="0" w:name="_heading=h.vr08y8yo3f9d" w:id="129"/>
                <w:bookmarkEnd w:id="129"/>
              </w:ins>
            </w:sdtContent>
          </w:sdt>
        </w:p>
      </w:sdtContent>
    </w:sdt>
    <w:sdt>
      <w:sdtPr>
        <w:id w:val="-1467823596"/>
        <w:tag w:val="goog_rdk_1347"/>
      </w:sdtPr>
      <w:sdtContent>
        <w:p w:rsidR="00000000" w:rsidDel="00000000" w:rsidP="00000000" w:rsidRDefault="00000000" w:rsidRPr="00000000" w14:paraId="000001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2638181"/>
              <w:tag w:val="goog_rdk_1345"/>
            </w:sdtPr>
            <w:sdtContent>
              <w:ins w:author="Anonymous" w:id="66" w:date="2026-09-22T03:03:20Z"/>
              <w:sdt>
                <w:sdtPr>
                  <w:id w:val="-547144301"/>
                  <w:tag w:val="goog_rdk_1346"/>
                </w:sdtPr>
                <w:sdtContent>
                  <w:ins w:author="Anonymous" w:id="66" w:date="2026-09-22T03:03:20Z">
                    <w:r w:rsidDel="00000000" w:rsidR="00000000" w:rsidRPr="00000000">
                      <w:rPr>
                        <w:rtl w:val="0"/>
                      </w:rPr>
                    </w:r>
                  </w:ins>
                </w:sdtContent>
              </w:sdt>
              <w:ins w:author="Anonymous" w:id="66" w:date="2026-09-22T03:03:20Z">
                <w:bookmarkStart w:colFirst="0" w:colLast="0" w:name="_heading=h.ay65s54ssf8h" w:id="130"/>
                <w:bookmarkEnd w:id="130"/>
              </w:ins>
            </w:sdtContent>
          </w:sdt>
        </w:p>
      </w:sdtContent>
    </w:sdt>
    <w:sdt>
      <w:sdtPr>
        <w:id w:val="-557023794"/>
        <w:tag w:val="goog_rdk_1350"/>
      </w:sdtPr>
      <w:sdtContent>
        <w:p w:rsidR="00000000" w:rsidDel="00000000" w:rsidP="00000000" w:rsidRDefault="00000000" w:rsidRPr="00000000" w14:paraId="000001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08786"/>
              <w:tag w:val="goog_rdk_1348"/>
            </w:sdtPr>
            <w:sdtContent>
              <w:ins w:author="Anonymous" w:id="66" w:date="2026-09-22T03:03:20Z"/>
              <w:sdt>
                <w:sdtPr>
                  <w:id w:val="-788838310"/>
                  <w:tag w:val="goog_rdk_1349"/>
                </w:sdtPr>
                <w:sdtContent>
                  <w:ins w:author="Anonymous" w:id="66" w:date="2026-09-22T03:03:20Z">
                    <w:r w:rsidDel="00000000" w:rsidR="00000000" w:rsidRPr="00000000">
                      <w:rPr>
                        <w:rtl w:val="0"/>
                      </w:rPr>
                    </w:r>
                  </w:ins>
                </w:sdtContent>
              </w:sdt>
              <w:ins w:author="Anonymous" w:id="66" w:date="2026-09-22T03:03:20Z">
                <w:bookmarkStart w:colFirst="0" w:colLast="0" w:name="_heading=h.o89xvew5hzk9" w:id="131"/>
                <w:bookmarkEnd w:id="131"/>
              </w:ins>
            </w:sdtContent>
          </w:sdt>
        </w:p>
      </w:sdtContent>
    </w:sdt>
    <w:sdt>
      <w:sdtPr>
        <w:id w:val="1028968191"/>
        <w:tag w:val="goog_rdk_1353"/>
      </w:sdtPr>
      <w:sdtContent>
        <w:p w:rsidR="00000000" w:rsidDel="00000000" w:rsidP="00000000" w:rsidRDefault="00000000" w:rsidRPr="00000000" w14:paraId="000001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739566"/>
              <w:tag w:val="goog_rdk_1351"/>
            </w:sdtPr>
            <w:sdtContent>
              <w:ins w:author="Anonymous" w:id="66" w:date="2026-09-22T03:03:20Z"/>
              <w:sdt>
                <w:sdtPr>
                  <w:id w:val="-1939312471"/>
                  <w:tag w:val="goog_rdk_1352"/>
                </w:sdtPr>
                <w:sdtContent>
                  <w:ins w:author="Anonymous" w:id="66" w:date="2026-09-22T03:03:20Z">
                    <w:r w:rsidDel="00000000" w:rsidR="00000000" w:rsidRPr="00000000">
                      <w:rPr>
                        <w:rtl w:val="0"/>
                      </w:rPr>
                    </w:r>
                  </w:ins>
                </w:sdtContent>
              </w:sdt>
              <w:ins w:author="Anonymous" w:id="66" w:date="2026-09-22T03:03:20Z">
                <w:bookmarkStart w:colFirst="0" w:colLast="0" w:name="_heading=h.dy72xqcg3c9c" w:id="132"/>
                <w:bookmarkEnd w:id="132"/>
              </w:ins>
            </w:sdtContent>
          </w:sdt>
        </w:p>
      </w:sdtContent>
    </w:sdt>
    <w:sdt>
      <w:sdtPr>
        <w:id w:val="-1510690712"/>
        <w:tag w:val="goog_rdk_1356"/>
      </w:sdtPr>
      <w:sdtContent>
        <w:p w:rsidR="00000000" w:rsidDel="00000000" w:rsidP="00000000" w:rsidRDefault="00000000" w:rsidRPr="00000000" w14:paraId="000001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8686541"/>
              <w:tag w:val="goog_rdk_1354"/>
            </w:sdtPr>
            <w:sdtContent>
              <w:ins w:author="Anonymous" w:id="66" w:date="2026-09-22T03:03:20Z"/>
              <w:sdt>
                <w:sdtPr>
                  <w:id w:val="114982827"/>
                  <w:tag w:val="goog_rdk_1355"/>
                </w:sdtPr>
                <w:sdtContent>
                  <w:ins w:author="Anonymous" w:id="66" w:date="2026-09-22T03:03:20Z">
                    <w:r w:rsidDel="00000000" w:rsidR="00000000" w:rsidRPr="00000000">
                      <w:rPr>
                        <w:rtl w:val="0"/>
                      </w:rPr>
                    </w:r>
                  </w:ins>
                </w:sdtContent>
              </w:sdt>
              <w:ins w:author="Anonymous" w:id="66" w:date="2026-09-22T03:03:20Z">
                <w:bookmarkStart w:colFirst="0" w:colLast="0" w:name="_heading=h.z5e22hgtxsuc" w:id="133"/>
                <w:bookmarkEnd w:id="133"/>
              </w:ins>
            </w:sdtContent>
          </w:sdt>
        </w:p>
      </w:sdtContent>
    </w:sdt>
    <w:sdt>
      <w:sdtPr>
        <w:id w:val="-816884918"/>
        <w:tag w:val="goog_rdk_1359"/>
      </w:sdtPr>
      <w:sdtContent>
        <w:p w:rsidR="00000000" w:rsidDel="00000000" w:rsidP="00000000" w:rsidRDefault="00000000" w:rsidRPr="00000000" w14:paraId="000001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8666485"/>
              <w:tag w:val="goog_rdk_1357"/>
            </w:sdtPr>
            <w:sdtContent>
              <w:ins w:author="Anonymous" w:id="66" w:date="2026-09-22T03:03:20Z"/>
              <w:sdt>
                <w:sdtPr>
                  <w:id w:val="217183920"/>
                  <w:tag w:val="goog_rdk_1358"/>
                </w:sdtPr>
                <w:sdtContent>
                  <w:ins w:author="Anonymous" w:id="66" w:date="2026-09-22T03:03:20Z">
                    <w:r w:rsidDel="00000000" w:rsidR="00000000" w:rsidRPr="00000000">
                      <w:rPr>
                        <w:rtl w:val="0"/>
                      </w:rPr>
                    </w:r>
                  </w:ins>
                </w:sdtContent>
              </w:sdt>
              <w:ins w:author="Anonymous" w:id="66" w:date="2026-09-22T03:03:20Z">
                <w:bookmarkStart w:colFirst="0" w:colLast="0" w:name="_heading=h.yv1u5od0ys3j" w:id="134"/>
                <w:bookmarkEnd w:id="134"/>
              </w:ins>
            </w:sdtContent>
          </w:sdt>
        </w:p>
      </w:sdtContent>
    </w:sdt>
    <w:sdt>
      <w:sdtPr>
        <w:id w:val="1002679859"/>
        <w:tag w:val="goog_rdk_1362"/>
      </w:sdtPr>
      <w:sdtContent>
        <w:p w:rsidR="00000000" w:rsidDel="00000000" w:rsidP="00000000" w:rsidRDefault="00000000" w:rsidRPr="00000000" w14:paraId="000001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0073323"/>
              <w:tag w:val="goog_rdk_1360"/>
            </w:sdtPr>
            <w:sdtContent>
              <w:ins w:author="Anonymous" w:id="66" w:date="2026-09-22T03:03:20Z"/>
              <w:sdt>
                <w:sdtPr>
                  <w:id w:val="-226611059"/>
                  <w:tag w:val="goog_rdk_1361"/>
                </w:sdtPr>
                <w:sdtContent>
                  <w:ins w:author="Anonymous" w:id="66" w:date="2026-09-22T03:03:20Z">
                    <w:r w:rsidDel="00000000" w:rsidR="00000000" w:rsidRPr="00000000">
                      <w:rPr>
                        <w:rtl w:val="0"/>
                      </w:rPr>
                    </w:r>
                  </w:ins>
                </w:sdtContent>
              </w:sdt>
              <w:ins w:author="Anonymous" w:id="66" w:date="2026-09-22T03:03:20Z">
                <w:bookmarkStart w:colFirst="0" w:colLast="0" w:name="_heading=h.ejpe00vijoca" w:id="135"/>
                <w:bookmarkEnd w:id="135"/>
              </w:ins>
            </w:sdtContent>
          </w:sdt>
        </w:p>
      </w:sdtContent>
    </w:sdt>
    <w:sdt>
      <w:sdtPr>
        <w:id w:val="26760092"/>
        <w:tag w:val="goog_rdk_1365"/>
      </w:sdtPr>
      <w:sdtContent>
        <w:p w:rsidR="00000000" w:rsidDel="00000000" w:rsidP="00000000" w:rsidRDefault="00000000" w:rsidRPr="00000000" w14:paraId="000001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0196630"/>
              <w:tag w:val="goog_rdk_1363"/>
            </w:sdtPr>
            <w:sdtContent>
              <w:ins w:author="Anonymous" w:id="66" w:date="2026-09-22T03:03:20Z"/>
              <w:sdt>
                <w:sdtPr>
                  <w:id w:val="930139541"/>
                  <w:tag w:val="goog_rdk_1364"/>
                </w:sdtPr>
                <w:sdtContent>
                  <w:ins w:author="Anonymous" w:id="66" w:date="2026-09-22T03:03:20Z">
                    <w:r w:rsidDel="00000000" w:rsidR="00000000" w:rsidRPr="00000000">
                      <w:rPr>
                        <w:rtl w:val="0"/>
                      </w:rPr>
                    </w:r>
                  </w:ins>
                </w:sdtContent>
              </w:sdt>
              <w:ins w:author="Anonymous" w:id="66" w:date="2026-09-22T03:03:20Z">
                <w:bookmarkStart w:colFirst="0" w:colLast="0" w:name="_heading=h.uum51tmk92o" w:id="136"/>
                <w:bookmarkEnd w:id="136"/>
              </w:ins>
            </w:sdtContent>
          </w:sdt>
        </w:p>
      </w:sdtContent>
    </w:sdt>
    <w:sdt>
      <w:sdtPr>
        <w:id w:val="1398511701"/>
        <w:tag w:val="goog_rdk_1368"/>
      </w:sdtPr>
      <w:sdtContent>
        <w:p w:rsidR="00000000" w:rsidDel="00000000" w:rsidP="00000000" w:rsidRDefault="00000000" w:rsidRPr="00000000" w14:paraId="000001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991505"/>
              <w:tag w:val="goog_rdk_1366"/>
            </w:sdtPr>
            <w:sdtContent>
              <w:ins w:author="Anonymous" w:id="66" w:date="2026-09-22T03:03:20Z"/>
              <w:sdt>
                <w:sdtPr>
                  <w:id w:val="1969255342"/>
                  <w:tag w:val="goog_rdk_1367"/>
                </w:sdtPr>
                <w:sdtContent>
                  <w:ins w:author="Anonymous" w:id="66" w:date="2026-09-22T03:03:20Z">
                    <w:r w:rsidDel="00000000" w:rsidR="00000000" w:rsidRPr="00000000">
                      <w:rPr>
                        <w:rtl w:val="0"/>
                      </w:rPr>
                    </w:r>
                  </w:ins>
                </w:sdtContent>
              </w:sdt>
              <w:ins w:author="Anonymous" w:id="66" w:date="2026-09-22T03:03:20Z">
                <w:bookmarkStart w:colFirst="0" w:colLast="0" w:name="_heading=h.pfut1zxe35ze" w:id="137"/>
                <w:bookmarkEnd w:id="137"/>
              </w:ins>
            </w:sdtContent>
          </w:sdt>
        </w:p>
      </w:sdtContent>
    </w:sdt>
    <w:sdt>
      <w:sdtPr>
        <w:id w:val="-592311835"/>
        <w:tag w:val="goog_rdk_1371"/>
      </w:sdtPr>
      <w:sdtContent>
        <w:p w:rsidR="00000000" w:rsidDel="00000000" w:rsidP="00000000" w:rsidRDefault="00000000" w:rsidRPr="00000000" w14:paraId="000001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6908289"/>
              <w:tag w:val="goog_rdk_1369"/>
            </w:sdtPr>
            <w:sdtContent>
              <w:ins w:author="Anonymous" w:id="66" w:date="2026-09-22T03:03:20Z"/>
              <w:sdt>
                <w:sdtPr>
                  <w:id w:val="976542796"/>
                  <w:tag w:val="goog_rdk_1370"/>
                </w:sdtPr>
                <w:sdtContent>
                  <w:ins w:author="Anonymous" w:id="66" w:date="2026-09-22T03:03:20Z">
                    <w:r w:rsidDel="00000000" w:rsidR="00000000" w:rsidRPr="00000000">
                      <w:rPr>
                        <w:rtl w:val="0"/>
                      </w:rPr>
                    </w:r>
                  </w:ins>
                </w:sdtContent>
              </w:sdt>
              <w:ins w:author="Anonymous" w:id="66" w:date="2026-09-22T03:03:20Z">
                <w:bookmarkStart w:colFirst="0" w:colLast="0" w:name="_heading=h.rfp3i88bx79y" w:id="138"/>
                <w:bookmarkEnd w:id="138"/>
              </w:ins>
            </w:sdtContent>
          </w:sdt>
        </w:p>
      </w:sdtContent>
    </w:sdt>
    <w:sdt>
      <w:sdtPr>
        <w:id w:val="-1794296519"/>
        <w:tag w:val="goog_rdk_1374"/>
      </w:sdtPr>
      <w:sdtContent>
        <w:p w:rsidR="00000000" w:rsidDel="00000000" w:rsidP="00000000" w:rsidRDefault="00000000" w:rsidRPr="00000000" w14:paraId="000001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9436629"/>
              <w:tag w:val="goog_rdk_1372"/>
            </w:sdtPr>
            <w:sdtContent>
              <w:ins w:author="Anonymous" w:id="66" w:date="2026-09-22T03:03:20Z"/>
              <w:sdt>
                <w:sdtPr>
                  <w:id w:val="-1378471294"/>
                  <w:tag w:val="goog_rdk_1373"/>
                </w:sdtPr>
                <w:sdtContent>
                  <w:ins w:author="Anonymous" w:id="66" w:date="2026-09-22T03:03:20Z">
                    <w:r w:rsidDel="00000000" w:rsidR="00000000" w:rsidRPr="00000000">
                      <w:rPr>
                        <w:rtl w:val="0"/>
                      </w:rPr>
                    </w:r>
                  </w:ins>
                </w:sdtContent>
              </w:sdt>
              <w:ins w:author="Anonymous" w:id="66" w:date="2026-09-22T03:03:20Z">
                <w:bookmarkStart w:colFirst="0" w:colLast="0" w:name="_heading=h.6qlmyyyyi127" w:id="139"/>
                <w:bookmarkEnd w:id="139"/>
              </w:ins>
            </w:sdtContent>
          </w:sdt>
        </w:p>
      </w:sdtContent>
    </w:sdt>
    <w:sdt>
      <w:sdtPr>
        <w:id w:val="-1627079387"/>
        <w:tag w:val="goog_rdk_1377"/>
      </w:sdtPr>
      <w:sdtContent>
        <w:p w:rsidR="00000000" w:rsidDel="00000000" w:rsidP="00000000" w:rsidRDefault="00000000" w:rsidRPr="00000000" w14:paraId="000001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8819645"/>
              <w:tag w:val="goog_rdk_1375"/>
            </w:sdtPr>
            <w:sdtContent>
              <w:ins w:author="Anonymous" w:id="66" w:date="2026-09-22T03:03:20Z"/>
              <w:sdt>
                <w:sdtPr>
                  <w:id w:val="33145556"/>
                  <w:tag w:val="goog_rdk_1376"/>
                </w:sdtPr>
                <w:sdtContent>
                  <w:ins w:author="Anonymous" w:id="66" w:date="2026-09-22T03:03:20Z">
                    <w:r w:rsidDel="00000000" w:rsidR="00000000" w:rsidRPr="00000000">
                      <w:rPr>
                        <w:rtl w:val="0"/>
                      </w:rPr>
                    </w:r>
                  </w:ins>
                </w:sdtContent>
              </w:sdt>
              <w:ins w:author="Anonymous" w:id="66" w:date="2026-09-22T03:03:20Z">
                <w:bookmarkStart w:colFirst="0" w:colLast="0" w:name="_heading=h.i4t29hli3jz7" w:id="140"/>
                <w:bookmarkEnd w:id="140"/>
              </w:ins>
            </w:sdtContent>
          </w:sdt>
        </w:p>
      </w:sdtContent>
    </w:sdt>
    <w:sdt>
      <w:sdtPr>
        <w:id w:val="676053107"/>
        <w:tag w:val="goog_rdk_1380"/>
      </w:sdtPr>
      <w:sdtContent>
        <w:p w:rsidR="00000000" w:rsidDel="00000000" w:rsidP="00000000" w:rsidRDefault="00000000" w:rsidRPr="00000000" w14:paraId="000001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9511329"/>
              <w:tag w:val="goog_rdk_1378"/>
            </w:sdtPr>
            <w:sdtContent>
              <w:ins w:author="Anonymous" w:id="66" w:date="2026-09-22T03:03:20Z"/>
              <w:sdt>
                <w:sdtPr>
                  <w:id w:val="-1268385726"/>
                  <w:tag w:val="goog_rdk_1379"/>
                </w:sdtPr>
                <w:sdtContent>
                  <w:ins w:author="Anonymous" w:id="66" w:date="2026-09-22T03:03:20Z">
                    <w:r w:rsidDel="00000000" w:rsidR="00000000" w:rsidRPr="00000000">
                      <w:rPr>
                        <w:rtl w:val="0"/>
                      </w:rPr>
                    </w:r>
                  </w:ins>
                </w:sdtContent>
              </w:sdt>
              <w:ins w:author="Anonymous" w:id="66" w:date="2026-09-22T03:03:20Z">
                <w:bookmarkStart w:colFirst="0" w:colLast="0" w:name="_heading=h.1bxwvxgjoqr0" w:id="141"/>
                <w:bookmarkEnd w:id="141"/>
              </w:ins>
            </w:sdtContent>
          </w:sdt>
        </w:p>
      </w:sdtContent>
    </w:sdt>
    <w:sdt>
      <w:sdtPr>
        <w:id w:val="58495322"/>
        <w:tag w:val="goog_rdk_1383"/>
      </w:sdtPr>
      <w:sdtContent>
        <w:p w:rsidR="00000000" w:rsidDel="00000000" w:rsidP="00000000" w:rsidRDefault="00000000" w:rsidRPr="00000000" w14:paraId="000001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6444618"/>
              <w:tag w:val="goog_rdk_1381"/>
            </w:sdtPr>
            <w:sdtContent>
              <w:ins w:author="Anonymous" w:id="66" w:date="2026-09-22T03:03:20Z"/>
              <w:sdt>
                <w:sdtPr>
                  <w:id w:val="-1656247495"/>
                  <w:tag w:val="goog_rdk_1382"/>
                </w:sdtPr>
                <w:sdtContent>
                  <w:ins w:author="Anonymous" w:id="66" w:date="2026-09-22T03:03:20Z">
                    <w:r w:rsidDel="00000000" w:rsidR="00000000" w:rsidRPr="00000000">
                      <w:rPr>
                        <w:rtl w:val="0"/>
                      </w:rPr>
                    </w:r>
                  </w:ins>
                </w:sdtContent>
              </w:sdt>
              <w:ins w:author="Anonymous" w:id="66" w:date="2026-09-22T03:03:20Z">
                <w:bookmarkStart w:colFirst="0" w:colLast="0" w:name="_heading=h.zfbtpsxwr5vn" w:id="142"/>
                <w:bookmarkEnd w:id="142"/>
              </w:ins>
            </w:sdtContent>
          </w:sdt>
        </w:p>
      </w:sdtContent>
    </w:sdt>
    <w:sdt>
      <w:sdtPr>
        <w:id w:val="-499860689"/>
        <w:tag w:val="goog_rdk_1386"/>
      </w:sdtPr>
      <w:sdtContent>
        <w:p w:rsidR="00000000" w:rsidDel="00000000" w:rsidP="00000000" w:rsidRDefault="00000000" w:rsidRPr="00000000" w14:paraId="000001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0823318"/>
              <w:tag w:val="goog_rdk_1384"/>
            </w:sdtPr>
            <w:sdtContent>
              <w:ins w:author="Anonymous" w:id="66" w:date="2026-09-22T03:03:20Z"/>
              <w:sdt>
                <w:sdtPr>
                  <w:id w:val="-1670201183"/>
                  <w:tag w:val="goog_rdk_1385"/>
                </w:sdtPr>
                <w:sdtContent>
                  <w:ins w:author="Anonymous" w:id="66" w:date="2026-09-22T03:03:20Z">
                    <w:r w:rsidDel="00000000" w:rsidR="00000000" w:rsidRPr="00000000">
                      <w:rPr>
                        <w:rtl w:val="0"/>
                      </w:rPr>
                    </w:r>
                  </w:ins>
                </w:sdtContent>
              </w:sdt>
              <w:ins w:author="Anonymous" w:id="66" w:date="2026-09-22T03:03:20Z">
                <w:bookmarkStart w:colFirst="0" w:colLast="0" w:name="_heading=h.fg15ycq96cud" w:id="143"/>
                <w:bookmarkEnd w:id="143"/>
              </w:ins>
            </w:sdtContent>
          </w:sdt>
        </w:p>
      </w:sdtContent>
    </w:sdt>
    <w:sdt>
      <w:sdtPr>
        <w:id w:val="-1422174045"/>
        <w:tag w:val="goog_rdk_1389"/>
      </w:sdtPr>
      <w:sdtContent>
        <w:p w:rsidR="00000000" w:rsidDel="00000000" w:rsidP="00000000" w:rsidRDefault="00000000" w:rsidRPr="00000000" w14:paraId="000001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0108178"/>
              <w:tag w:val="goog_rdk_1387"/>
            </w:sdtPr>
            <w:sdtContent>
              <w:ins w:author="Anonymous" w:id="66" w:date="2026-09-22T03:03:20Z"/>
              <w:sdt>
                <w:sdtPr>
                  <w:id w:val="2041059294"/>
                  <w:tag w:val="goog_rdk_1388"/>
                </w:sdtPr>
                <w:sdtContent>
                  <w:ins w:author="Anonymous" w:id="66" w:date="2026-09-22T03:03:20Z">
                    <w:r w:rsidDel="00000000" w:rsidR="00000000" w:rsidRPr="00000000">
                      <w:rPr>
                        <w:rtl w:val="0"/>
                      </w:rPr>
                    </w:r>
                  </w:ins>
                </w:sdtContent>
              </w:sdt>
              <w:ins w:author="Anonymous" w:id="66" w:date="2026-09-22T03:03:20Z">
                <w:bookmarkStart w:colFirst="0" w:colLast="0" w:name="_heading=h.u120iefzso61" w:id="144"/>
                <w:bookmarkEnd w:id="144"/>
              </w:ins>
            </w:sdtContent>
          </w:sdt>
        </w:p>
      </w:sdtContent>
    </w:sdt>
    <w:sdt>
      <w:sdtPr>
        <w:id w:val="1705753404"/>
        <w:tag w:val="goog_rdk_1392"/>
      </w:sdtPr>
      <w:sdtContent>
        <w:p w:rsidR="00000000" w:rsidDel="00000000" w:rsidP="00000000" w:rsidRDefault="00000000" w:rsidRPr="00000000" w14:paraId="000001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9781637"/>
              <w:tag w:val="goog_rdk_1390"/>
            </w:sdtPr>
            <w:sdtContent>
              <w:ins w:author="Anonymous" w:id="66" w:date="2026-09-22T03:03:20Z"/>
              <w:sdt>
                <w:sdtPr>
                  <w:id w:val="893045045"/>
                  <w:tag w:val="goog_rdk_1391"/>
                </w:sdtPr>
                <w:sdtContent>
                  <w:ins w:author="Anonymous" w:id="66" w:date="2026-09-22T03:03:20Z">
                    <w:r w:rsidDel="00000000" w:rsidR="00000000" w:rsidRPr="00000000">
                      <w:rPr>
                        <w:rtl w:val="0"/>
                      </w:rPr>
                    </w:r>
                  </w:ins>
                </w:sdtContent>
              </w:sdt>
              <w:ins w:author="Anonymous" w:id="66" w:date="2026-09-22T03:03:20Z">
                <w:bookmarkStart w:colFirst="0" w:colLast="0" w:name="_heading=h.xvr4le07dtq" w:id="145"/>
                <w:bookmarkEnd w:id="145"/>
              </w:ins>
            </w:sdtContent>
          </w:sdt>
        </w:p>
      </w:sdtContent>
    </w:sdt>
    <w:sdt>
      <w:sdtPr>
        <w:id w:val="-1755422387"/>
        <w:tag w:val="goog_rdk_1395"/>
      </w:sdtPr>
      <w:sdtContent>
        <w:p w:rsidR="00000000" w:rsidDel="00000000" w:rsidP="00000000" w:rsidRDefault="00000000" w:rsidRPr="00000000" w14:paraId="000001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0226954"/>
              <w:tag w:val="goog_rdk_1393"/>
            </w:sdtPr>
            <w:sdtContent>
              <w:ins w:author="Anonymous" w:id="66" w:date="2026-09-22T03:03:20Z"/>
              <w:sdt>
                <w:sdtPr>
                  <w:id w:val="-1750158207"/>
                  <w:tag w:val="goog_rdk_1394"/>
                </w:sdtPr>
                <w:sdtContent>
                  <w:ins w:author="Anonymous" w:id="66" w:date="2026-09-22T03:03:20Z">
                    <w:r w:rsidDel="00000000" w:rsidR="00000000" w:rsidRPr="00000000">
                      <w:rPr>
                        <w:rtl w:val="0"/>
                      </w:rPr>
                    </w:r>
                  </w:ins>
                </w:sdtContent>
              </w:sdt>
              <w:ins w:author="Anonymous" w:id="66" w:date="2026-09-22T03:03:20Z">
                <w:bookmarkStart w:colFirst="0" w:colLast="0" w:name="_heading=h.brzof3iyiq9e" w:id="146"/>
                <w:bookmarkEnd w:id="146"/>
              </w:ins>
            </w:sdtContent>
          </w:sdt>
        </w:p>
      </w:sdtContent>
    </w:sdt>
    <w:sdt>
      <w:sdtPr>
        <w:id w:val="-1039516561"/>
        <w:tag w:val="goog_rdk_1398"/>
      </w:sdtPr>
      <w:sdtContent>
        <w:p w:rsidR="00000000" w:rsidDel="00000000" w:rsidP="00000000" w:rsidRDefault="00000000" w:rsidRPr="00000000" w14:paraId="000001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5217685"/>
              <w:tag w:val="goog_rdk_1396"/>
            </w:sdtPr>
            <w:sdtContent>
              <w:ins w:author="Anonymous" w:id="66" w:date="2026-09-22T03:03:20Z"/>
              <w:sdt>
                <w:sdtPr>
                  <w:id w:val="1210736686"/>
                  <w:tag w:val="goog_rdk_1397"/>
                </w:sdtPr>
                <w:sdtContent>
                  <w:ins w:author="Anonymous" w:id="66" w:date="2026-09-22T03:03:20Z">
                    <w:r w:rsidDel="00000000" w:rsidR="00000000" w:rsidRPr="00000000">
                      <w:rPr>
                        <w:rtl w:val="0"/>
                      </w:rPr>
                    </w:r>
                  </w:ins>
                </w:sdtContent>
              </w:sdt>
              <w:ins w:author="Anonymous" w:id="66" w:date="2026-09-22T03:03:20Z">
                <w:bookmarkStart w:colFirst="0" w:colLast="0" w:name="_heading=h.25z7plqk9o06" w:id="147"/>
                <w:bookmarkEnd w:id="147"/>
              </w:ins>
            </w:sdtContent>
          </w:sdt>
        </w:p>
      </w:sdtContent>
    </w:sdt>
    <w:sdt>
      <w:sdtPr>
        <w:id w:val="-539474006"/>
        <w:tag w:val="goog_rdk_1401"/>
      </w:sdtPr>
      <w:sdtContent>
        <w:p w:rsidR="00000000" w:rsidDel="00000000" w:rsidP="00000000" w:rsidRDefault="00000000" w:rsidRPr="00000000" w14:paraId="000001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8466375"/>
              <w:tag w:val="goog_rdk_1399"/>
            </w:sdtPr>
            <w:sdtContent>
              <w:ins w:author="Anonymous" w:id="66" w:date="2026-09-22T03:03:20Z"/>
              <w:sdt>
                <w:sdtPr>
                  <w:id w:val="316024546"/>
                  <w:tag w:val="goog_rdk_1400"/>
                </w:sdtPr>
                <w:sdtContent>
                  <w:ins w:author="Anonymous" w:id="66" w:date="2026-09-22T03:03:20Z">
                    <w:r w:rsidDel="00000000" w:rsidR="00000000" w:rsidRPr="00000000">
                      <w:rPr>
                        <w:rtl w:val="0"/>
                      </w:rPr>
                    </w:r>
                  </w:ins>
                </w:sdtContent>
              </w:sdt>
              <w:ins w:author="Anonymous" w:id="66" w:date="2026-09-22T03:03:20Z">
                <w:bookmarkStart w:colFirst="0" w:colLast="0" w:name="_heading=h.v8s92p6f2n3k" w:id="148"/>
                <w:bookmarkEnd w:id="148"/>
              </w:ins>
            </w:sdtContent>
          </w:sdt>
        </w:p>
      </w:sdtContent>
    </w:sdt>
    <w:sdt>
      <w:sdtPr>
        <w:id w:val="1566797542"/>
        <w:tag w:val="goog_rdk_1404"/>
      </w:sdtPr>
      <w:sdtContent>
        <w:p w:rsidR="00000000" w:rsidDel="00000000" w:rsidP="00000000" w:rsidRDefault="00000000" w:rsidRPr="00000000" w14:paraId="000001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0610973"/>
              <w:tag w:val="goog_rdk_1402"/>
            </w:sdtPr>
            <w:sdtContent>
              <w:ins w:author="Anonymous" w:id="66" w:date="2026-09-22T03:03:20Z"/>
              <w:sdt>
                <w:sdtPr>
                  <w:id w:val="1367520729"/>
                  <w:tag w:val="goog_rdk_1403"/>
                </w:sdtPr>
                <w:sdtContent>
                  <w:ins w:author="Anonymous" w:id="66" w:date="2026-09-22T03:03:20Z">
                    <w:r w:rsidDel="00000000" w:rsidR="00000000" w:rsidRPr="00000000">
                      <w:rPr>
                        <w:rtl w:val="0"/>
                      </w:rPr>
                    </w:r>
                  </w:ins>
                </w:sdtContent>
              </w:sdt>
              <w:ins w:author="Anonymous" w:id="66" w:date="2026-09-22T03:03:20Z">
                <w:bookmarkStart w:colFirst="0" w:colLast="0" w:name="_heading=h.ax83vpbuvty9" w:id="149"/>
                <w:bookmarkEnd w:id="149"/>
              </w:ins>
            </w:sdtContent>
          </w:sdt>
        </w:p>
      </w:sdtContent>
    </w:sdt>
    <w:sdt>
      <w:sdtPr>
        <w:id w:val="341755134"/>
        <w:tag w:val="goog_rdk_1407"/>
      </w:sdtPr>
      <w:sdtContent>
        <w:p w:rsidR="00000000" w:rsidDel="00000000" w:rsidP="00000000" w:rsidRDefault="00000000" w:rsidRPr="00000000" w14:paraId="000001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9322028"/>
              <w:tag w:val="goog_rdk_1405"/>
            </w:sdtPr>
            <w:sdtContent>
              <w:ins w:author="Anonymous" w:id="66" w:date="2026-09-22T03:03:20Z"/>
              <w:sdt>
                <w:sdtPr>
                  <w:id w:val="-1708073697"/>
                  <w:tag w:val="goog_rdk_1406"/>
                </w:sdtPr>
                <w:sdtContent>
                  <w:ins w:author="Anonymous" w:id="66" w:date="2026-09-22T03:03:20Z">
                    <w:r w:rsidDel="00000000" w:rsidR="00000000" w:rsidRPr="00000000">
                      <w:rPr>
                        <w:rtl w:val="0"/>
                      </w:rPr>
                    </w:r>
                  </w:ins>
                </w:sdtContent>
              </w:sdt>
              <w:ins w:author="Anonymous" w:id="66" w:date="2026-09-22T03:03:20Z">
                <w:bookmarkStart w:colFirst="0" w:colLast="0" w:name="_heading=h.7x1wx1oucwio" w:id="150"/>
                <w:bookmarkEnd w:id="150"/>
              </w:ins>
            </w:sdtContent>
          </w:sdt>
        </w:p>
      </w:sdtContent>
    </w:sdt>
    <w:sdt>
      <w:sdtPr>
        <w:id w:val="928778540"/>
        <w:tag w:val="goog_rdk_1410"/>
      </w:sdtPr>
      <w:sdtContent>
        <w:p w:rsidR="00000000" w:rsidDel="00000000" w:rsidP="00000000" w:rsidRDefault="00000000" w:rsidRPr="00000000" w14:paraId="000001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5745041"/>
              <w:tag w:val="goog_rdk_1408"/>
            </w:sdtPr>
            <w:sdtContent>
              <w:ins w:author="Anonymous" w:id="66" w:date="2026-09-22T03:03:20Z"/>
              <w:sdt>
                <w:sdtPr>
                  <w:id w:val="-262886564"/>
                  <w:tag w:val="goog_rdk_1409"/>
                </w:sdtPr>
                <w:sdtContent>
                  <w:ins w:author="Anonymous" w:id="66" w:date="2026-09-22T03:03:20Z">
                    <w:r w:rsidDel="00000000" w:rsidR="00000000" w:rsidRPr="00000000">
                      <w:rPr>
                        <w:rtl w:val="0"/>
                      </w:rPr>
                    </w:r>
                  </w:ins>
                </w:sdtContent>
              </w:sdt>
              <w:ins w:author="Anonymous" w:id="66" w:date="2026-09-22T03:03:20Z">
                <w:bookmarkStart w:colFirst="0" w:colLast="0" w:name="_heading=h.24ifidernoqe" w:id="151"/>
                <w:bookmarkEnd w:id="151"/>
              </w:ins>
            </w:sdtContent>
          </w:sdt>
        </w:p>
      </w:sdtContent>
    </w:sdt>
    <w:sdt>
      <w:sdtPr>
        <w:id w:val="-194216017"/>
        <w:tag w:val="goog_rdk_1413"/>
      </w:sdtPr>
      <w:sdtContent>
        <w:p w:rsidR="00000000" w:rsidDel="00000000" w:rsidP="00000000" w:rsidRDefault="00000000" w:rsidRPr="00000000" w14:paraId="000001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0737191"/>
              <w:tag w:val="goog_rdk_1411"/>
            </w:sdtPr>
            <w:sdtContent>
              <w:ins w:author="Anonymous" w:id="66" w:date="2026-09-22T03:03:20Z"/>
              <w:sdt>
                <w:sdtPr>
                  <w:id w:val="-1225924833"/>
                  <w:tag w:val="goog_rdk_1412"/>
                </w:sdtPr>
                <w:sdtContent>
                  <w:ins w:author="Anonymous" w:id="66" w:date="2026-09-22T03:03:20Z">
                    <w:r w:rsidDel="00000000" w:rsidR="00000000" w:rsidRPr="00000000">
                      <w:rPr>
                        <w:rtl w:val="0"/>
                      </w:rPr>
                    </w:r>
                  </w:ins>
                </w:sdtContent>
              </w:sdt>
              <w:ins w:author="Anonymous" w:id="66" w:date="2026-09-22T03:03:20Z">
                <w:bookmarkStart w:colFirst="0" w:colLast="0" w:name="_heading=h.hhv9aioly2d8" w:id="152"/>
                <w:bookmarkEnd w:id="152"/>
              </w:ins>
            </w:sdtContent>
          </w:sdt>
        </w:p>
      </w:sdtContent>
    </w:sdt>
    <w:sdt>
      <w:sdtPr>
        <w:id w:val="-778693112"/>
        <w:tag w:val="goog_rdk_1416"/>
      </w:sdtPr>
      <w:sdtContent>
        <w:p w:rsidR="00000000" w:rsidDel="00000000" w:rsidP="00000000" w:rsidRDefault="00000000" w:rsidRPr="00000000" w14:paraId="000001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48368979"/>
              <w:tag w:val="goog_rdk_1414"/>
            </w:sdtPr>
            <w:sdtContent>
              <w:ins w:author="Anonymous" w:id="66" w:date="2026-09-22T03:03:20Z"/>
              <w:sdt>
                <w:sdtPr>
                  <w:id w:val="-1966103857"/>
                  <w:tag w:val="goog_rdk_1415"/>
                </w:sdtPr>
                <w:sdtContent>
                  <w:ins w:author="Anonymous" w:id="66" w:date="2026-09-22T03:03:20Z">
                    <w:r w:rsidDel="00000000" w:rsidR="00000000" w:rsidRPr="00000000">
                      <w:rPr>
                        <w:rtl w:val="0"/>
                      </w:rPr>
                    </w:r>
                  </w:ins>
                </w:sdtContent>
              </w:sdt>
              <w:ins w:author="Anonymous" w:id="66" w:date="2026-09-22T03:03:20Z">
                <w:bookmarkStart w:colFirst="0" w:colLast="0" w:name="_heading=h.qvqyf6vrg6x4" w:id="153"/>
                <w:bookmarkEnd w:id="153"/>
              </w:ins>
            </w:sdtContent>
          </w:sdt>
        </w:p>
      </w:sdtContent>
    </w:sdt>
    <w:sdt>
      <w:sdtPr>
        <w:id w:val="1800854435"/>
        <w:tag w:val="goog_rdk_1419"/>
      </w:sdtPr>
      <w:sdtContent>
        <w:p w:rsidR="00000000" w:rsidDel="00000000" w:rsidP="00000000" w:rsidRDefault="00000000" w:rsidRPr="00000000" w14:paraId="000001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4539999"/>
              <w:tag w:val="goog_rdk_1417"/>
            </w:sdtPr>
            <w:sdtContent>
              <w:ins w:author="Anonymous" w:id="66" w:date="2026-09-22T03:03:20Z"/>
              <w:sdt>
                <w:sdtPr>
                  <w:id w:val="-38691446"/>
                  <w:tag w:val="goog_rdk_1418"/>
                </w:sdtPr>
                <w:sdtContent>
                  <w:ins w:author="Anonymous" w:id="66" w:date="2026-09-22T03:03:20Z">
                    <w:r w:rsidDel="00000000" w:rsidR="00000000" w:rsidRPr="00000000">
                      <w:rPr>
                        <w:rtl w:val="0"/>
                      </w:rPr>
                    </w:r>
                  </w:ins>
                </w:sdtContent>
              </w:sdt>
              <w:ins w:author="Anonymous" w:id="66" w:date="2026-09-22T03:03:20Z">
                <w:bookmarkStart w:colFirst="0" w:colLast="0" w:name="_heading=h.msgqq5e51tpb" w:id="154"/>
                <w:bookmarkEnd w:id="154"/>
              </w:ins>
            </w:sdtContent>
          </w:sdt>
        </w:p>
      </w:sdtContent>
    </w:sdt>
    <w:sdt>
      <w:sdtPr>
        <w:id w:val="1253099074"/>
        <w:tag w:val="goog_rdk_1422"/>
      </w:sdtPr>
      <w:sdtContent>
        <w:p w:rsidR="00000000" w:rsidDel="00000000" w:rsidP="00000000" w:rsidRDefault="00000000" w:rsidRPr="00000000" w14:paraId="000001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8540781"/>
              <w:tag w:val="goog_rdk_1420"/>
            </w:sdtPr>
            <w:sdtContent>
              <w:ins w:author="Anonymous" w:id="66" w:date="2026-09-22T03:03:20Z"/>
              <w:sdt>
                <w:sdtPr>
                  <w:id w:val="-471576527"/>
                  <w:tag w:val="goog_rdk_1421"/>
                </w:sdtPr>
                <w:sdtContent>
                  <w:ins w:author="Anonymous" w:id="66" w:date="2026-09-22T03:03:20Z">
                    <w:r w:rsidDel="00000000" w:rsidR="00000000" w:rsidRPr="00000000">
                      <w:rPr>
                        <w:rtl w:val="0"/>
                      </w:rPr>
                    </w:r>
                  </w:ins>
                </w:sdtContent>
              </w:sdt>
              <w:ins w:author="Anonymous" w:id="66" w:date="2026-09-22T03:03:20Z">
                <w:bookmarkStart w:colFirst="0" w:colLast="0" w:name="_heading=h.qsiw01bqtpzp" w:id="155"/>
                <w:bookmarkEnd w:id="155"/>
              </w:ins>
            </w:sdtContent>
          </w:sdt>
        </w:p>
      </w:sdtContent>
    </w:sdt>
    <w:sdt>
      <w:sdtPr>
        <w:id w:val="-42481143"/>
        <w:tag w:val="goog_rdk_1425"/>
      </w:sdtPr>
      <w:sdtContent>
        <w:p w:rsidR="00000000" w:rsidDel="00000000" w:rsidP="00000000" w:rsidRDefault="00000000" w:rsidRPr="00000000" w14:paraId="000001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4373341"/>
              <w:tag w:val="goog_rdk_1423"/>
            </w:sdtPr>
            <w:sdtContent>
              <w:ins w:author="Anonymous" w:id="66" w:date="2026-09-22T03:03:20Z"/>
              <w:sdt>
                <w:sdtPr>
                  <w:id w:val="-2017279130"/>
                  <w:tag w:val="goog_rdk_1424"/>
                </w:sdtPr>
                <w:sdtContent>
                  <w:ins w:author="Anonymous" w:id="66" w:date="2026-09-22T03:03:20Z">
                    <w:r w:rsidDel="00000000" w:rsidR="00000000" w:rsidRPr="00000000">
                      <w:rPr>
                        <w:rtl w:val="0"/>
                      </w:rPr>
                    </w:r>
                  </w:ins>
                </w:sdtContent>
              </w:sdt>
              <w:ins w:author="Anonymous" w:id="66" w:date="2026-09-22T03:03:20Z">
                <w:bookmarkStart w:colFirst="0" w:colLast="0" w:name="_heading=h.9hlfmxc8r3s0" w:id="156"/>
                <w:bookmarkEnd w:id="156"/>
              </w:ins>
            </w:sdtContent>
          </w:sdt>
        </w:p>
      </w:sdtContent>
    </w:sdt>
    <w:sdt>
      <w:sdtPr>
        <w:id w:val="2027700078"/>
        <w:tag w:val="goog_rdk_1428"/>
      </w:sdtPr>
      <w:sdtContent>
        <w:p w:rsidR="00000000" w:rsidDel="00000000" w:rsidP="00000000" w:rsidRDefault="00000000" w:rsidRPr="00000000" w14:paraId="000001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4357389"/>
              <w:tag w:val="goog_rdk_1426"/>
            </w:sdtPr>
            <w:sdtContent>
              <w:ins w:author="Anonymous" w:id="66" w:date="2026-09-22T03:03:20Z"/>
              <w:sdt>
                <w:sdtPr>
                  <w:id w:val="-1623488556"/>
                  <w:tag w:val="goog_rdk_1427"/>
                </w:sdtPr>
                <w:sdtContent>
                  <w:ins w:author="Anonymous" w:id="66" w:date="2026-09-22T03:03:20Z">
                    <w:r w:rsidDel="00000000" w:rsidR="00000000" w:rsidRPr="00000000">
                      <w:rPr>
                        <w:rtl w:val="0"/>
                      </w:rPr>
                    </w:r>
                  </w:ins>
                </w:sdtContent>
              </w:sdt>
              <w:ins w:author="Anonymous" w:id="66" w:date="2026-09-22T03:03:20Z">
                <w:bookmarkStart w:colFirst="0" w:colLast="0" w:name="_heading=h.rqxdcl9wfqbj" w:id="157"/>
                <w:bookmarkEnd w:id="157"/>
              </w:ins>
            </w:sdtContent>
          </w:sdt>
        </w:p>
      </w:sdtContent>
    </w:sdt>
    <w:sdt>
      <w:sdtPr>
        <w:id w:val="325818649"/>
        <w:tag w:val="goog_rdk_1431"/>
      </w:sdtPr>
      <w:sdtContent>
        <w:p w:rsidR="00000000" w:rsidDel="00000000" w:rsidP="00000000" w:rsidRDefault="00000000" w:rsidRPr="00000000" w14:paraId="000001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1527488"/>
              <w:tag w:val="goog_rdk_1429"/>
            </w:sdtPr>
            <w:sdtContent>
              <w:ins w:author="Anonymous" w:id="66" w:date="2026-09-22T03:03:20Z"/>
              <w:sdt>
                <w:sdtPr>
                  <w:id w:val="1359676278"/>
                  <w:tag w:val="goog_rdk_1430"/>
                </w:sdtPr>
                <w:sdtContent>
                  <w:ins w:author="Anonymous" w:id="66" w:date="2026-09-22T03:03:20Z">
                    <w:r w:rsidDel="00000000" w:rsidR="00000000" w:rsidRPr="00000000">
                      <w:rPr>
                        <w:rtl w:val="0"/>
                      </w:rPr>
                    </w:r>
                  </w:ins>
                </w:sdtContent>
              </w:sdt>
              <w:ins w:author="Anonymous" w:id="66" w:date="2026-09-22T03:03:20Z">
                <w:bookmarkStart w:colFirst="0" w:colLast="0" w:name="_heading=h.1g3d0wyyr3c1" w:id="158"/>
                <w:bookmarkEnd w:id="158"/>
              </w:ins>
            </w:sdtContent>
          </w:sdt>
        </w:p>
      </w:sdtContent>
    </w:sdt>
    <w:sdt>
      <w:sdtPr>
        <w:id w:val="285305826"/>
        <w:tag w:val="goog_rdk_1434"/>
      </w:sdtPr>
      <w:sdtContent>
        <w:p w:rsidR="00000000" w:rsidDel="00000000" w:rsidP="00000000" w:rsidRDefault="00000000" w:rsidRPr="00000000" w14:paraId="000001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774882"/>
              <w:tag w:val="goog_rdk_1432"/>
            </w:sdtPr>
            <w:sdtContent>
              <w:ins w:author="Anonymous" w:id="66" w:date="2026-09-22T03:03:20Z"/>
              <w:sdt>
                <w:sdtPr>
                  <w:id w:val="-259977155"/>
                  <w:tag w:val="goog_rdk_1433"/>
                </w:sdtPr>
                <w:sdtContent>
                  <w:ins w:author="Anonymous" w:id="66" w:date="2026-09-22T03:03:20Z">
                    <w:r w:rsidDel="00000000" w:rsidR="00000000" w:rsidRPr="00000000">
                      <w:rPr>
                        <w:rtl w:val="0"/>
                      </w:rPr>
                    </w:r>
                  </w:ins>
                </w:sdtContent>
              </w:sdt>
              <w:ins w:author="Anonymous" w:id="66" w:date="2026-09-22T03:03:20Z">
                <w:bookmarkStart w:colFirst="0" w:colLast="0" w:name="_heading=h.9171he1w671" w:id="159"/>
                <w:bookmarkEnd w:id="159"/>
              </w:ins>
            </w:sdtContent>
          </w:sdt>
        </w:p>
      </w:sdtContent>
    </w:sdt>
    <w:sdt>
      <w:sdtPr>
        <w:id w:val="-798833596"/>
        <w:tag w:val="goog_rdk_1437"/>
      </w:sdtPr>
      <w:sdtContent>
        <w:p w:rsidR="00000000" w:rsidDel="00000000" w:rsidP="00000000" w:rsidRDefault="00000000" w:rsidRPr="00000000" w14:paraId="000001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3108178"/>
              <w:tag w:val="goog_rdk_1435"/>
            </w:sdtPr>
            <w:sdtContent>
              <w:ins w:author="Anonymous" w:id="66" w:date="2026-09-22T03:03:20Z"/>
              <w:sdt>
                <w:sdtPr>
                  <w:id w:val="1475078820"/>
                  <w:tag w:val="goog_rdk_1436"/>
                </w:sdtPr>
                <w:sdtContent>
                  <w:ins w:author="Anonymous" w:id="66" w:date="2026-09-22T03:03:20Z">
                    <w:r w:rsidDel="00000000" w:rsidR="00000000" w:rsidRPr="00000000">
                      <w:rPr>
                        <w:rtl w:val="0"/>
                      </w:rPr>
                    </w:r>
                  </w:ins>
                </w:sdtContent>
              </w:sdt>
              <w:ins w:author="Anonymous" w:id="66" w:date="2026-09-22T03:03:20Z">
                <w:bookmarkStart w:colFirst="0" w:colLast="0" w:name="_heading=h.2n0jlyj4gqhp" w:id="160"/>
                <w:bookmarkEnd w:id="160"/>
              </w:ins>
            </w:sdtContent>
          </w:sdt>
        </w:p>
      </w:sdtContent>
    </w:sdt>
    <w:sdt>
      <w:sdtPr>
        <w:id w:val="662555797"/>
        <w:tag w:val="goog_rdk_1440"/>
      </w:sdtPr>
      <w:sdtContent>
        <w:p w:rsidR="00000000" w:rsidDel="00000000" w:rsidP="00000000" w:rsidRDefault="00000000" w:rsidRPr="00000000" w14:paraId="000001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6251606"/>
              <w:tag w:val="goog_rdk_1438"/>
            </w:sdtPr>
            <w:sdtContent>
              <w:ins w:author="Anonymous" w:id="66" w:date="2026-09-22T03:03:20Z"/>
              <w:sdt>
                <w:sdtPr>
                  <w:id w:val="-217943908"/>
                  <w:tag w:val="goog_rdk_1439"/>
                </w:sdtPr>
                <w:sdtContent>
                  <w:ins w:author="Anonymous" w:id="66" w:date="2026-09-22T03:03:20Z">
                    <w:r w:rsidDel="00000000" w:rsidR="00000000" w:rsidRPr="00000000">
                      <w:rPr>
                        <w:rtl w:val="0"/>
                      </w:rPr>
                    </w:r>
                  </w:ins>
                </w:sdtContent>
              </w:sdt>
              <w:ins w:author="Anonymous" w:id="66" w:date="2026-09-22T03:03:20Z">
                <w:bookmarkStart w:colFirst="0" w:colLast="0" w:name="_heading=h.2mfha2pnt1hs" w:id="161"/>
                <w:bookmarkEnd w:id="161"/>
              </w:ins>
            </w:sdtContent>
          </w:sdt>
        </w:p>
      </w:sdtContent>
    </w:sdt>
    <w:sdt>
      <w:sdtPr>
        <w:id w:val="1619510348"/>
        <w:tag w:val="goog_rdk_1443"/>
      </w:sdtPr>
      <w:sdtContent>
        <w:p w:rsidR="00000000" w:rsidDel="00000000" w:rsidP="00000000" w:rsidRDefault="00000000" w:rsidRPr="00000000" w14:paraId="000001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289817"/>
              <w:tag w:val="goog_rdk_1441"/>
            </w:sdtPr>
            <w:sdtContent>
              <w:ins w:author="Anonymous" w:id="66" w:date="2026-09-22T03:03:20Z"/>
              <w:sdt>
                <w:sdtPr>
                  <w:id w:val="-1679315156"/>
                  <w:tag w:val="goog_rdk_1442"/>
                </w:sdtPr>
                <w:sdtContent>
                  <w:ins w:author="Anonymous" w:id="66" w:date="2026-09-22T03:03:20Z">
                    <w:r w:rsidDel="00000000" w:rsidR="00000000" w:rsidRPr="00000000">
                      <w:rPr>
                        <w:rtl w:val="0"/>
                      </w:rPr>
                    </w:r>
                  </w:ins>
                </w:sdtContent>
              </w:sdt>
              <w:ins w:author="Anonymous" w:id="66" w:date="2026-09-22T03:03:20Z">
                <w:bookmarkStart w:colFirst="0" w:colLast="0" w:name="_heading=h.6n8owuelc2g0" w:id="162"/>
                <w:bookmarkEnd w:id="162"/>
              </w:ins>
            </w:sdtContent>
          </w:sdt>
        </w:p>
      </w:sdtContent>
    </w:sdt>
    <w:sdt>
      <w:sdtPr>
        <w:id w:val="-1754052932"/>
        <w:tag w:val="goog_rdk_1446"/>
      </w:sdtPr>
      <w:sdtContent>
        <w:p w:rsidR="00000000" w:rsidDel="00000000" w:rsidP="00000000" w:rsidRDefault="00000000" w:rsidRPr="00000000" w14:paraId="000001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4840629"/>
              <w:tag w:val="goog_rdk_1444"/>
            </w:sdtPr>
            <w:sdtContent>
              <w:ins w:author="Anonymous" w:id="66" w:date="2026-09-22T03:03:20Z"/>
              <w:sdt>
                <w:sdtPr>
                  <w:id w:val="1721876889"/>
                  <w:tag w:val="goog_rdk_1445"/>
                </w:sdtPr>
                <w:sdtContent>
                  <w:ins w:author="Anonymous" w:id="66" w:date="2026-09-22T03:03:20Z">
                    <w:r w:rsidDel="00000000" w:rsidR="00000000" w:rsidRPr="00000000">
                      <w:rPr>
                        <w:rtl w:val="0"/>
                      </w:rPr>
                    </w:r>
                  </w:ins>
                </w:sdtContent>
              </w:sdt>
              <w:ins w:author="Anonymous" w:id="66" w:date="2026-09-22T03:03:20Z">
                <w:bookmarkStart w:colFirst="0" w:colLast="0" w:name="_heading=h.b1mrynzscrx" w:id="163"/>
                <w:bookmarkEnd w:id="163"/>
              </w:ins>
            </w:sdtContent>
          </w:sdt>
        </w:p>
      </w:sdtContent>
    </w:sdt>
    <w:sdt>
      <w:sdtPr>
        <w:id w:val="-327622771"/>
        <w:tag w:val="goog_rdk_1449"/>
      </w:sdtPr>
      <w:sdtContent>
        <w:p w:rsidR="00000000" w:rsidDel="00000000" w:rsidP="00000000" w:rsidRDefault="00000000" w:rsidRPr="00000000" w14:paraId="000001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5839631"/>
              <w:tag w:val="goog_rdk_1447"/>
            </w:sdtPr>
            <w:sdtContent>
              <w:ins w:author="Anonymous" w:id="66" w:date="2026-09-22T03:03:20Z"/>
              <w:sdt>
                <w:sdtPr>
                  <w:id w:val="1478361039"/>
                  <w:tag w:val="goog_rdk_1448"/>
                </w:sdtPr>
                <w:sdtContent>
                  <w:ins w:author="Anonymous" w:id="66" w:date="2026-09-22T03:03:20Z">
                    <w:r w:rsidDel="00000000" w:rsidR="00000000" w:rsidRPr="00000000">
                      <w:rPr>
                        <w:rtl w:val="0"/>
                      </w:rPr>
                    </w:r>
                  </w:ins>
                </w:sdtContent>
              </w:sdt>
              <w:ins w:author="Anonymous" w:id="66" w:date="2026-09-22T03:03:20Z">
                <w:bookmarkStart w:colFirst="0" w:colLast="0" w:name="_heading=h.w05n05wwr6fx" w:id="164"/>
                <w:bookmarkEnd w:id="164"/>
              </w:ins>
            </w:sdtContent>
          </w:sdt>
        </w:p>
      </w:sdtContent>
    </w:sdt>
    <w:sdt>
      <w:sdtPr>
        <w:id w:val="497808565"/>
        <w:tag w:val="goog_rdk_1452"/>
      </w:sdtPr>
      <w:sdtContent>
        <w:p w:rsidR="00000000" w:rsidDel="00000000" w:rsidP="00000000" w:rsidRDefault="00000000" w:rsidRPr="00000000" w14:paraId="000001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5095759"/>
              <w:tag w:val="goog_rdk_1450"/>
            </w:sdtPr>
            <w:sdtContent>
              <w:ins w:author="Anonymous" w:id="66" w:date="2026-09-22T03:03:20Z"/>
              <w:sdt>
                <w:sdtPr>
                  <w:id w:val="-820216562"/>
                  <w:tag w:val="goog_rdk_1451"/>
                </w:sdtPr>
                <w:sdtContent>
                  <w:ins w:author="Anonymous" w:id="66" w:date="2026-09-22T03:03:20Z">
                    <w:r w:rsidDel="00000000" w:rsidR="00000000" w:rsidRPr="00000000">
                      <w:rPr>
                        <w:rtl w:val="0"/>
                      </w:rPr>
                    </w:r>
                  </w:ins>
                </w:sdtContent>
              </w:sdt>
              <w:ins w:author="Anonymous" w:id="66" w:date="2026-09-22T03:03:20Z">
                <w:bookmarkStart w:colFirst="0" w:colLast="0" w:name="_heading=h.9qy69l8995qh" w:id="165"/>
                <w:bookmarkEnd w:id="165"/>
              </w:ins>
            </w:sdtContent>
          </w:sdt>
        </w:p>
      </w:sdtContent>
    </w:sdt>
    <w:sdt>
      <w:sdtPr>
        <w:id w:val="-1630144247"/>
        <w:tag w:val="goog_rdk_1455"/>
      </w:sdtPr>
      <w:sdtContent>
        <w:p w:rsidR="00000000" w:rsidDel="00000000" w:rsidP="00000000" w:rsidRDefault="00000000" w:rsidRPr="00000000" w14:paraId="000001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3044017"/>
              <w:tag w:val="goog_rdk_1453"/>
            </w:sdtPr>
            <w:sdtContent>
              <w:ins w:author="Anonymous" w:id="66" w:date="2026-09-22T03:03:20Z"/>
              <w:sdt>
                <w:sdtPr>
                  <w:id w:val="379377030"/>
                  <w:tag w:val="goog_rdk_1454"/>
                </w:sdtPr>
                <w:sdtContent>
                  <w:ins w:author="Anonymous" w:id="66" w:date="2026-09-22T03:03:20Z">
                    <w:r w:rsidDel="00000000" w:rsidR="00000000" w:rsidRPr="00000000">
                      <w:rPr>
                        <w:rtl w:val="0"/>
                      </w:rPr>
                    </w:r>
                  </w:ins>
                </w:sdtContent>
              </w:sdt>
              <w:ins w:author="Anonymous" w:id="66" w:date="2026-09-22T03:03:20Z">
                <w:bookmarkStart w:colFirst="0" w:colLast="0" w:name="_heading=h.gesc81v5ca0t" w:id="166"/>
                <w:bookmarkEnd w:id="166"/>
              </w:ins>
            </w:sdtContent>
          </w:sdt>
        </w:p>
      </w:sdtContent>
    </w:sdt>
    <w:sdt>
      <w:sdtPr>
        <w:id w:val="873592468"/>
        <w:tag w:val="goog_rdk_1458"/>
      </w:sdtPr>
      <w:sdtContent>
        <w:p w:rsidR="00000000" w:rsidDel="00000000" w:rsidP="00000000" w:rsidRDefault="00000000" w:rsidRPr="00000000" w14:paraId="000001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2128458"/>
              <w:tag w:val="goog_rdk_1456"/>
            </w:sdtPr>
            <w:sdtContent>
              <w:ins w:author="Anonymous" w:id="66" w:date="2026-09-22T03:03:20Z"/>
              <w:sdt>
                <w:sdtPr>
                  <w:id w:val="849759857"/>
                  <w:tag w:val="goog_rdk_1457"/>
                </w:sdtPr>
                <w:sdtContent>
                  <w:ins w:author="Anonymous" w:id="66" w:date="2026-09-22T03:03:20Z">
                    <w:r w:rsidDel="00000000" w:rsidR="00000000" w:rsidRPr="00000000">
                      <w:rPr>
                        <w:rtl w:val="0"/>
                      </w:rPr>
                    </w:r>
                  </w:ins>
                </w:sdtContent>
              </w:sdt>
              <w:ins w:author="Anonymous" w:id="66" w:date="2026-09-22T03:03:20Z">
                <w:bookmarkStart w:colFirst="0" w:colLast="0" w:name="_heading=h.iz5v8497em9v" w:id="167"/>
                <w:bookmarkEnd w:id="167"/>
              </w:ins>
            </w:sdtContent>
          </w:sdt>
        </w:p>
      </w:sdtContent>
    </w:sdt>
    <w:sdt>
      <w:sdtPr>
        <w:id w:val="1759666607"/>
        <w:tag w:val="goog_rdk_1461"/>
      </w:sdtPr>
      <w:sdtContent>
        <w:p w:rsidR="00000000" w:rsidDel="00000000" w:rsidP="00000000" w:rsidRDefault="00000000" w:rsidRPr="00000000" w14:paraId="000001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5064460"/>
              <w:tag w:val="goog_rdk_1459"/>
            </w:sdtPr>
            <w:sdtContent>
              <w:ins w:author="Anonymous" w:id="66" w:date="2026-09-22T03:03:20Z"/>
              <w:sdt>
                <w:sdtPr>
                  <w:id w:val="2038776334"/>
                  <w:tag w:val="goog_rdk_1460"/>
                </w:sdtPr>
                <w:sdtContent>
                  <w:ins w:author="Anonymous" w:id="66" w:date="2026-09-22T03:03:20Z">
                    <w:r w:rsidDel="00000000" w:rsidR="00000000" w:rsidRPr="00000000">
                      <w:rPr>
                        <w:rtl w:val="0"/>
                      </w:rPr>
                    </w:r>
                  </w:ins>
                </w:sdtContent>
              </w:sdt>
              <w:ins w:author="Anonymous" w:id="66" w:date="2026-09-22T03:03:20Z">
                <w:bookmarkStart w:colFirst="0" w:colLast="0" w:name="_heading=h.syzb7ncfnkro" w:id="168"/>
                <w:bookmarkEnd w:id="168"/>
              </w:ins>
            </w:sdtContent>
          </w:sdt>
        </w:p>
      </w:sdtContent>
    </w:sdt>
    <w:sdt>
      <w:sdtPr>
        <w:id w:val="-88391245"/>
        <w:tag w:val="goog_rdk_1464"/>
      </w:sdtPr>
      <w:sdtContent>
        <w:p w:rsidR="00000000" w:rsidDel="00000000" w:rsidP="00000000" w:rsidRDefault="00000000" w:rsidRPr="00000000" w14:paraId="000001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0112620"/>
              <w:tag w:val="goog_rdk_1462"/>
            </w:sdtPr>
            <w:sdtContent>
              <w:ins w:author="Anonymous" w:id="66" w:date="2026-09-22T03:03:20Z"/>
              <w:sdt>
                <w:sdtPr>
                  <w:id w:val="-187178673"/>
                  <w:tag w:val="goog_rdk_1463"/>
                </w:sdtPr>
                <w:sdtContent>
                  <w:ins w:author="Anonymous" w:id="66" w:date="2026-09-22T03:03:20Z">
                    <w:r w:rsidDel="00000000" w:rsidR="00000000" w:rsidRPr="00000000">
                      <w:rPr>
                        <w:rtl w:val="0"/>
                      </w:rPr>
                    </w:r>
                  </w:ins>
                </w:sdtContent>
              </w:sdt>
              <w:ins w:author="Anonymous" w:id="66" w:date="2026-09-22T03:03:20Z">
                <w:bookmarkStart w:colFirst="0" w:colLast="0" w:name="_heading=h.bbr2u2jed5wd" w:id="169"/>
                <w:bookmarkEnd w:id="169"/>
              </w:ins>
            </w:sdtContent>
          </w:sdt>
        </w:p>
      </w:sdtContent>
    </w:sdt>
    <w:sdt>
      <w:sdtPr>
        <w:id w:val="1933223583"/>
        <w:tag w:val="goog_rdk_1467"/>
      </w:sdtPr>
      <w:sdtContent>
        <w:p w:rsidR="00000000" w:rsidDel="00000000" w:rsidP="00000000" w:rsidRDefault="00000000" w:rsidRPr="00000000" w14:paraId="000001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9865821"/>
              <w:tag w:val="goog_rdk_1465"/>
            </w:sdtPr>
            <w:sdtContent>
              <w:ins w:author="Anonymous" w:id="66" w:date="2026-09-22T03:03:20Z"/>
              <w:sdt>
                <w:sdtPr>
                  <w:id w:val="-687587294"/>
                  <w:tag w:val="goog_rdk_1466"/>
                </w:sdtPr>
                <w:sdtContent>
                  <w:ins w:author="Anonymous" w:id="66" w:date="2026-09-22T03:03:20Z">
                    <w:r w:rsidDel="00000000" w:rsidR="00000000" w:rsidRPr="00000000">
                      <w:rPr>
                        <w:rtl w:val="0"/>
                      </w:rPr>
                    </w:r>
                  </w:ins>
                </w:sdtContent>
              </w:sdt>
              <w:ins w:author="Anonymous" w:id="66" w:date="2026-09-22T03:03:20Z">
                <w:bookmarkStart w:colFirst="0" w:colLast="0" w:name="_heading=h.vw71k2v802nx" w:id="170"/>
                <w:bookmarkEnd w:id="170"/>
              </w:ins>
            </w:sdtContent>
          </w:sdt>
        </w:p>
      </w:sdtContent>
    </w:sdt>
    <w:sdt>
      <w:sdtPr>
        <w:id w:val="-1148620716"/>
        <w:tag w:val="goog_rdk_1470"/>
      </w:sdtPr>
      <w:sdtContent>
        <w:p w:rsidR="00000000" w:rsidDel="00000000" w:rsidP="00000000" w:rsidRDefault="00000000" w:rsidRPr="00000000" w14:paraId="000001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2097402"/>
              <w:tag w:val="goog_rdk_1468"/>
            </w:sdtPr>
            <w:sdtContent>
              <w:ins w:author="Anonymous" w:id="66" w:date="2026-09-22T03:03:20Z"/>
              <w:sdt>
                <w:sdtPr>
                  <w:id w:val="-1963871206"/>
                  <w:tag w:val="goog_rdk_1469"/>
                </w:sdtPr>
                <w:sdtContent>
                  <w:ins w:author="Anonymous" w:id="66" w:date="2026-09-22T03:03:20Z">
                    <w:r w:rsidDel="00000000" w:rsidR="00000000" w:rsidRPr="00000000">
                      <w:rPr>
                        <w:rtl w:val="0"/>
                      </w:rPr>
                    </w:r>
                  </w:ins>
                </w:sdtContent>
              </w:sdt>
              <w:ins w:author="Anonymous" w:id="66" w:date="2026-09-22T03:03:20Z">
                <w:bookmarkStart w:colFirst="0" w:colLast="0" w:name="_heading=h.el298vsjdtqn" w:id="171"/>
                <w:bookmarkEnd w:id="171"/>
              </w:ins>
            </w:sdtContent>
          </w:sdt>
        </w:p>
      </w:sdtContent>
    </w:sdt>
    <w:sdt>
      <w:sdtPr>
        <w:id w:val="1738433408"/>
        <w:tag w:val="goog_rdk_1473"/>
      </w:sdtPr>
      <w:sdtContent>
        <w:p w:rsidR="00000000" w:rsidDel="00000000" w:rsidP="00000000" w:rsidRDefault="00000000" w:rsidRPr="00000000" w14:paraId="000001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9134241"/>
              <w:tag w:val="goog_rdk_1471"/>
            </w:sdtPr>
            <w:sdtContent>
              <w:ins w:author="Anonymous" w:id="66" w:date="2026-09-22T03:03:20Z"/>
              <w:sdt>
                <w:sdtPr>
                  <w:id w:val="85951441"/>
                  <w:tag w:val="goog_rdk_1472"/>
                </w:sdtPr>
                <w:sdtContent>
                  <w:ins w:author="Anonymous" w:id="66" w:date="2026-09-22T03:03:20Z">
                    <w:r w:rsidDel="00000000" w:rsidR="00000000" w:rsidRPr="00000000">
                      <w:rPr>
                        <w:rtl w:val="0"/>
                      </w:rPr>
                    </w:r>
                  </w:ins>
                </w:sdtContent>
              </w:sdt>
              <w:ins w:author="Anonymous" w:id="66" w:date="2026-09-22T03:03:20Z">
                <w:bookmarkStart w:colFirst="0" w:colLast="0" w:name="_heading=h.v25mv5xfpjup" w:id="172"/>
                <w:bookmarkEnd w:id="172"/>
              </w:ins>
            </w:sdtContent>
          </w:sdt>
        </w:p>
      </w:sdtContent>
    </w:sdt>
    <w:sdt>
      <w:sdtPr>
        <w:id w:val="-715288006"/>
        <w:tag w:val="goog_rdk_1476"/>
      </w:sdtPr>
      <w:sdtContent>
        <w:p w:rsidR="00000000" w:rsidDel="00000000" w:rsidP="00000000" w:rsidRDefault="00000000" w:rsidRPr="00000000" w14:paraId="000001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7651512"/>
              <w:tag w:val="goog_rdk_1474"/>
            </w:sdtPr>
            <w:sdtContent>
              <w:ins w:author="Anonymous" w:id="66" w:date="2026-09-22T03:03:20Z"/>
              <w:sdt>
                <w:sdtPr>
                  <w:id w:val="108193024"/>
                  <w:tag w:val="goog_rdk_1475"/>
                </w:sdtPr>
                <w:sdtContent>
                  <w:ins w:author="Anonymous" w:id="66" w:date="2026-09-22T03:03:20Z">
                    <w:r w:rsidDel="00000000" w:rsidR="00000000" w:rsidRPr="00000000">
                      <w:rPr>
                        <w:rtl w:val="0"/>
                      </w:rPr>
                    </w:r>
                  </w:ins>
                </w:sdtContent>
              </w:sdt>
              <w:ins w:author="Anonymous" w:id="66" w:date="2026-09-22T03:03:20Z">
                <w:bookmarkStart w:colFirst="0" w:colLast="0" w:name="_heading=h.ez56ogqsiq59" w:id="173"/>
                <w:bookmarkEnd w:id="173"/>
              </w:ins>
            </w:sdtContent>
          </w:sdt>
        </w:p>
      </w:sdtContent>
    </w:sdt>
    <w:sdt>
      <w:sdtPr>
        <w:id w:val="13504601"/>
        <w:tag w:val="goog_rdk_1479"/>
      </w:sdtPr>
      <w:sdtContent>
        <w:p w:rsidR="00000000" w:rsidDel="00000000" w:rsidP="00000000" w:rsidRDefault="00000000" w:rsidRPr="00000000" w14:paraId="000001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2714623"/>
              <w:tag w:val="goog_rdk_1477"/>
            </w:sdtPr>
            <w:sdtContent>
              <w:ins w:author="Anonymous" w:id="66" w:date="2026-09-22T03:03:20Z"/>
              <w:sdt>
                <w:sdtPr>
                  <w:id w:val="-229225700"/>
                  <w:tag w:val="goog_rdk_1478"/>
                </w:sdtPr>
                <w:sdtContent>
                  <w:ins w:author="Anonymous" w:id="66" w:date="2026-09-22T03:03:20Z">
                    <w:r w:rsidDel="00000000" w:rsidR="00000000" w:rsidRPr="00000000">
                      <w:rPr>
                        <w:rtl w:val="0"/>
                      </w:rPr>
                    </w:r>
                  </w:ins>
                </w:sdtContent>
              </w:sdt>
              <w:ins w:author="Anonymous" w:id="66" w:date="2026-09-22T03:03:20Z">
                <w:bookmarkStart w:colFirst="0" w:colLast="0" w:name="_heading=h.718r558lygqi" w:id="174"/>
                <w:bookmarkEnd w:id="174"/>
              </w:ins>
            </w:sdtContent>
          </w:sdt>
        </w:p>
      </w:sdtContent>
    </w:sdt>
    <w:sdt>
      <w:sdtPr>
        <w:id w:val="467663921"/>
        <w:tag w:val="goog_rdk_1482"/>
      </w:sdtPr>
      <w:sdtContent>
        <w:p w:rsidR="00000000" w:rsidDel="00000000" w:rsidP="00000000" w:rsidRDefault="00000000" w:rsidRPr="00000000" w14:paraId="000001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5068499"/>
              <w:tag w:val="goog_rdk_1480"/>
            </w:sdtPr>
            <w:sdtContent>
              <w:ins w:author="Anonymous" w:id="66" w:date="2026-09-22T03:03:20Z"/>
              <w:sdt>
                <w:sdtPr>
                  <w:id w:val="-1291582223"/>
                  <w:tag w:val="goog_rdk_1481"/>
                </w:sdtPr>
                <w:sdtContent>
                  <w:ins w:author="Anonymous" w:id="66" w:date="2026-09-22T03:03:20Z">
                    <w:r w:rsidDel="00000000" w:rsidR="00000000" w:rsidRPr="00000000">
                      <w:rPr>
                        <w:rtl w:val="0"/>
                      </w:rPr>
                    </w:r>
                  </w:ins>
                </w:sdtContent>
              </w:sdt>
              <w:ins w:author="Anonymous" w:id="66" w:date="2026-09-22T03:03:20Z">
                <w:bookmarkStart w:colFirst="0" w:colLast="0" w:name="_heading=h.ic398qo668lh" w:id="175"/>
                <w:bookmarkEnd w:id="175"/>
              </w:ins>
            </w:sdtContent>
          </w:sdt>
        </w:p>
      </w:sdtContent>
    </w:sdt>
    <w:sdt>
      <w:sdtPr>
        <w:id w:val="-1921199422"/>
        <w:tag w:val="goog_rdk_1485"/>
      </w:sdtPr>
      <w:sdtContent>
        <w:p w:rsidR="00000000" w:rsidDel="00000000" w:rsidP="00000000" w:rsidRDefault="00000000" w:rsidRPr="00000000" w14:paraId="000001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7454923"/>
              <w:tag w:val="goog_rdk_1483"/>
            </w:sdtPr>
            <w:sdtContent>
              <w:ins w:author="Anonymous" w:id="66" w:date="2026-09-22T03:03:20Z"/>
              <w:sdt>
                <w:sdtPr>
                  <w:id w:val="-401200026"/>
                  <w:tag w:val="goog_rdk_1484"/>
                </w:sdtPr>
                <w:sdtContent>
                  <w:ins w:author="Anonymous" w:id="66" w:date="2026-09-22T03:03:20Z">
                    <w:r w:rsidDel="00000000" w:rsidR="00000000" w:rsidRPr="00000000">
                      <w:rPr>
                        <w:rtl w:val="0"/>
                      </w:rPr>
                    </w:r>
                  </w:ins>
                </w:sdtContent>
              </w:sdt>
              <w:ins w:author="Anonymous" w:id="66" w:date="2026-09-22T03:03:20Z">
                <w:bookmarkStart w:colFirst="0" w:colLast="0" w:name="_heading=h.xclz0xea78mp" w:id="176"/>
                <w:bookmarkEnd w:id="176"/>
              </w:ins>
            </w:sdtContent>
          </w:sdt>
        </w:p>
      </w:sdtContent>
    </w:sdt>
    <w:sdt>
      <w:sdtPr>
        <w:id w:val="-119793496"/>
        <w:tag w:val="goog_rdk_1488"/>
      </w:sdtPr>
      <w:sdtContent>
        <w:p w:rsidR="00000000" w:rsidDel="00000000" w:rsidP="00000000" w:rsidRDefault="00000000" w:rsidRPr="00000000" w14:paraId="000001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0827146"/>
              <w:tag w:val="goog_rdk_1486"/>
            </w:sdtPr>
            <w:sdtContent>
              <w:ins w:author="Anonymous" w:id="66" w:date="2026-09-22T03:03:20Z"/>
              <w:sdt>
                <w:sdtPr>
                  <w:id w:val="1152771139"/>
                  <w:tag w:val="goog_rdk_1487"/>
                </w:sdtPr>
                <w:sdtContent>
                  <w:ins w:author="Anonymous" w:id="66" w:date="2026-09-22T03:03:20Z">
                    <w:r w:rsidDel="00000000" w:rsidR="00000000" w:rsidRPr="00000000">
                      <w:rPr>
                        <w:rtl w:val="0"/>
                      </w:rPr>
                    </w:r>
                  </w:ins>
                </w:sdtContent>
              </w:sdt>
              <w:ins w:author="Anonymous" w:id="66" w:date="2026-09-22T03:03:20Z">
                <w:bookmarkStart w:colFirst="0" w:colLast="0" w:name="_heading=h.cin06j4l27bm" w:id="177"/>
                <w:bookmarkEnd w:id="177"/>
              </w:ins>
            </w:sdtContent>
          </w:sdt>
        </w:p>
      </w:sdtContent>
    </w:sdt>
    <w:sdt>
      <w:sdtPr>
        <w:id w:val="1398164964"/>
        <w:tag w:val="goog_rdk_1491"/>
      </w:sdtPr>
      <w:sdtContent>
        <w:p w:rsidR="00000000" w:rsidDel="00000000" w:rsidP="00000000" w:rsidRDefault="00000000" w:rsidRPr="00000000" w14:paraId="000001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278665"/>
              <w:tag w:val="goog_rdk_1489"/>
            </w:sdtPr>
            <w:sdtContent>
              <w:ins w:author="Anonymous" w:id="66" w:date="2026-09-22T03:03:20Z"/>
              <w:sdt>
                <w:sdtPr>
                  <w:id w:val="-1811683451"/>
                  <w:tag w:val="goog_rdk_1490"/>
                </w:sdtPr>
                <w:sdtContent>
                  <w:ins w:author="Anonymous" w:id="66" w:date="2026-09-22T03:03:20Z">
                    <w:r w:rsidDel="00000000" w:rsidR="00000000" w:rsidRPr="00000000">
                      <w:rPr>
                        <w:rtl w:val="0"/>
                      </w:rPr>
                    </w:r>
                  </w:ins>
                </w:sdtContent>
              </w:sdt>
              <w:ins w:author="Anonymous" w:id="66" w:date="2026-09-22T03:03:20Z">
                <w:bookmarkStart w:colFirst="0" w:colLast="0" w:name="_heading=h.qe3f1ccwmfko" w:id="178"/>
                <w:bookmarkEnd w:id="178"/>
              </w:ins>
            </w:sdtContent>
          </w:sdt>
        </w:p>
      </w:sdtContent>
    </w:sdt>
    <w:sdt>
      <w:sdtPr>
        <w:id w:val="-600820060"/>
        <w:tag w:val="goog_rdk_1494"/>
      </w:sdtPr>
      <w:sdtContent>
        <w:p w:rsidR="00000000" w:rsidDel="00000000" w:rsidP="00000000" w:rsidRDefault="00000000" w:rsidRPr="00000000" w14:paraId="000001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4244076"/>
              <w:tag w:val="goog_rdk_1492"/>
            </w:sdtPr>
            <w:sdtContent>
              <w:ins w:author="Anonymous" w:id="66" w:date="2026-09-22T03:03:20Z"/>
              <w:sdt>
                <w:sdtPr>
                  <w:id w:val="1402234520"/>
                  <w:tag w:val="goog_rdk_1493"/>
                </w:sdtPr>
                <w:sdtContent>
                  <w:ins w:author="Anonymous" w:id="66" w:date="2026-09-22T03:03:20Z">
                    <w:r w:rsidDel="00000000" w:rsidR="00000000" w:rsidRPr="00000000">
                      <w:rPr>
                        <w:rtl w:val="0"/>
                      </w:rPr>
                    </w:r>
                  </w:ins>
                </w:sdtContent>
              </w:sdt>
              <w:ins w:author="Anonymous" w:id="66" w:date="2026-09-22T03:03:20Z">
                <w:bookmarkStart w:colFirst="0" w:colLast="0" w:name="_heading=h.n4xfut1g8gu" w:id="179"/>
                <w:bookmarkEnd w:id="179"/>
              </w:ins>
            </w:sdtContent>
          </w:sdt>
        </w:p>
      </w:sdtContent>
    </w:sdt>
    <w:sdt>
      <w:sdtPr>
        <w:id w:val="-15175369"/>
        <w:tag w:val="goog_rdk_1497"/>
      </w:sdtPr>
      <w:sdtContent>
        <w:p w:rsidR="00000000" w:rsidDel="00000000" w:rsidP="00000000" w:rsidRDefault="00000000" w:rsidRPr="00000000" w14:paraId="000001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4602048"/>
              <w:tag w:val="goog_rdk_1495"/>
            </w:sdtPr>
            <w:sdtContent>
              <w:ins w:author="Anonymous" w:id="66" w:date="2026-09-22T03:03:20Z"/>
              <w:sdt>
                <w:sdtPr>
                  <w:id w:val="890779252"/>
                  <w:tag w:val="goog_rdk_1496"/>
                </w:sdtPr>
                <w:sdtContent>
                  <w:ins w:author="Anonymous" w:id="66" w:date="2026-09-22T03:03:20Z">
                    <w:r w:rsidDel="00000000" w:rsidR="00000000" w:rsidRPr="00000000">
                      <w:rPr>
                        <w:rtl w:val="0"/>
                      </w:rPr>
                    </w:r>
                  </w:ins>
                </w:sdtContent>
              </w:sdt>
              <w:ins w:author="Anonymous" w:id="66" w:date="2026-09-22T03:03:20Z">
                <w:bookmarkStart w:colFirst="0" w:colLast="0" w:name="_heading=h.n9y7lw5f54e" w:id="180"/>
                <w:bookmarkEnd w:id="180"/>
              </w:ins>
            </w:sdtContent>
          </w:sdt>
        </w:p>
      </w:sdtContent>
    </w:sdt>
    <w:sdt>
      <w:sdtPr>
        <w:id w:val="-950969558"/>
        <w:tag w:val="goog_rdk_1500"/>
      </w:sdtPr>
      <w:sdtContent>
        <w:p w:rsidR="00000000" w:rsidDel="00000000" w:rsidP="00000000" w:rsidRDefault="00000000" w:rsidRPr="00000000" w14:paraId="000001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323571"/>
              <w:tag w:val="goog_rdk_1498"/>
            </w:sdtPr>
            <w:sdtContent>
              <w:ins w:author="Anonymous" w:id="66" w:date="2026-09-22T03:03:20Z"/>
              <w:sdt>
                <w:sdtPr>
                  <w:id w:val="562908970"/>
                  <w:tag w:val="goog_rdk_1499"/>
                </w:sdtPr>
                <w:sdtContent>
                  <w:ins w:author="Anonymous" w:id="66" w:date="2026-09-22T03:03:20Z">
                    <w:r w:rsidDel="00000000" w:rsidR="00000000" w:rsidRPr="00000000">
                      <w:rPr>
                        <w:rtl w:val="0"/>
                      </w:rPr>
                    </w:r>
                  </w:ins>
                </w:sdtContent>
              </w:sdt>
              <w:ins w:author="Anonymous" w:id="66" w:date="2026-09-22T03:03:20Z">
                <w:bookmarkStart w:colFirst="0" w:colLast="0" w:name="_heading=h.aercgg8jqhk5" w:id="181"/>
                <w:bookmarkEnd w:id="181"/>
              </w:ins>
            </w:sdtContent>
          </w:sdt>
        </w:p>
      </w:sdtContent>
    </w:sdt>
    <w:sdt>
      <w:sdtPr>
        <w:id w:val="-1899935213"/>
        <w:tag w:val="goog_rdk_1503"/>
      </w:sdtPr>
      <w:sdtContent>
        <w:p w:rsidR="00000000" w:rsidDel="00000000" w:rsidP="00000000" w:rsidRDefault="00000000" w:rsidRPr="00000000" w14:paraId="000001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0609808"/>
              <w:tag w:val="goog_rdk_1501"/>
            </w:sdtPr>
            <w:sdtContent>
              <w:ins w:author="Anonymous" w:id="66" w:date="2026-09-22T03:03:20Z"/>
              <w:sdt>
                <w:sdtPr>
                  <w:id w:val="-1987011915"/>
                  <w:tag w:val="goog_rdk_1502"/>
                </w:sdtPr>
                <w:sdtContent>
                  <w:ins w:author="Anonymous" w:id="66" w:date="2026-09-22T03:03:20Z">
                    <w:r w:rsidDel="00000000" w:rsidR="00000000" w:rsidRPr="00000000">
                      <w:rPr>
                        <w:rtl w:val="0"/>
                      </w:rPr>
                    </w:r>
                  </w:ins>
                </w:sdtContent>
              </w:sdt>
              <w:ins w:author="Anonymous" w:id="66" w:date="2026-09-22T03:03:20Z">
                <w:bookmarkStart w:colFirst="0" w:colLast="0" w:name="_heading=h.7b4foat5yqqc" w:id="182"/>
                <w:bookmarkEnd w:id="182"/>
              </w:ins>
            </w:sdtContent>
          </w:sdt>
        </w:p>
      </w:sdtContent>
    </w:sdt>
    <w:sdt>
      <w:sdtPr>
        <w:id w:val="23269428"/>
        <w:tag w:val="goog_rdk_1506"/>
      </w:sdtPr>
      <w:sdtContent>
        <w:p w:rsidR="00000000" w:rsidDel="00000000" w:rsidP="00000000" w:rsidRDefault="00000000" w:rsidRPr="00000000" w14:paraId="000001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9448935"/>
              <w:tag w:val="goog_rdk_1504"/>
            </w:sdtPr>
            <w:sdtContent>
              <w:ins w:author="Anonymous" w:id="66" w:date="2026-09-22T03:03:20Z"/>
              <w:sdt>
                <w:sdtPr>
                  <w:id w:val="-408218838"/>
                  <w:tag w:val="goog_rdk_1505"/>
                </w:sdtPr>
                <w:sdtContent>
                  <w:ins w:author="Anonymous" w:id="66" w:date="2026-09-22T03:03:20Z">
                    <w:r w:rsidDel="00000000" w:rsidR="00000000" w:rsidRPr="00000000">
                      <w:rPr>
                        <w:rtl w:val="0"/>
                      </w:rPr>
                    </w:r>
                  </w:ins>
                </w:sdtContent>
              </w:sdt>
              <w:ins w:author="Anonymous" w:id="66" w:date="2026-09-22T03:03:20Z">
                <w:bookmarkStart w:colFirst="0" w:colLast="0" w:name="_heading=h.uqz2o1d3en65" w:id="183"/>
                <w:bookmarkEnd w:id="183"/>
              </w:ins>
            </w:sdtContent>
          </w:sdt>
        </w:p>
      </w:sdtContent>
    </w:sdt>
    <w:sdt>
      <w:sdtPr>
        <w:id w:val="1657852746"/>
        <w:tag w:val="goog_rdk_1509"/>
      </w:sdtPr>
      <w:sdtContent>
        <w:p w:rsidR="00000000" w:rsidDel="00000000" w:rsidP="00000000" w:rsidRDefault="00000000" w:rsidRPr="00000000" w14:paraId="000001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989889"/>
              <w:tag w:val="goog_rdk_1507"/>
            </w:sdtPr>
            <w:sdtContent>
              <w:ins w:author="Anonymous" w:id="66" w:date="2026-09-22T03:03:20Z"/>
              <w:sdt>
                <w:sdtPr>
                  <w:id w:val="1521758340"/>
                  <w:tag w:val="goog_rdk_1508"/>
                </w:sdtPr>
                <w:sdtContent>
                  <w:ins w:author="Anonymous" w:id="66" w:date="2026-09-22T03:03:20Z">
                    <w:r w:rsidDel="00000000" w:rsidR="00000000" w:rsidRPr="00000000">
                      <w:rPr>
                        <w:rtl w:val="0"/>
                      </w:rPr>
                    </w:r>
                  </w:ins>
                </w:sdtContent>
              </w:sdt>
              <w:ins w:author="Anonymous" w:id="66" w:date="2026-09-22T03:03:20Z">
                <w:bookmarkStart w:colFirst="0" w:colLast="0" w:name="_heading=h.c6chs6h3fzdq" w:id="184"/>
                <w:bookmarkEnd w:id="184"/>
              </w:ins>
            </w:sdtContent>
          </w:sdt>
        </w:p>
      </w:sdtContent>
    </w:sdt>
    <w:sdt>
      <w:sdtPr>
        <w:id w:val="1088631974"/>
        <w:tag w:val="goog_rdk_1512"/>
      </w:sdtPr>
      <w:sdtContent>
        <w:p w:rsidR="00000000" w:rsidDel="00000000" w:rsidP="00000000" w:rsidRDefault="00000000" w:rsidRPr="00000000" w14:paraId="000002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7282287"/>
              <w:tag w:val="goog_rdk_1510"/>
            </w:sdtPr>
            <w:sdtContent>
              <w:ins w:author="Anonymous" w:id="66" w:date="2026-09-22T03:03:20Z"/>
              <w:sdt>
                <w:sdtPr>
                  <w:id w:val="665037109"/>
                  <w:tag w:val="goog_rdk_1511"/>
                </w:sdtPr>
                <w:sdtContent>
                  <w:ins w:author="Anonymous" w:id="66" w:date="2026-09-22T03:03:20Z">
                    <w:r w:rsidDel="00000000" w:rsidR="00000000" w:rsidRPr="00000000">
                      <w:rPr>
                        <w:rtl w:val="0"/>
                      </w:rPr>
                    </w:r>
                  </w:ins>
                </w:sdtContent>
              </w:sdt>
              <w:ins w:author="Anonymous" w:id="66" w:date="2026-09-22T03:03:20Z">
                <w:bookmarkStart w:colFirst="0" w:colLast="0" w:name="_heading=h.pkzxw9y4we4j" w:id="185"/>
                <w:bookmarkEnd w:id="185"/>
              </w:ins>
            </w:sdtContent>
          </w:sdt>
        </w:p>
      </w:sdtContent>
    </w:sdt>
    <w:sdt>
      <w:sdtPr>
        <w:id w:val="1671349470"/>
        <w:tag w:val="goog_rdk_1515"/>
      </w:sdtPr>
      <w:sdtContent>
        <w:p w:rsidR="00000000" w:rsidDel="00000000" w:rsidP="00000000" w:rsidRDefault="00000000" w:rsidRPr="00000000" w14:paraId="000002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8377218"/>
              <w:tag w:val="goog_rdk_1513"/>
            </w:sdtPr>
            <w:sdtContent>
              <w:ins w:author="Anonymous" w:id="66" w:date="2026-09-22T03:03:20Z"/>
              <w:sdt>
                <w:sdtPr>
                  <w:id w:val="-1016300230"/>
                  <w:tag w:val="goog_rdk_1514"/>
                </w:sdtPr>
                <w:sdtContent>
                  <w:ins w:author="Anonymous" w:id="66" w:date="2026-09-22T03:03:20Z">
                    <w:r w:rsidDel="00000000" w:rsidR="00000000" w:rsidRPr="00000000">
                      <w:rPr>
                        <w:rtl w:val="0"/>
                      </w:rPr>
                    </w:r>
                  </w:ins>
                </w:sdtContent>
              </w:sdt>
              <w:ins w:author="Anonymous" w:id="66" w:date="2026-09-22T03:03:20Z">
                <w:bookmarkStart w:colFirst="0" w:colLast="0" w:name="_heading=h.78rewi6vi70j" w:id="186"/>
                <w:bookmarkEnd w:id="186"/>
              </w:ins>
            </w:sdtContent>
          </w:sdt>
        </w:p>
      </w:sdtContent>
    </w:sdt>
    <w:sdt>
      <w:sdtPr>
        <w:id w:val="-672543543"/>
        <w:tag w:val="goog_rdk_1518"/>
      </w:sdtPr>
      <w:sdtContent>
        <w:p w:rsidR="00000000" w:rsidDel="00000000" w:rsidP="00000000" w:rsidRDefault="00000000" w:rsidRPr="00000000" w14:paraId="000002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7354902"/>
              <w:tag w:val="goog_rdk_1516"/>
            </w:sdtPr>
            <w:sdtContent>
              <w:ins w:author="Anonymous" w:id="66" w:date="2026-09-22T03:03:20Z"/>
              <w:sdt>
                <w:sdtPr>
                  <w:id w:val="-1095018371"/>
                  <w:tag w:val="goog_rdk_1517"/>
                </w:sdtPr>
                <w:sdtContent>
                  <w:ins w:author="Anonymous" w:id="66" w:date="2026-09-22T03:03:20Z">
                    <w:r w:rsidDel="00000000" w:rsidR="00000000" w:rsidRPr="00000000">
                      <w:rPr>
                        <w:rtl w:val="0"/>
                      </w:rPr>
                    </w:r>
                  </w:ins>
                </w:sdtContent>
              </w:sdt>
              <w:ins w:author="Anonymous" w:id="66" w:date="2026-09-22T03:03:20Z">
                <w:bookmarkStart w:colFirst="0" w:colLast="0" w:name="_heading=h.95b1fr9yk8xk" w:id="187"/>
                <w:bookmarkEnd w:id="187"/>
              </w:ins>
            </w:sdtContent>
          </w:sdt>
        </w:p>
      </w:sdtContent>
    </w:sdt>
    <w:sdt>
      <w:sdtPr>
        <w:id w:val="1740923724"/>
        <w:tag w:val="goog_rdk_1521"/>
      </w:sdtPr>
      <w:sdtContent>
        <w:p w:rsidR="00000000" w:rsidDel="00000000" w:rsidP="00000000" w:rsidRDefault="00000000" w:rsidRPr="00000000" w14:paraId="000002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6050687"/>
              <w:tag w:val="goog_rdk_1519"/>
            </w:sdtPr>
            <w:sdtContent>
              <w:ins w:author="Anonymous" w:id="66" w:date="2026-09-22T03:03:20Z"/>
              <w:sdt>
                <w:sdtPr>
                  <w:id w:val="-1900921252"/>
                  <w:tag w:val="goog_rdk_1520"/>
                </w:sdtPr>
                <w:sdtContent>
                  <w:ins w:author="Anonymous" w:id="66" w:date="2026-09-22T03:03:20Z">
                    <w:r w:rsidDel="00000000" w:rsidR="00000000" w:rsidRPr="00000000">
                      <w:rPr>
                        <w:rtl w:val="0"/>
                      </w:rPr>
                    </w:r>
                  </w:ins>
                </w:sdtContent>
              </w:sdt>
              <w:ins w:author="Anonymous" w:id="66" w:date="2026-09-22T03:03:20Z">
                <w:bookmarkStart w:colFirst="0" w:colLast="0" w:name="_heading=h.2136punrz4u1" w:id="188"/>
                <w:bookmarkEnd w:id="188"/>
              </w:ins>
            </w:sdtContent>
          </w:sdt>
        </w:p>
      </w:sdtContent>
    </w:sdt>
    <w:sdt>
      <w:sdtPr>
        <w:id w:val="-1342385381"/>
        <w:tag w:val="goog_rdk_1524"/>
      </w:sdtPr>
      <w:sdtContent>
        <w:p w:rsidR="00000000" w:rsidDel="00000000" w:rsidP="00000000" w:rsidRDefault="00000000" w:rsidRPr="00000000" w14:paraId="000002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635253"/>
              <w:tag w:val="goog_rdk_1522"/>
            </w:sdtPr>
            <w:sdtContent>
              <w:ins w:author="Anonymous" w:id="66" w:date="2026-09-22T03:03:20Z"/>
              <w:sdt>
                <w:sdtPr>
                  <w:id w:val="-1225029118"/>
                  <w:tag w:val="goog_rdk_1523"/>
                </w:sdtPr>
                <w:sdtContent>
                  <w:ins w:author="Anonymous" w:id="66" w:date="2026-09-22T03:03:20Z">
                    <w:r w:rsidDel="00000000" w:rsidR="00000000" w:rsidRPr="00000000">
                      <w:rPr>
                        <w:rtl w:val="0"/>
                      </w:rPr>
                    </w:r>
                  </w:ins>
                </w:sdtContent>
              </w:sdt>
              <w:ins w:author="Anonymous" w:id="66" w:date="2026-09-22T03:03:20Z">
                <w:bookmarkStart w:colFirst="0" w:colLast="0" w:name="_heading=h.smvnx8ll1mrb" w:id="189"/>
                <w:bookmarkEnd w:id="189"/>
              </w:ins>
            </w:sdtContent>
          </w:sdt>
        </w:p>
      </w:sdtContent>
    </w:sdt>
    <w:sdt>
      <w:sdtPr>
        <w:id w:val="1218072954"/>
        <w:tag w:val="goog_rdk_1527"/>
      </w:sdtPr>
      <w:sdtContent>
        <w:p w:rsidR="00000000" w:rsidDel="00000000" w:rsidP="00000000" w:rsidRDefault="00000000" w:rsidRPr="00000000" w14:paraId="000002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636732"/>
              <w:tag w:val="goog_rdk_1525"/>
            </w:sdtPr>
            <w:sdtContent>
              <w:ins w:author="Anonymous" w:id="66" w:date="2026-09-22T03:03:20Z"/>
              <w:sdt>
                <w:sdtPr>
                  <w:id w:val="1255029756"/>
                  <w:tag w:val="goog_rdk_1526"/>
                </w:sdtPr>
                <w:sdtContent>
                  <w:ins w:author="Anonymous" w:id="66" w:date="2026-09-22T03:03:20Z">
                    <w:r w:rsidDel="00000000" w:rsidR="00000000" w:rsidRPr="00000000">
                      <w:rPr>
                        <w:rtl w:val="0"/>
                      </w:rPr>
                    </w:r>
                  </w:ins>
                </w:sdtContent>
              </w:sdt>
              <w:ins w:author="Anonymous" w:id="66" w:date="2026-09-22T03:03:20Z">
                <w:bookmarkStart w:colFirst="0" w:colLast="0" w:name="_heading=h.2b2eou4tb88b" w:id="190"/>
                <w:bookmarkEnd w:id="190"/>
              </w:ins>
            </w:sdtContent>
          </w:sdt>
        </w:p>
      </w:sdtContent>
    </w:sdt>
    <w:sdt>
      <w:sdtPr>
        <w:id w:val="578291100"/>
        <w:tag w:val="goog_rdk_1530"/>
      </w:sdtPr>
      <w:sdtContent>
        <w:p w:rsidR="00000000" w:rsidDel="00000000" w:rsidP="00000000" w:rsidRDefault="00000000" w:rsidRPr="00000000" w14:paraId="000002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5304477"/>
              <w:tag w:val="goog_rdk_1528"/>
            </w:sdtPr>
            <w:sdtContent>
              <w:ins w:author="Anonymous" w:id="66" w:date="2026-09-22T03:03:20Z"/>
              <w:sdt>
                <w:sdtPr>
                  <w:id w:val="331192383"/>
                  <w:tag w:val="goog_rdk_1529"/>
                </w:sdtPr>
                <w:sdtContent>
                  <w:ins w:author="Anonymous" w:id="66" w:date="2026-09-22T03:03:20Z">
                    <w:r w:rsidDel="00000000" w:rsidR="00000000" w:rsidRPr="00000000">
                      <w:rPr>
                        <w:rtl w:val="0"/>
                      </w:rPr>
                    </w:r>
                  </w:ins>
                </w:sdtContent>
              </w:sdt>
              <w:ins w:author="Anonymous" w:id="66" w:date="2026-09-22T03:03:20Z">
                <w:bookmarkStart w:colFirst="0" w:colLast="0" w:name="_heading=h.2ivauebcruab" w:id="191"/>
                <w:bookmarkEnd w:id="191"/>
              </w:ins>
            </w:sdtContent>
          </w:sdt>
        </w:p>
      </w:sdtContent>
    </w:sdt>
    <w:sdt>
      <w:sdtPr>
        <w:id w:val="1372216897"/>
        <w:tag w:val="goog_rdk_1533"/>
      </w:sdtPr>
      <w:sdtContent>
        <w:p w:rsidR="00000000" w:rsidDel="00000000" w:rsidP="00000000" w:rsidRDefault="00000000" w:rsidRPr="00000000" w14:paraId="000002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2923264"/>
              <w:tag w:val="goog_rdk_1531"/>
            </w:sdtPr>
            <w:sdtContent>
              <w:ins w:author="Anonymous" w:id="66" w:date="2026-09-22T03:03:20Z"/>
              <w:sdt>
                <w:sdtPr>
                  <w:id w:val="-294775196"/>
                  <w:tag w:val="goog_rdk_1532"/>
                </w:sdtPr>
                <w:sdtContent>
                  <w:ins w:author="Anonymous" w:id="66" w:date="2026-09-22T03:03:20Z">
                    <w:r w:rsidDel="00000000" w:rsidR="00000000" w:rsidRPr="00000000">
                      <w:rPr>
                        <w:rtl w:val="0"/>
                      </w:rPr>
                    </w:r>
                  </w:ins>
                </w:sdtContent>
              </w:sdt>
              <w:ins w:author="Anonymous" w:id="66" w:date="2026-09-22T03:03:20Z">
                <w:bookmarkStart w:colFirst="0" w:colLast="0" w:name="_heading=h.7v6ast1m3r4d" w:id="192"/>
                <w:bookmarkEnd w:id="192"/>
              </w:ins>
            </w:sdtContent>
          </w:sdt>
        </w:p>
      </w:sdtContent>
    </w:sdt>
    <w:sdt>
      <w:sdtPr>
        <w:id w:val="-91703098"/>
        <w:tag w:val="goog_rdk_1536"/>
      </w:sdtPr>
      <w:sdtContent>
        <w:p w:rsidR="00000000" w:rsidDel="00000000" w:rsidP="00000000" w:rsidRDefault="00000000" w:rsidRPr="00000000" w14:paraId="000002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6083297"/>
              <w:tag w:val="goog_rdk_1534"/>
            </w:sdtPr>
            <w:sdtContent>
              <w:ins w:author="Anonymous" w:id="66" w:date="2026-09-22T03:03:20Z"/>
              <w:sdt>
                <w:sdtPr>
                  <w:id w:val="378117754"/>
                  <w:tag w:val="goog_rdk_1535"/>
                </w:sdtPr>
                <w:sdtContent>
                  <w:ins w:author="Anonymous" w:id="66" w:date="2026-09-22T03:03:20Z">
                    <w:r w:rsidDel="00000000" w:rsidR="00000000" w:rsidRPr="00000000">
                      <w:rPr>
                        <w:rtl w:val="0"/>
                      </w:rPr>
                    </w:r>
                  </w:ins>
                </w:sdtContent>
              </w:sdt>
              <w:ins w:author="Anonymous" w:id="66" w:date="2026-09-22T03:03:20Z">
                <w:bookmarkStart w:colFirst="0" w:colLast="0" w:name="_heading=h.hl1wx6gb3jdl" w:id="193"/>
                <w:bookmarkEnd w:id="193"/>
              </w:ins>
            </w:sdtContent>
          </w:sdt>
        </w:p>
      </w:sdtContent>
    </w:sdt>
    <w:sdt>
      <w:sdtPr>
        <w:id w:val="-118139095"/>
        <w:tag w:val="goog_rdk_1539"/>
      </w:sdtPr>
      <w:sdtContent>
        <w:p w:rsidR="00000000" w:rsidDel="00000000" w:rsidP="00000000" w:rsidRDefault="00000000" w:rsidRPr="00000000" w14:paraId="000002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7156782"/>
              <w:tag w:val="goog_rdk_1537"/>
            </w:sdtPr>
            <w:sdtContent>
              <w:ins w:author="Anonymous" w:id="66" w:date="2026-09-22T03:03:20Z"/>
              <w:sdt>
                <w:sdtPr>
                  <w:id w:val="747444214"/>
                  <w:tag w:val="goog_rdk_1538"/>
                </w:sdtPr>
                <w:sdtContent>
                  <w:ins w:author="Anonymous" w:id="66" w:date="2026-09-22T03:03:20Z">
                    <w:r w:rsidDel="00000000" w:rsidR="00000000" w:rsidRPr="00000000">
                      <w:rPr>
                        <w:rtl w:val="0"/>
                      </w:rPr>
                    </w:r>
                  </w:ins>
                </w:sdtContent>
              </w:sdt>
              <w:ins w:author="Anonymous" w:id="66" w:date="2026-09-22T03:03:20Z">
                <w:bookmarkStart w:colFirst="0" w:colLast="0" w:name="_heading=h.uk0n03yfzsgl" w:id="194"/>
                <w:bookmarkEnd w:id="194"/>
              </w:ins>
            </w:sdtContent>
          </w:sdt>
        </w:p>
      </w:sdtContent>
    </w:sdt>
    <w:sdt>
      <w:sdtPr>
        <w:id w:val="767403621"/>
        <w:tag w:val="goog_rdk_1542"/>
      </w:sdtPr>
      <w:sdtContent>
        <w:p w:rsidR="00000000" w:rsidDel="00000000" w:rsidP="00000000" w:rsidRDefault="00000000" w:rsidRPr="00000000" w14:paraId="000002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7411110"/>
              <w:tag w:val="goog_rdk_1540"/>
            </w:sdtPr>
            <w:sdtContent>
              <w:ins w:author="Anonymous" w:id="66" w:date="2026-09-22T03:03:20Z"/>
              <w:sdt>
                <w:sdtPr>
                  <w:id w:val="-1186379556"/>
                  <w:tag w:val="goog_rdk_1541"/>
                </w:sdtPr>
                <w:sdtContent>
                  <w:ins w:author="Anonymous" w:id="66" w:date="2026-09-22T03:03:20Z">
                    <w:r w:rsidDel="00000000" w:rsidR="00000000" w:rsidRPr="00000000">
                      <w:rPr>
                        <w:rtl w:val="0"/>
                      </w:rPr>
                    </w:r>
                  </w:ins>
                </w:sdtContent>
              </w:sdt>
              <w:ins w:author="Anonymous" w:id="66" w:date="2026-09-22T03:03:20Z">
                <w:bookmarkStart w:colFirst="0" w:colLast="0" w:name="_heading=h.vmtez68vt5hh" w:id="195"/>
                <w:bookmarkEnd w:id="195"/>
              </w:ins>
            </w:sdtContent>
          </w:sdt>
        </w:p>
      </w:sdtContent>
    </w:sdt>
    <w:sdt>
      <w:sdtPr>
        <w:id w:val="174904789"/>
        <w:tag w:val="goog_rdk_1545"/>
      </w:sdtPr>
      <w:sdtContent>
        <w:p w:rsidR="00000000" w:rsidDel="00000000" w:rsidP="00000000" w:rsidRDefault="00000000" w:rsidRPr="00000000" w14:paraId="000002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1844810"/>
              <w:tag w:val="goog_rdk_1543"/>
            </w:sdtPr>
            <w:sdtContent>
              <w:ins w:author="Anonymous" w:id="66" w:date="2026-09-22T03:03:20Z"/>
              <w:sdt>
                <w:sdtPr>
                  <w:id w:val="-734985342"/>
                  <w:tag w:val="goog_rdk_1544"/>
                </w:sdtPr>
                <w:sdtContent>
                  <w:ins w:author="Anonymous" w:id="66" w:date="2026-09-22T03:03:20Z">
                    <w:r w:rsidDel="00000000" w:rsidR="00000000" w:rsidRPr="00000000">
                      <w:rPr>
                        <w:rtl w:val="0"/>
                      </w:rPr>
                    </w:r>
                  </w:ins>
                </w:sdtContent>
              </w:sdt>
              <w:ins w:author="Anonymous" w:id="66" w:date="2026-09-22T03:03:20Z">
                <w:bookmarkStart w:colFirst="0" w:colLast="0" w:name="_heading=h.6rpzfbb15prh" w:id="196"/>
                <w:bookmarkEnd w:id="196"/>
              </w:ins>
            </w:sdtContent>
          </w:sdt>
        </w:p>
      </w:sdtContent>
    </w:sdt>
    <w:sdt>
      <w:sdtPr>
        <w:id w:val="405454022"/>
        <w:tag w:val="goog_rdk_1548"/>
      </w:sdtPr>
      <w:sdtContent>
        <w:p w:rsidR="00000000" w:rsidDel="00000000" w:rsidP="00000000" w:rsidRDefault="00000000" w:rsidRPr="00000000" w14:paraId="000002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0078494"/>
              <w:tag w:val="goog_rdk_1546"/>
            </w:sdtPr>
            <w:sdtContent>
              <w:ins w:author="Anonymous" w:id="66" w:date="2026-09-22T03:03:20Z"/>
              <w:sdt>
                <w:sdtPr>
                  <w:id w:val="1523492225"/>
                  <w:tag w:val="goog_rdk_1547"/>
                </w:sdtPr>
                <w:sdtContent>
                  <w:ins w:author="Anonymous" w:id="66" w:date="2026-09-22T03:03:20Z">
                    <w:r w:rsidDel="00000000" w:rsidR="00000000" w:rsidRPr="00000000">
                      <w:rPr>
                        <w:rtl w:val="0"/>
                      </w:rPr>
                    </w:r>
                  </w:ins>
                </w:sdtContent>
              </w:sdt>
              <w:ins w:author="Anonymous" w:id="66" w:date="2026-09-22T03:03:20Z">
                <w:bookmarkStart w:colFirst="0" w:colLast="0" w:name="_heading=h.z6hwlnskkvsz" w:id="197"/>
                <w:bookmarkEnd w:id="197"/>
              </w:ins>
            </w:sdtContent>
          </w:sdt>
        </w:p>
      </w:sdtContent>
    </w:sdt>
    <w:sdt>
      <w:sdtPr>
        <w:id w:val="-1207889523"/>
        <w:tag w:val="goog_rdk_1551"/>
      </w:sdtPr>
      <w:sdtContent>
        <w:p w:rsidR="00000000" w:rsidDel="00000000" w:rsidP="00000000" w:rsidRDefault="00000000" w:rsidRPr="00000000" w14:paraId="000002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9130672"/>
              <w:tag w:val="goog_rdk_1549"/>
            </w:sdtPr>
            <w:sdtContent>
              <w:ins w:author="Anonymous" w:id="66" w:date="2026-09-22T03:03:20Z"/>
              <w:sdt>
                <w:sdtPr>
                  <w:id w:val="-654645733"/>
                  <w:tag w:val="goog_rdk_1550"/>
                </w:sdtPr>
                <w:sdtContent>
                  <w:ins w:author="Anonymous" w:id="66" w:date="2026-09-22T03:03:20Z">
                    <w:r w:rsidDel="00000000" w:rsidR="00000000" w:rsidRPr="00000000">
                      <w:rPr>
                        <w:rtl w:val="0"/>
                      </w:rPr>
                    </w:r>
                  </w:ins>
                </w:sdtContent>
              </w:sdt>
              <w:ins w:author="Anonymous" w:id="66" w:date="2026-09-22T03:03:20Z">
                <w:bookmarkStart w:colFirst="0" w:colLast="0" w:name="_heading=h.k5hs2k3s956v" w:id="198"/>
                <w:bookmarkEnd w:id="198"/>
              </w:ins>
            </w:sdtContent>
          </w:sdt>
        </w:p>
      </w:sdtContent>
    </w:sdt>
    <w:sdt>
      <w:sdtPr>
        <w:id w:val="1226895345"/>
        <w:tag w:val="goog_rdk_1554"/>
      </w:sdtPr>
      <w:sdtContent>
        <w:p w:rsidR="00000000" w:rsidDel="00000000" w:rsidP="00000000" w:rsidRDefault="00000000" w:rsidRPr="00000000" w14:paraId="000002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5064046"/>
              <w:tag w:val="goog_rdk_1552"/>
            </w:sdtPr>
            <w:sdtContent>
              <w:ins w:author="Anonymous" w:id="66" w:date="2026-09-22T03:03:20Z"/>
              <w:sdt>
                <w:sdtPr>
                  <w:id w:val="-626068520"/>
                  <w:tag w:val="goog_rdk_1553"/>
                </w:sdtPr>
                <w:sdtContent>
                  <w:ins w:author="Anonymous" w:id="66" w:date="2026-09-22T03:03:20Z">
                    <w:r w:rsidDel="00000000" w:rsidR="00000000" w:rsidRPr="00000000">
                      <w:rPr>
                        <w:rtl w:val="0"/>
                      </w:rPr>
                    </w:r>
                  </w:ins>
                </w:sdtContent>
              </w:sdt>
              <w:ins w:author="Anonymous" w:id="66" w:date="2026-09-22T03:03:20Z">
                <w:bookmarkStart w:colFirst="0" w:colLast="0" w:name="_heading=h.cgexs6iu2itz" w:id="199"/>
                <w:bookmarkEnd w:id="199"/>
              </w:ins>
            </w:sdtContent>
          </w:sdt>
        </w:p>
      </w:sdtContent>
    </w:sdt>
    <w:sdt>
      <w:sdtPr>
        <w:id w:val="920825631"/>
        <w:tag w:val="goog_rdk_1557"/>
      </w:sdtPr>
      <w:sdtContent>
        <w:p w:rsidR="00000000" w:rsidDel="00000000" w:rsidP="00000000" w:rsidRDefault="00000000" w:rsidRPr="00000000" w14:paraId="000002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9825005"/>
              <w:tag w:val="goog_rdk_1555"/>
            </w:sdtPr>
            <w:sdtContent>
              <w:ins w:author="Anonymous" w:id="66" w:date="2026-09-22T03:03:20Z"/>
              <w:sdt>
                <w:sdtPr>
                  <w:id w:val="-510925603"/>
                  <w:tag w:val="goog_rdk_1556"/>
                </w:sdtPr>
                <w:sdtContent>
                  <w:ins w:author="Anonymous" w:id="66" w:date="2026-09-22T03:03:20Z">
                    <w:r w:rsidDel="00000000" w:rsidR="00000000" w:rsidRPr="00000000">
                      <w:rPr>
                        <w:rtl w:val="0"/>
                      </w:rPr>
                    </w:r>
                  </w:ins>
                </w:sdtContent>
              </w:sdt>
              <w:ins w:author="Anonymous" w:id="66" w:date="2026-09-22T03:03:20Z">
                <w:bookmarkStart w:colFirst="0" w:colLast="0" w:name="_heading=h.b9su3o774ox1" w:id="200"/>
                <w:bookmarkEnd w:id="200"/>
              </w:ins>
            </w:sdtContent>
          </w:sdt>
        </w:p>
      </w:sdtContent>
    </w:sdt>
    <w:sdt>
      <w:sdtPr>
        <w:id w:val="762972359"/>
        <w:tag w:val="goog_rdk_1560"/>
      </w:sdtPr>
      <w:sdtContent>
        <w:p w:rsidR="00000000" w:rsidDel="00000000" w:rsidP="00000000" w:rsidRDefault="00000000" w:rsidRPr="00000000" w14:paraId="000002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7579312"/>
              <w:tag w:val="goog_rdk_1558"/>
            </w:sdtPr>
            <w:sdtContent>
              <w:ins w:author="Anonymous" w:id="66" w:date="2026-09-22T03:03:20Z"/>
              <w:sdt>
                <w:sdtPr>
                  <w:id w:val="-1586400293"/>
                  <w:tag w:val="goog_rdk_1559"/>
                </w:sdtPr>
                <w:sdtContent>
                  <w:ins w:author="Anonymous" w:id="66" w:date="2026-09-22T03:03:20Z">
                    <w:r w:rsidDel="00000000" w:rsidR="00000000" w:rsidRPr="00000000">
                      <w:rPr>
                        <w:rtl w:val="0"/>
                      </w:rPr>
                    </w:r>
                  </w:ins>
                </w:sdtContent>
              </w:sdt>
              <w:ins w:author="Anonymous" w:id="66" w:date="2026-09-22T03:03:20Z">
                <w:bookmarkStart w:colFirst="0" w:colLast="0" w:name="_heading=h.pt9jucajx7dt" w:id="201"/>
                <w:bookmarkEnd w:id="201"/>
              </w:ins>
            </w:sdtContent>
          </w:sdt>
        </w:p>
      </w:sdtContent>
    </w:sdt>
    <w:sdt>
      <w:sdtPr>
        <w:id w:val="-644313055"/>
        <w:tag w:val="goog_rdk_1563"/>
      </w:sdtPr>
      <w:sdtContent>
        <w:p w:rsidR="00000000" w:rsidDel="00000000" w:rsidP="00000000" w:rsidRDefault="00000000" w:rsidRPr="00000000" w14:paraId="000002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3889420"/>
              <w:tag w:val="goog_rdk_1561"/>
            </w:sdtPr>
            <w:sdtContent>
              <w:ins w:author="Anonymous" w:id="66" w:date="2026-09-22T03:03:20Z"/>
              <w:sdt>
                <w:sdtPr>
                  <w:id w:val="2025721621"/>
                  <w:tag w:val="goog_rdk_1562"/>
                </w:sdtPr>
                <w:sdtContent>
                  <w:ins w:author="Anonymous" w:id="66" w:date="2026-09-22T03:03:20Z">
                    <w:r w:rsidDel="00000000" w:rsidR="00000000" w:rsidRPr="00000000">
                      <w:rPr>
                        <w:rtl w:val="0"/>
                      </w:rPr>
                    </w:r>
                  </w:ins>
                </w:sdtContent>
              </w:sdt>
              <w:ins w:author="Anonymous" w:id="66" w:date="2026-09-22T03:03:20Z">
                <w:bookmarkStart w:colFirst="0" w:colLast="0" w:name="_heading=h.ht4w9nsoynvj" w:id="202"/>
                <w:bookmarkEnd w:id="202"/>
              </w:ins>
            </w:sdtContent>
          </w:sdt>
        </w:p>
      </w:sdtContent>
    </w:sdt>
    <w:sdt>
      <w:sdtPr>
        <w:id w:val="611874412"/>
        <w:tag w:val="goog_rdk_1566"/>
      </w:sdtPr>
      <w:sdtContent>
        <w:p w:rsidR="00000000" w:rsidDel="00000000" w:rsidP="00000000" w:rsidRDefault="00000000" w:rsidRPr="00000000" w14:paraId="000002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7681748"/>
              <w:tag w:val="goog_rdk_1564"/>
            </w:sdtPr>
            <w:sdtContent>
              <w:ins w:author="Anonymous" w:id="66" w:date="2026-09-22T03:03:20Z"/>
              <w:sdt>
                <w:sdtPr>
                  <w:id w:val="1376925467"/>
                  <w:tag w:val="goog_rdk_1565"/>
                </w:sdtPr>
                <w:sdtContent>
                  <w:ins w:author="Anonymous" w:id="66" w:date="2026-09-22T03:03:20Z">
                    <w:r w:rsidDel="00000000" w:rsidR="00000000" w:rsidRPr="00000000">
                      <w:rPr>
                        <w:rtl w:val="0"/>
                      </w:rPr>
                    </w:r>
                  </w:ins>
                </w:sdtContent>
              </w:sdt>
              <w:ins w:author="Anonymous" w:id="66" w:date="2026-09-22T03:03:20Z">
                <w:bookmarkStart w:colFirst="0" w:colLast="0" w:name="_heading=h.fs8xej57jf78" w:id="203"/>
                <w:bookmarkEnd w:id="203"/>
              </w:ins>
            </w:sdtContent>
          </w:sdt>
        </w:p>
      </w:sdtContent>
    </w:sdt>
    <w:sdt>
      <w:sdtPr>
        <w:id w:val="-754343037"/>
        <w:tag w:val="goog_rdk_1569"/>
      </w:sdtPr>
      <w:sdtContent>
        <w:p w:rsidR="00000000" w:rsidDel="00000000" w:rsidP="00000000" w:rsidRDefault="00000000" w:rsidRPr="00000000" w14:paraId="000002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119711"/>
              <w:tag w:val="goog_rdk_1567"/>
            </w:sdtPr>
            <w:sdtContent>
              <w:ins w:author="Anonymous" w:id="66" w:date="2026-09-22T03:03:20Z"/>
              <w:sdt>
                <w:sdtPr>
                  <w:id w:val="1051798807"/>
                  <w:tag w:val="goog_rdk_1568"/>
                </w:sdtPr>
                <w:sdtContent>
                  <w:ins w:author="Anonymous" w:id="66" w:date="2026-09-22T03:03:20Z">
                    <w:r w:rsidDel="00000000" w:rsidR="00000000" w:rsidRPr="00000000">
                      <w:rPr>
                        <w:rtl w:val="0"/>
                      </w:rPr>
                    </w:r>
                  </w:ins>
                </w:sdtContent>
              </w:sdt>
              <w:ins w:author="Anonymous" w:id="66" w:date="2026-09-22T03:03:20Z">
                <w:bookmarkStart w:colFirst="0" w:colLast="0" w:name="_heading=h.hmcfmivg7w03" w:id="204"/>
                <w:bookmarkEnd w:id="204"/>
              </w:ins>
            </w:sdtContent>
          </w:sdt>
        </w:p>
      </w:sdtContent>
    </w:sdt>
    <w:sdt>
      <w:sdtPr>
        <w:id w:val="-868541473"/>
        <w:tag w:val="goog_rdk_1572"/>
      </w:sdtPr>
      <w:sdtContent>
        <w:p w:rsidR="00000000" w:rsidDel="00000000" w:rsidP="00000000" w:rsidRDefault="00000000" w:rsidRPr="00000000" w14:paraId="000002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9693492"/>
              <w:tag w:val="goog_rdk_1570"/>
            </w:sdtPr>
            <w:sdtContent>
              <w:ins w:author="Anonymous" w:id="66" w:date="2026-09-22T03:03:20Z"/>
              <w:sdt>
                <w:sdtPr>
                  <w:id w:val="567865539"/>
                  <w:tag w:val="goog_rdk_1571"/>
                </w:sdtPr>
                <w:sdtContent>
                  <w:ins w:author="Anonymous" w:id="66" w:date="2026-09-22T03:03:20Z">
                    <w:r w:rsidDel="00000000" w:rsidR="00000000" w:rsidRPr="00000000">
                      <w:rPr>
                        <w:rtl w:val="0"/>
                      </w:rPr>
                    </w:r>
                  </w:ins>
                </w:sdtContent>
              </w:sdt>
              <w:ins w:author="Anonymous" w:id="66" w:date="2026-09-22T03:03:20Z">
                <w:bookmarkStart w:colFirst="0" w:colLast="0" w:name="_heading=h.waytnkxy9b39" w:id="205"/>
                <w:bookmarkEnd w:id="205"/>
              </w:ins>
            </w:sdtContent>
          </w:sdt>
        </w:p>
      </w:sdtContent>
    </w:sdt>
    <w:sdt>
      <w:sdtPr>
        <w:id w:val="261797401"/>
        <w:tag w:val="goog_rdk_1575"/>
      </w:sdtPr>
      <w:sdtContent>
        <w:p w:rsidR="00000000" w:rsidDel="00000000" w:rsidP="00000000" w:rsidRDefault="00000000" w:rsidRPr="00000000" w14:paraId="000002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0008400"/>
              <w:tag w:val="goog_rdk_1573"/>
            </w:sdtPr>
            <w:sdtContent>
              <w:ins w:author="Anonymous" w:id="66" w:date="2026-09-22T03:03:20Z"/>
              <w:sdt>
                <w:sdtPr>
                  <w:id w:val="-1230270458"/>
                  <w:tag w:val="goog_rdk_1574"/>
                </w:sdtPr>
                <w:sdtContent>
                  <w:ins w:author="Anonymous" w:id="66" w:date="2026-09-22T03:03:20Z">
                    <w:r w:rsidDel="00000000" w:rsidR="00000000" w:rsidRPr="00000000">
                      <w:rPr>
                        <w:rtl w:val="0"/>
                      </w:rPr>
                    </w:r>
                  </w:ins>
                </w:sdtContent>
              </w:sdt>
              <w:ins w:author="Anonymous" w:id="66" w:date="2026-09-22T03:03:20Z">
                <w:bookmarkStart w:colFirst="0" w:colLast="0" w:name="_heading=h.cyoz7vickq8y" w:id="206"/>
                <w:bookmarkEnd w:id="206"/>
              </w:ins>
            </w:sdtContent>
          </w:sdt>
        </w:p>
      </w:sdtContent>
    </w:sdt>
    <w:sdt>
      <w:sdtPr>
        <w:id w:val="-1832574372"/>
        <w:tag w:val="goog_rdk_1578"/>
      </w:sdtPr>
      <w:sdtContent>
        <w:p w:rsidR="00000000" w:rsidDel="00000000" w:rsidP="00000000" w:rsidRDefault="00000000" w:rsidRPr="00000000" w14:paraId="000002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768028"/>
              <w:tag w:val="goog_rdk_1576"/>
            </w:sdtPr>
            <w:sdtContent>
              <w:ins w:author="Anonymous" w:id="66" w:date="2026-09-22T03:03:20Z"/>
              <w:sdt>
                <w:sdtPr>
                  <w:id w:val="327402735"/>
                  <w:tag w:val="goog_rdk_1577"/>
                </w:sdtPr>
                <w:sdtContent>
                  <w:ins w:author="Anonymous" w:id="66" w:date="2026-09-22T03:03:20Z">
                    <w:r w:rsidDel="00000000" w:rsidR="00000000" w:rsidRPr="00000000">
                      <w:rPr>
                        <w:rtl w:val="0"/>
                      </w:rPr>
                    </w:r>
                  </w:ins>
                </w:sdtContent>
              </w:sdt>
              <w:ins w:author="Anonymous" w:id="66" w:date="2026-09-22T03:03:20Z">
                <w:bookmarkStart w:colFirst="0" w:colLast="0" w:name="_heading=h.bpv5i87xaxls" w:id="207"/>
                <w:bookmarkEnd w:id="207"/>
              </w:ins>
            </w:sdtContent>
          </w:sdt>
        </w:p>
      </w:sdtContent>
    </w:sdt>
    <w:sdt>
      <w:sdtPr>
        <w:id w:val="-782221090"/>
        <w:tag w:val="goog_rdk_1581"/>
      </w:sdtPr>
      <w:sdtContent>
        <w:p w:rsidR="00000000" w:rsidDel="00000000" w:rsidP="00000000" w:rsidRDefault="00000000" w:rsidRPr="00000000" w14:paraId="000002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8075727"/>
              <w:tag w:val="goog_rdk_1579"/>
            </w:sdtPr>
            <w:sdtContent>
              <w:ins w:author="Anonymous" w:id="66" w:date="2026-09-22T03:03:20Z"/>
              <w:sdt>
                <w:sdtPr>
                  <w:id w:val="-1899044083"/>
                  <w:tag w:val="goog_rdk_1580"/>
                </w:sdtPr>
                <w:sdtContent>
                  <w:ins w:author="Anonymous" w:id="66" w:date="2026-09-22T03:03:20Z">
                    <w:r w:rsidDel="00000000" w:rsidR="00000000" w:rsidRPr="00000000">
                      <w:rPr>
                        <w:rtl w:val="0"/>
                      </w:rPr>
                    </w:r>
                  </w:ins>
                </w:sdtContent>
              </w:sdt>
              <w:ins w:author="Anonymous" w:id="66" w:date="2026-09-22T03:03:20Z">
                <w:bookmarkStart w:colFirst="0" w:colLast="0" w:name="_heading=h.aatbgaf1viap" w:id="208"/>
                <w:bookmarkEnd w:id="208"/>
              </w:ins>
            </w:sdtContent>
          </w:sdt>
        </w:p>
      </w:sdtContent>
    </w:sdt>
    <w:sdt>
      <w:sdtPr>
        <w:id w:val="-661010441"/>
        <w:tag w:val="goog_rdk_1584"/>
      </w:sdtPr>
      <w:sdtContent>
        <w:p w:rsidR="00000000" w:rsidDel="00000000" w:rsidP="00000000" w:rsidRDefault="00000000" w:rsidRPr="00000000" w14:paraId="000002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2162215"/>
              <w:tag w:val="goog_rdk_1582"/>
            </w:sdtPr>
            <w:sdtContent>
              <w:ins w:author="Anonymous" w:id="66" w:date="2026-09-22T03:03:20Z"/>
              <w:sdt>
                <w:sdtPr>
                  <w:id w:val="-1832511320"/>
                  <w:tag w:val="goog_rdk_1583"/>
                </w:sdtPr>
                <w:sdtContent>
                  <w:ins w:author="Anonymous" w:id="66" w:date="2026-09-22T03:03:20Z">
                    <w:r w:rsidDel="00000000" w:rsidR="00000000" w:rsidRPr="00000000">
                      <w:rPr>
                        <w:rtl w:val="0"/>
                      </w:rPr>
                    </w:r>
                  </w:ins>
                </w:sdtContent>
              </w:sdt>
              <w:ins w:author="Anonymous" w:id="66" w:date="2026-09-22T03:03:20Z">
                <w:bookmarkStart w:colFirst="0" w:colLast="0" w:name="_heading=h.yeftlyy9h3gv" w:id="209"/>
                <w:bookmarkEnd w:id="209"/>
              </w:ins>
            </w:sdtContent>
          </w:sdt>
        </w:p>
      </w:sdtContent>
    </w:sdt>
    <w:sdt>
      <w:sdtPr>
        <w:id w:val="-60540188"/>
        <w:tag w:val="goog_rdk_1587"/>
      </w:sdtPr>
      <w:sdtContent>
        <w:p w:rsidR="00000000" w:rsidDel="00000000" w:rsidP="00000000" w:rsidRDefault="00000000" w:rsidRPr="00000000" w14:paraId="000002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3231476"/>
              <w:tag w:val="goog_rdk_1585"/>
            </w:sdtPr>
            <w:sdtContent>
              <w:ins w:author="Anonymous" w:id="66" w:date="2026-09-22T03:03:20Z"/>
              <w:sdt>
                <w:sdtPr>
                  <w:id w:val="2124479032"/>
                  <w:tag w:val="goog_rdk_1586"/>
                </w:sdtPr>
                <w:sdtContent>
                  <w:ins w:author="Anonymous" w:id="66" w:date="2026-09-22T03:03:20Z">
                    <w:r w:rsidDel="00000000" w:rsidR="00000000" w:rsidRPr="00000000">
                      <w:rPr>
                        <w:rtl w:val="0"/>
                      </w:rPr>
                    </w:r>
                  </w:ins>
                </w:sdtContent>
              </w:sdt>
              <w:ins w:author="Anonymous" w:id="66" w:date="2026-09-22T03:03:20Z">
                <w:bookmarkStart w:colFirst="0" w:colLast="0" w:name="_heading=h.1qsin3kox7fa" w:id="210"/>
                <w:bookmarkEnd w:id="210"/>
              </w:ins>
            </w:sdtContent>
          </w:sdt>
        </w:p>
      </w:sdtContent>
    </w:sdt>
    <w:sdt>
      <w:sdtPr>
        <w:id w:val="837562368"/>
        <w:tag w:val="goog_rdk_1590"/>
      </w:sdtPr>
      <w:sdtContent>
        <w:p w:rsidR="00000000" w:rsidDel="00000000" w:rsidP="00000000" w:rsidRDefault="00000000" w:rsidRPr="00000000" w14:paraId="000002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5130635"/>
              <w:tag w:val="goog_rdk_1588"/>
            </w:sdtPr>
            <w:sdtContent>
              <w:ins w:author="Anonymous" w:id="66" w:date="2026-09-22T03:03:20Z"/>
              <w:sdt>
                <w:sdtPr>
                  <w:id w:val="756769427"/>
                  <w:tag w:val="goog_rdk_1589"/>
                </w:sdtPr>
                <w:sdtContent>
                  <w:ins w:author="Anonymous" w:id="66" w:date="2026-09-22T03:03:20Z">
                    <w:r w:rsidDel="00000000" w:rsidR="00000000" w:rsidRPr="00000000">
                      <w:rPr>
                        <w:rtl w:val="0"/>
                      </w:rPr>
                    </w:r>
                  </w:ins>
                </w:sdtContent>
              </w:sdt>
              <w:ins w:author="Anonymous" w:id="66" w:date="2026-09-22T03:03:20Z">
                <w:bookmarkStart w:colFirst="0" w:colLast="0" w:name="_heading=h.5q4eatu2r51u" w:id="211"/>
                <w:bookmarkEnd w:id="211"/>
              </w:ins>
            </w:sdtContent>
          </w:sdt>
        </w:p>
      </w:sdtContent>
    </w:sdt>
    <w:sdt>
      <w:sdtPr>
        <w:id w:val="1073735715"/>
        <w:tag w:val="goog_rdk_1593"/>
      </w:sdtPr>
      <w:sdtContent>
        <w:p w:rsidR="00000000" w:rsidDel="00000000" w:rsidP="00000000" w:rsidRDefault="00000000" w:rsidRPr="00000000" w14:paraId="000002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3864653"/>
              <w:tag w:val="goog_rdk_1591"/>
            </w:sdtPr>
            <w:sdtContent>
              <w:ins w:author="Anonymous" w:id="66" w:date="2026-09-22T03:03:20Z"/>
              <w:sdt>
                <w:sdtPr>
                  <w:id w:val="426287653"/>
                  <w:tag w:val="goog_rdk_1592"/>
                </w:sdtPr>
                <w:sdtContent>
                  <w:ins w:author="Anonymous" w:id="66" w:date="2026-09-22T03:03:20Z">
                    <w:r w:rsidDel="00000000" w:rsidR="00000000" w:rsidRPr="00000000">
                      <w:rPr>
                        <w:rtl w:val="0"/>
                      </w:rPr>
                    </w:r>
                  </w:ins>
                </w:sdtContent>
              </w:sdt>
              <w:ins w:author="Anonymous" w:id="66" w:date="2026-09-22T03:03:20Z">
                <w:bookmarkStart w:colFirst="0" w:colLast="0" w:name="_heading=h.dadm9pltjcde" w:id="212"/>
                <w:bookmarkEnd w:id="212"/>
              </w:ins>
            </w:sdtContent>
          </w:sdt>
        </w:p>
      </w:sdtContent>
    </w:sdt>
    <w:sdt>
      <w:sdtPr>
        <w:id w:val="-1822215313"/>
        <w:tag w:val="goog_rdk_1596"/>
      </w:sdtPr>
      <w:sdtContent>
        <w:p w:rsidR="00000000" w:rsidDel="00000000" w:rsidP="00000000" w:rsidRDefault="00000000" w:rsidRPr="00000000" w14:paraId="000002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2495061"/>
              <w:tag w:val="goog_rdk_1594"/>
            </w:sdtPr>
            <w:sdtContent>
              <w:ins w:author="Anonymous" w:id="66" w:date="2026-09-22T03:03:20Z"/>
              <w:sdt>
                <w:sdtPr>
                  <w:id w:val="1693317859"/>
                  <w:tag w:val="goog_rdk_1595"/>
                </w:sdtPr>
                <w:sdtContent>
                  <w:ins w:author="Anonymous" w:id="66" w:date="2026-09-22T03:03:20Z">
                    <w:r w:rsidDel="00000000" w:rsidR="00000000" w:rsidRPr="00000000">
                      <w:rPr>
                        <w:rtl w:val="0"/>
                      </w:rPr>
                    </w:r>
                  </w:ins>
                </w:sdtContent>
              </w:sdt>
              <w:ins w:author="Anonymous" w:id="66" w:date="2026-09-22T03:03:20Z">
                <w:bookmarkStart w:colFirst="0" w:colLast="0" w:name="_heading=h.vy3ebmk6sf8" w:id="213"/>
                <w:bookmarkEnd w:id="213"/>
              </w:ins>
            </w:sdtContent>
          </w:sdt>
        </w:p>
      </w:sdtContent>
    </w:sdt>
    <w:sdt>
      <w:sdtPr>
        <w:id w:val="-1974883877"/>
        <w:tag w:val="goog_rdk_1599"/>
      </w:sdtPr>
      <w:sdtContent>
        <w:p w:rsidR="00000000" w:rsidDel="00000000" w:rsidP="00000000" w:rsidRDefault="00000000" w:rsidRPr="00000000" w14:paraId="000002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2709123"/>
              <w:tag w:val="goog_rdk_1597"/>
            </w:sdtPr>
            <w:sdtContent>
              <w:ins w:author="Anonymous" w:id="66" w:date="2026-09-22T03:03:20Z"/>
              <w:sdt>
                <w:sdtPr>
                  <w:id w:val="828273074"/>
                  <w:tag w:val="goog_rdk_1598"/>
                </w:sdtPr>
                <w:sdtContent>
                  <w:ins w:author="Anonymous" w:id="66" w:date="2026-09-22T03:03:20Z">
                    <w:r w:rsidDel="00000000" w:rsidR="00000000" w:rsidRPr="00000000">
                      <w:rPr>
                        <w:rtl w:val="0"/>
                      </w:rPr>
                    </w:r>
                  </w:ins>
                </w:sdtContent>
              </w:sdt>
              <w:ins w:author="Anonymous" w:id="66" w:date="2026-09-22T03:03:20Z">
                <w:bookmarkStart w:colFirst="0" w:colLast="0" w:name="_heading=h.1awvwglxljdc" w:id="214"/>
                <w:bookmarkEnd w:id="214"/>
              </w:ins>
            </w:sdtContent>
          </w:sdt>
        </w:p>
      </w:sdtContent>
    </w:sdt>
    <w:sdt>
      <w:sdtPr>
        <w:id w:val="2003906560"/>
        <w:tag w:val="goog_rdk_1602"/>
      </w:sdtPr>
      <w:sdtContent>
        <w:p w:rsidR="00000000" w:rsidDel="00000000" w:rsidP="00000000" w:rsidRDefault="00000000" w:rsidRPr="00000000" w14:paraId="000002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95528698"/>
              <w:tag w:val="goog_rdk_1600"/>
            </w:sdtPr>
            <w:sdtContent>
              <w:ins w:author="Anonymous" w:id="66" w:date="2026-09-22T03:03:20Z"/>
              <w:sdt>
                <w:sdtPr>
                  <w:id w:val="-602805611"/>
                  <w:tag w:val="goog_rdk_1601"/>
                </w:sdtPr>
                <w:sdtContent>
                  <w:ins w:author="Anonymous" w:id="66" w:date="2026-09-22T03:03:20Z">
                    <w:r w:rsidDel="00000000" w:rsidR="00000000" w:rsidRPr="00000000">
                      <w:rPr>
                        <w:rtl w:val="0"/>
                      </w:rPr>
                    </w:r>
                  </w:ins>
                </w:sdtContent>
              </w:sdt>
              <w:ins w:author="Anonymous" w:id="66" w:date="2026-09-22T03:03:20Z">
                <w:bookmarkStart w:colFirst="0" w:colLast="0" w:name="_heading=h.q6fsut914joz" w:id="215"/>
                <w:bookmarkEnd w:id="215"/>
              </w:ins>
            </w:sdtContent>
          </w:sdt>
        </w:p>
      </w:sdtContent>
    </w:sdt>
    <w:sdt>
      <w:sdtPr>
        <w:id w:val="1922485944"/>
        <w:tag w:val="goog_rdk_1605"/>
      </w:sdtPr>
      <w:sdtContent>
        <w:p w:rsidR="00000000" w:rsidDel="00000000" w:rsidP="00000000" w:rsidRDefault="00000000" w:rsidRPr="00000000" w14:paraId="000002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3806375"/>
              <w:tag w:val="goog_rdk_1603"/>
            </w:sdtPr>
            <w:sdtContent>
              <w:ins w:author="Anonymous" w:id="66" w:date="2026-09-22T03:03:20Z"/>
              <w:sdt>
                <w:sdtPr>
                  <w:id w:val="-1464756090"/>
                  <w:tag w:val="goog_rdk_1604"/>
                </w:sdtPr>
                <w:sdtContent>
                  <w:ins w:author="Anonymous" w:id="66" w:date="2026-09-22T03:03:20Z">
                    <w:r w:rsidDel="00000000" w:rsidR="00000000" w:rsidRPr="00000000">
                      <w:rPr>
                        <w:rtl w:val="0"/>
                      </w:rPr>
                    </w:r>
                  </w:ins>
                </w:sdtContent>
              </w:sdt>
              <w:ins w:author="Anonymous" w:id="66" w:date="2026-09-22T03:03:20Z">
                <w:bookmarkStart w:colFirst="0" w:colLast="0" w:name="_heading=h.nl1s4beiqxc0" w:id="216"/>
                <w:bookmarkEnd w:id="216"/>
              </w:ins>
            </w:sdtContent>
          </w:sdt>
        </w:p>
      </w:sdtContent>
    </w:sdt>
    <w:sdt>
      <w:sdtPr>
        <w:id w:val="1228921033"/>
        <w:tag w:val="goog_rdk_1608"/>
      </w:sdtPr>
      <w:sdtContent>
        <w:p w:rsidR="00000000" w:rsidDel="00000000" w:rsidP="00000000" w:rsidRDefault="00000000" w:rsidRPr="00000000" w14:paraId="000002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4567903"/>
              <w:tag w:val="goog_rdk_1606"/>
            </w:sdtPr>
            <w:sdtContent>
              <w:ins w:author="Anonymous" w:id="66" w:date="2026-09-22T03:03:20Z"/>
              <w:sdt>
                <w:sdtPr>
                  <w:id w:val="1385413620"/>
                  <w:tag w:val="goog_rdk_1607"/>
                </w:sdtPr>
                <w:sdtContent>
                  <w:ins w:author="Anonymous" w:id="66" w:date="2026-09-22T03:03:20Z">
                    <w:r w:rsidDel="00000000" w:rsidR="00000000" w:rsidRPr="00000000">
                      <w:rPr>
                        <w:rtl w:val="0"/>
                      </w:rPr>
                    </w:r>
                  </w:ins>
                </w:sdtContent>
              </w:sdt>
              <w:ins w:author="Anonymous" w:id="66" w:date="2026-09-22T03:03:20Z">
                <w:bookmarkStart w:colFirst="0" w:colLast="0" w:name="_heading=h.nfus591v4427" w:id="217"/>
                <w:bookmarkEnd w:id="217"/>
              </w:ins>
            </w:sdtContent>
          </w:sdt>
        </w:p>
      </w:sdtContent>
    </w:sdt>
    <w:sdt>
      <w:sdtPr>
        <w:id w:val="-2012126566"/>
        <w:tag w:val="goog_rdk_1611"/>
      </w:sdtPr>
      <w:sdtContent>
        <w:p w:rsidR="00000000" w:rsidDel="00000000" w:rsidP="00000000" w:rsidRDefault="00000000" w:rsidRPr="00000000" w14:paraId="000002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9564076"/>
              <w:tag w:val="goog_rdk_1609"/>
            </w:sdtPr>
            <w:sdtContent>
              <w:ins w:author="Anonymous" w:id="66" w:date="2026-09-22T03:03:20Z"/>
              <w:sdt>
                <w:sdtPr>
                  <w:id w:val="-849301513"/>
                  <w:tag w:val="goog_rdk_1610"/>
                </w:sdtPr>
                <w:sdtContent>
                  <w:ins w:author="Anonymous" w:id="66" w:date="2026-09-22T03:03:20Z">
                    <w:r w:rsidDel="00000000" w:rsidR="00000000" w:rsidRPr="00000000">
                      <w:rPr>
                        <w:rtl w:val="0"/>
                      </w:rPr>
                    </w:r>
                  </w:ins>
                </w:sdtContent>
              </w:sdt>
              <w:ins w:author="Anonymous" w:id="66" w:date="2026-09-22T03:03:20Z">
                <w:bookmarkStart w:colFirst="0" w:colLast="0" w:name="_heading=h.62pjzbrh1a1f" w:id="218"/>
                <w:bookmarkEnd w:id="218"/>
              </w:ins>
            </w:sdtContent>
          </w:sdt>
        </w:p>
      </w:sdtContent>
    </w:sdt>
    <w:sdt>
      <w:sdtPr>
        <w:id w:val="-1573910879"/>
        <w:tag w:val="goog_rdk_1614"/>
      </w:sdtPr>
      <w:sdtContent>
        <w:p w:rsidR="00000000" w:rsidDel="00000000" w:rsidP="00000000" w:rsidRDefault="00000000" w:rsidRPr="00000000" w14:paraId="000002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6161868"/>
              <w:tag w:val="goog_rdk_1612"/>
            </w:sdtPr>
            <w:sdtContent>
              <w:ins w:author="Anonymous" w:id="66" w:date="2026-09-22T03:03:20Z"/>
              <w:sdt>
                <w:sdtPr>
                  <w:id w:val="920341056"/>
                  <w:tag w:val="goog_rdk_1613"/>
                </w:sdtPr>
                <w:sdtContent>
                  <w:ins w:author="Anonymous" w:id="66" w:date="2026-09-22T03:03:20Z">
                    <w:r w:rsidDel="00000000" w:rsidR="00000000" w:rsidRPr="00000000">
                      <w:rPr>
                        <w:rtl w:val="0"/>
                      </w:rPr>
                    </w:r>
                  </w:ins>
                </w:sdtContent>
              </w:sdt>
              <w:ins w:author="Anonymous" w:id="66" w:date="2026-09-22T03:03:20Z">
                <w:bookmarkStart w:colFirst="0" w:colLast="0" w:name="_heading=h.sepb9lmmbj99" w:id="219"/>
                <w:bookmarkEnd w:id="219"/>
              </w:ins>
            </w:sdtContent>
          </w:sdt>
        </w:p>
      </w:sdtContent>
    </w:sdt>
    <w:sdt>
      <w:sdtPr>
        <w:id w:val="-1318977923"/>
        <w:tag w:val="goog_rdk_1617"/>
      </w:sdtPr>
      <w:sdtContent>
        <w:p w:rsidR="00000000" w:rsidDel="00000000" w:rsidP="00000000" w:rsidRDefault="00000000" w:rsidRPr="00000000" w14:paraId="000002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2331358"/>
              <w:tag w:val="goog_rdk_1615"/>
            </w:sdtPr>
            <w:sdtContent>
              <w:ins w:author="Anonymous" w:id="66" w:date="2026-09-22T03:03:20Z"/>
              <w:sdt>
                <w:sdtPr>
                  <w:id w:val="-1662613050"/>
                  <w:tag w:val="goog_rdk_1616"/>
                </w:sdtPr>
                <w:sdtContent>
                  <w:ins w:author="Anonymous" w:id="66" w:date="2026-09-22T03:03:20Z">
                    <w:r w:rsidDel="00000000" w:rsidR="00000000" w:rsidRPr="00000000">
                      <w:rPr>
                        <w:rtl w:val="0"/>
                      </w:rPr>
                    </w:r>
                  </w:ins>
                </w:sdtContent>
              </w:sdt>
              <w:ins w:author="Anonymous" w:id="66" w:date="2026-09-22T03:03:20Z">
                <w:bookmarkStart w:colFirst="0" w:colLast="0" w:name="_heading=h.d235dk8fxje7" w:id="220"/>
                <w:bookmarkEnd w:id="220"/>
              </w:ins>
            </w:sdtContent>
          </w:sdt>
        </w:p>
      </w:sdtContent>
    </w:sdt>
    <w:sdt>
      <w:sdtPr>
        <w:id w:val="653100747"/>
        <w:tag w:val="goog_rdk_1620"/>
      </w:sdtPr>
      <w:sdtContent>
        <w:p w:rsidR="00000000" w:rsidDel="00000000" w:rsidP="00000000" w:rsidRDefault="00000000" w:rsidRPr="00000000" w14:paraId="000002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7071886"/>
              <w:tag w:val="goog_rdk_1618"/>
            </w:sdtPr>
            <w:sdtContent>
              <w:ins w:author="Anonymous" w:id="66" w:date="2026-09-22T03:03:20Z"/>
              <w:sdt>
                <w:sdtPr>
                  <w:id w:val="-1004366979"/>
                  <w:tag w:val="goog_rdk_1619"/>
                </w:sdtPr>
                <w:sdtContent>
                  <w:ins w:author="Anonymous" w:id="66" w:date="2026-09-22T03:03:20Z">
                    <w:r w:rsidDel="00000000" w:rsidR="00000000" w:rsidRPr="00000000">
                      <w:rPr>
                        <w:rtl w:val="0"/>
                      </w:rPr>
                    </w:r>
                  </w:ins>
                </w:sdtContent>
              </w:sdt>
              <w:ins w:author="Anonymous" w:id="66" w:date="2026-09-22T03:03:20Z">
                <w:bookmarkStart w:colFirst="0" w:colLast="0" w:name="_heading=h.hzbyw24clet3" w:id="221"/>
                <w:bookmarkEnd w:id="221"/>
              </w:ins>
            </w:sdtContent>
          </w:sdt>
        </w:p>
      </w:sdtContent>
    </w:sdt>
    <w:sdt>
      <w:sdtPr>
        <w:id w:val="174954621"/>
        <w:tag w:val="goog_rdk_1623"/>
      </w:sdtPr>
      <w:sdtContent>
        <w:p w:rsidR="00000000" w:rsidDel="00000000" w:rsidP="00000000" w:rsidRDefault="00000000" w:rsidRPr="00000000" w14:paraId="000002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4340059"/>
              <w:tag w:val="goog_rdk_1621"/>
            </w:sdtPr>
            <w:sdtContent>
              <w:ins w:author="Anonymous" w:id="66" w:date="2026-09-22T03:03:20Z"/>
              <w:sdt>
                <w:sdtPr>
                  <w:id w:val="-1933901425"/>
                  <w:tag w:val="goog_rdk_1622"/>
                </w:sdtPr>
                <w:sdtContent>
                  <w:ins w:author="Anonymous" w:id="66" w:date="2026-09-22T03:03:20Z">
                    <w:r w:rsidDel="00000000" w:rsidR="00000000" w:rsidRPr="00000000">
                      <w:rPr>
                        <w:rtl w:val="0"/>
                      </w:rPr>
                    </w:r>
                  </w:ins>
                </w:sdtContent>
              </w:sdt>
              <w:ins w:author="Anonymous" w:id="66" w:date="2026-09-22T03:03:20Z">
                <w:bookmarkStart w:colFirst="0" w:colLast="0" w:name="_heading=h.4xze2z4j1mdw" w:id="222"/>
                <w:bookmarkEnd w:id="222"/>
              </w:ins>
            </w:sdtContent>
          </w:sdt>
        </w:p>
      </w:sdtContent>
    </w:sdt>
    <w:sdt>
      <w:sdtPr>
        <w:id w:val="286714951"/>
        <w:tag w:val="goog_rdk_1626"/>
      </w:sdtPr>
      <w:sdtContent>
        <w:p w:rsidR="00000000" w:rsidDel="00000000" w:rsidP="00000000" w:rsidRDefault="00000000" w:rsidRPr="00000000" w14:paraId="000002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083639"/>
              <w:tag w:val="goog_rdk_1624"/>
            </w:sdtPr>
            <w:sdtContent>
              <w:ins w:author="Anonymous" w:id="66" w:date="2026-09-22T03:03:20Z"/>
              <w:sdt>
                <w:sdtPr>
                  <w:id w:val="-331316138"/>
                  <w:tag w:val="goog_rdk_1625"/>
                </w:sdtPr>
                <w:sdtContent>
                  <w:ins w:author="Anonymous" w:id="66" w:date="2026-09-22T03:03:20Z">
                    <w:r w:rsidDel="00000000" w:rsidR="00000000" w:rsidRPr="00000000">
                      <w:rPr>
                        <w:rtl w:val="0"/>
                      </w:rPr>
                    </w:r>
                  </w:ins>
                </w:sdtContent>
              </w:sdt>
              <w:ins w:author="Anonymous" w:id="66" w:date="2026-09-22T03:03:20Z">
                <w:bookmarkStart w:colFirst="0" w:colLast="0" w:name="_heading=h.ek66uboqptde" w:id="223"/>
                <w:bookmarkEnd w:id="223"/>
              </w:ins>
            </w:sdtContent>
          </w:sdt>
        </w:p>
      </w:sdtContent>
    </w:sdt>
    <w:sdt>
      <w:sdtPr>
        <w:id w:val="-316189680"/>
        <w:tag w:val="goog_rdk_1629"/>
      </w:sdtPr>
      <w:sdtContent>
        <w:p w:rsidR="00000000" w:rsidDel="00000000" w:rsidP="00000000" w:rsidRDefault="00000000" w:rsidRPr="00000000" w14:paraId="000002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4531539"/>
              <w:tag w:val="goog_rdk_1627"/>
            </w:sdtPr>
            <w:sdtContent>
              <w:ins w:author="Anonymous" w:id="66" w:date="2026-09-22T03:03:20Z"/>
              <w:sdt>
                <w:sdtPr>
                  <w:id w:val="-1264071607"/>
                  <w:tag w:val="goog_rdk_1628"/>
                </w:sdtPr>
                <w:sdtContent>
                  <w:ins w:author="Anonymous" w:id="66" w:date="2026-09-22T03:03:20Z">
                    <w:r w:rsidDel="00000000" w:rsidR="00000000" w:rsidRPr="00000000">
                      <w:rPr>
                        <w:rtl w:val="0"/>
                      </w:rPr>
                    </w:r>
                  </w:ins>
                </w:sdtContent>
              </w:sdt>
              <w:ins w:author="Anonymous" w:id="66" w:date="2026-09-22T03:03:20Z">
                <w:bookmarkStart w:colFirst="0" w:colLast="0" w:name="_heading=h.4v68hx63heyv" w:id="224"/>
                <w:bookmarkEnd w:id="224"/>
              </w:ins>
            </w:sdtContent>
          </w:sdt>
        </w:p>
      </w:sdtContent>
    </w:sdt>
    <w:sdt>
      <w:sdtPr>
        <w:id w:val="-1300668571"/>
        <w:tag w:val="goog_rdk_1632"/>
      </w:sdtPr>
      <w:sdtContent>
        <w:p w:rsidR="00000000" w:rsidDel="00000000" w:rsidP="00000000" w:rsidRDefault="00000000" w:rsidRPr="00000000" w14:paraId="000002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3944021"/>
              <w:tag w:val="goog_rdk_1630"/>
            </w:sdtPr>
            <w:sdtContent>
              <w:ins w:author="Anonymous" w:id="66" w:date="2026-09-22T03:03:20Z"/>
              <w:sdt>
                <w:sdtPr>
                  <w:id w:val="-1983394599"/>
                  <w:tag w:val="goog_rdk_1631"/>
                </w:sdtPr>
                <w:sdtContent>
                  <w:ins w:author="Anonymous" w:id="66" w:date="2026-09-22T03:03:20Z">
                    <w:r w:rsidDel="00000000" w:rsidR="00000000" w:rsidRPr="00000000">
                      <w:rPr>
                        <w:rtl w:val="0"/>
                      </w:rPr>
                    </w:r>
                  </w:ins>
                </w:sdtContent>
              </w:sdt>
              <w:ins w:author="Anonymous" w:id="66" w:date="2026-09-22T03:03:20Z">
                <w:bookmarkStart w:colFirst="0" w:colLast="0" w:name="_heading=h.3lu9fa6vtg2u" w:id="225"/>
                <w:bookmarkEnd w:id="225"/>
              </w:ins>
            </w:sdtContent>
          </w:sdt>
        </w:p>
      </w:sdtContent>
    </w:sdt>
    <w:sdt>
      <w:sdtPr>
        <w:id w:val="309744268"/>
        <w:tag w:val="goog_rdk_1635"/>
      </w:sdtPr>
      <w:sdtContent>
        <w:p w:rsidR="00000000" w:rsidDel="00000000" w:rsidP="00000000" w:rsidRDefault="00000000" w:rsidRPr="00000000" w14:paraId="000002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5366681"/>
              <w:tag w:val="goog_rdk_1633"/>
            </w:sdtPr>
            <w:sdtContent>
              <w:ins w:author="Anonymous" w:id="66" w:date="2026-09-22T03:03:20Z"/>
              <w:sdt>
                <w:sdtPr>
                  <w:id w:val="2012301345"/>
                  <w:tag w:val="goog_rdk_1634"/>
                </w:sdtPr>
                <w:sdtContent>
                  <w:ins w:author="Anonymous" w:id="66" w:date="2026-09-22T03:03:20Z">
                    <w:r w:rsidDel="00000000" w:rsidR="00000000" w:rsidRPr="00000000">
                      <w:rPr>
                        <w:rtl w:val="0"/>
                      </w:rPr>
                    </w:r>
                  </w:ins>
                </w:sdtContent>
              </w:sdt>
              <w:ins w:author="Anonymous" w:id="66" w:date="2026-09-22T03:03:20Z">
                <w:bookmarkStart w:colFirst="0" w:colLast="0" w:name="_heading=h.hxujeuqfdhub" w:id="226"/>
                <w:bookmarkEnd w:id="226"/>
              </w:ins>
            </w:sdtContent>
          </w:sdt>
        </w:p>
      </w:sdtContent>
    </w:sdt>
    <w:sdt>
      <w:sdtPr>
        <w:id w:val="2128637285"/>
        <w:tag w:val="goog_rdk_1638"/>
      </w:sdtPr>
      <w:sdtContent>
        <w:p w:rsidR="00000000" w:rsidDel="00000000" w:rsidP="00000000" w:rsidRDefault="00000000" w:rsidRPr="00000000" w14:paraId="000002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8153183"/>
              <w:tag w:val="goog_rdk_1636"/>
            </w:sdtPr>
            <w:sdtContent>
              <w:ins w:author="Anonymous" w:id="66" w:date="2026-09-22T03:03:20Z"/>
              <w:sdt>
                <w:sdtPr>
                  <w:id w:val="-1753633332"/>
                  <w:tag w:val="goog_rdk_1637"/>
                </w:sdtPr>
                <w:sdtContent>
                  <w:ins w:author="Anonymous" w:id="66" w:date="2026-09-22T03:03:20Z">
                    <w:r w:rsidDel="00000000" w:rsidR="00000000" w:rsidRPr="00000000">
                      <w:rPr>
                        <w:rtl w:val="0"/>
                      </w:rPr>
                    </w:r>
                  </w:ins>
                </w:sdtContent>
              </w:sdt>
              <w:ins w:author="Anonymous" w:id="66" w:date="2026-09-22T03:03:20Z">
                <w:bookmarkStart w:colFirst="0" w:colLast="0" w:name="_heading=h.am5lwmtw48lp" w:id="227"/>
                <w:bookmarkEnd w:id="227"/>
              </w:ins>
            </w:sdtContent>
          </w:sdt>
        </w:p>
      </w:sdtContent>
    </w:sdt>
    <w:sdt>
      <w:sdtPr>
        <w:id w:val="-131104357"/>
        <w:tag w:val="goog_rdk_1641"/>
      </w:sdtPr>
      <w:sdtContent>
        <w:p w:rsidR="00000000" w:rsidDel="00000000" w:rsidP="00000000" w:rsidRDefault="00000000" w:rsidRPr="00000000" w14:paraId="000002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1365120"/>
              <w:tag w:val="goog_rdk_1639"/>
            </w:sdtPr>
            <w:sdtContent>
              <w:ins w:author="Anonymous" w:id="66" w:date="2026-09-22T03:03:20Z"/>
              <w:sdt>
                <w:sdtPr>
                  <w:id w:val="173231011"/>
                  <w:tag w:val="goog_rdk_1640"/>
                </w:sdtPr>
                <w:sdtContent>
                  <w:ins w:author="Anonymous" w:id="66" w:date="2026-09-22T03:03:20Z">
                    <w:r w:rsidDel="00000000" w:rsidR="00000000" w:rsidRPr="00000000">
                      <w:rPr>
                        <w:rtl w:val="0"/>
                      </w:rPr>
                    </w:r>
                  </w:ins>
                </w:sdtContent>
              </w:sdt>
              <w:ins w:author="Anonymous" w:id="66" w:date="2026-09-22T03:03:20Z">
                <w:bookmarkStart w:colFirst="0" w:colLast="0" w:name="_heading=h.xmffb2yy1ufm" w:id="228"/>
                <w:bookmarkEnd w:id="228"/>
              </w:ins>
            </w:sdtContent>
          </w:sdt>
        </w:p>
      </w:sdtContent>
    </w:sdt>
    <w:sdt>
      <w:sdtPr>
        <w:id w:val="1769593109"/>
        <w:tag w:val="goog_rdk_1644"/>
      </w:sdtPr>
      <w:sdtContent>
        <w:p w:rsidR="00000000" w:rsidDel="00000000" w:rsidP="00000000" w:rsidRDefault="00000000" w:rsidRPr="00000000" w14:paraId="000002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113615"/>
              <w:tag w:val="goog_rdk_1642"/>
            </w:sdtPr>
            <w:sdtContent>
              <w:ins w:author="Anonymous" w:id="66" w:date="2026-09-22T03:03:20Z"/>
              <w:sdt>
                <w:sdtPr>
                  <w:id w:val="1779222765"/>
                  <w:tag w:val="goog_rdk_1643"/>
                </w:sdtPr>
                <w:sdtContent>
                  <w:ins w:author="Anonymous" w:id="66" w:date="2026-09-22T03:03:20Z">
                    <w:r w:rsidDel="00000000" w:rsidR="00000000" w:rsidRPr="00000000">
                      <w:rPr>
                        <w:rtl w:val="0"/>
                      </w:rPr>
                    </w:r>
                  </w:ins>
                </w:sdtContent>
              </w:sdt>
              <w:ins w:author="Anonymous" w:id="66" w:date="2026-09-22T03:03:20Z">
                <w:bookmarkStart w:colFirst="0" w:colLast="0" w:name="_heading=h.7qs91zy9cpff" w:id="229"/>
                <w:bookmarkEnd w:id="229"/>
              </w:ins>
            </w:sdtContent>
          </w:sdt>
        </w:p>
      </w:sdtContent>
    </w:sdt>
    <w:sdt>
      <w:sdtPr>
        <w:id w:val="-115118967"/>
        <w:tag w:val="goog_rdk_1647"/>
      </w:sdtPr>
      <w:sdtContent>
        <w:p w:rsidR="00000000" w:rsidDel="00000000" w:rsidP="00000000" w:rsidRDefault="00000000" w:rsidRPr="00000000" w14:paraId="000002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3062606"/>
              <w:tag w:val="goog_rdk_1645"/>
            </w:sdtPr>
            <w:sdtContent>
              <w:ins w:author="Anonymous" w:id="66" w:date="2026-09-22T03:03:20Z"/>
              <w:sdt>
                <w:sdtPr>
                  <w:id w:val="1842476934"/>
                  <w:tag w:val="goog_rdk_1646"/>
                </w:sdtPr>
                <w:sdtContent>
                  <w:ins w:author="Anonymous" w:id="66" w:date="2026-09-22T03:03:20Z">
                    <w:r w:rsidDel="00000000" w:rsidR="00000000" w:rsidRPr="00000000">
                      <w:rPr>
                        <w:rtl w:val="0"/>
                      </w:rPr>
                    </w:r>
                  </w:ins>
                </w:sdtContent>
              </w:sdt>
              <w:ins w:author="Anonymous" w:id="66" w:date="2026-09-22T03:03:20Z">
                <w:bookmarkStart w:colFirst="0" w:colLast="0" w:name="_heading=h.k7veblm61abc" w:id="230"/>
                <w:bookmarkEnd w:id="230"/>
              </w:ins>
            </w:sdtContent>
          </w:sdt>
        </w:p>
      </w:sdtContent>
    </w:sdt>
    <w:sdt>
      <w:sdtPr>
        <w:id w:val="-1563596204"/>
        <w:tag w:val="goog_rdk_1650"/>
      </w:sdtPr>
      <w:sdtContent>
        <w:p w:rsidR="00000000" w:rsidDel="00000000" w:rsidP="00000000" w:rsidRDefault="00000000" w:rsidRPr="00000000" w14:paraId="000002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2766864"/>
              <w:tag w:val="goog_rdk_1648"/>
            </w:sdtPr>
            <w:sdtContent>
              <w:ins w:author="Anonymous" w:id="66" w:date="2026-09-22T03:03:20Z"/>
              <w:sdt>
                <w:sdtPr>
                  <w:id w:val="692580695"/>
                  <w:tag w:val="goog_rdk_1649"/>
                </w:sdtPr>
                <w:sdtContent>
                  <w:ins w:author="Anonymous" w:id="66" w:date="2026-09-22T03:03:20Z">
                    <w:r w:rsidDel="00000000" w:rsidR="00000000" w:rsidRPr="00000000">
                      <w:rPr>
                        <w:rtl w:val="0"/>
                      </w:rPr>
                    </w:r>
                  </w:ins>
                </w:sdtContent>
              </w:sdt>
              <w:ins w:author="Anonymous" w:id="66" w:date="2026-09-22T03:03:20Z">
                <w:bookmarkStart w:colFirst="0" w:colLast="0" w:name="_heading=h.oi41fuq8q33p" w:id="231"/>
                <w:bookmarkEnd w:id="231"/>
              </w:ins>
            </w:sdtContent>
          </w:sdt>
        </w:p>
      </w:sdtContent>
    </w:sdt>
    <w:sdt>
      <w:sdtPr>
        <w:id w:val="-1002435518"/>
        <w:tag w:val="goog_rdk_1653"/>
      </w:sdtPr>
      <w:sdtContent>
        <w:p w:rsidR="00000000" w:rsidDel="00000000" w:rsidP="00000000" w:rsidRDefault="00000000" w:rsidRPr="00000000" w14:paraId="000002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9249361"/>
              <w:tag w:val="goog_rdk_1651"/>
            </w:sdtPr>
            <w:sdtContent>
              <w:ins w:author="Anonymous" w:id="66" w:date="2026-09-22T03:03:20Z"/>
              <w:sdt>
                <w:sdtPr>
                  <w:id w:val="-966883881"/>
                  <w:tag w:val="goog_rdk_1652"/>
                </w:sdtPr>
                <w:sdtContent>
                  <w:ins w:author="Anonymous" w:id="66" w:date="2026-09-22T03:03:20Z">
                    <w:r w:rsidDel="00000000" w:rsidR="00000000" w:rsidRPr="00000000">
                      <w:rPr>
                        <w:rtl w:val="0"/>
                      </w:rPr>
                    </w:r>
                  </w:ins>
                </w:sdtContent>
              </w:sdt>
              <w:ins w:author="Anonymous" w:id="66" w:date="2026-09-22T03:03:20Z">
                <w:bookmarkStart w:colFirst="0" w:colLast="0" w:name="_heading=h.l0jq44fm3wky" w:id="232"/>
                <w:bookmarkEnd w:id="232"/>
              </w:ins>
            </w:sdtContent>
          </w:sdt>
        </w:p>
      </w:sdtContent>
    </w:sdt>
    <w:sdt>
      <w:sdtPr>
        <w:id w:val="71876188"/>
        <w:tag w:val="goog_rdk_1656"/>
      </w:sdtPr>
      <w:sdtContent>
        <w:p w:rsidR="00000000" w:rsidDel="00000000" w:rsidP="00000000" w:rsidRDefault="00000000" w:rsidRPr="00000000" w14:paraId="000002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7591318"/>
              <w:tag w:val="goog_rdk_1654"/>
            </w:sdtPr>
            <w:sdtContent>
              <w:ins w:author="Anonymous" w:id="66" w:date="2026-09-22T03:03:20Z"/>
              <w:sdt>
                <w:sdtPr>
                  <w:id w:val="91290420"/>
                  <w:tag w:val="goog_rdk_1655"/>
                </w:sdtPr>
                <w:sdtContent>
                  <w:ins w:author="Anonymous" w:id="66" w:date="2026-09-22T03:03:20Z">
                    <w:r w:rsidDel="00000000" w:rsidR="00000000" w:rsidRPr="00000000">
                      <w:rPr>
                        <w:rtl w:val="0"/>
                      </w:rPr>
                    </w:r>
                  </w:ins>
                </w:sdtContent>
              </w:sdt>
              <w:ins w:author="Anonymous" w:id="66" w:date="2026-09-22T03:03:20Z">
                <w:bookmarkStart w:colFirst="0" w:colLast="0" w:name="_heading=h.laopqcj7bdsm" w:id="233"/>
                <w:bookmarkEnd w:id="233"/>
              </w:ins>
            </w:sdtContent>
          </w:sdt>
        </w:p>
      </w:sdtContent>
    </w:sdt>
    <w:sdt>
      <w:sdtPr>
        <w:id w:val="533108253"/>
        <w:tag w:val="goog_rdk_1659"/>
      </w:sdtPr>
      <w:sdtContent>
        <w:p w:rsidR="00000000" w:rsidDel="00000000" w:rsidP="00000000" w:rsidRDefault="00000000" w:rsidRPr="00000000" w14:paraId="000002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0936434"/>
              <w:tag w:val="goog_rdk_1657"/>
            </w:sdtPr>
            <w:sdtContent>
              <w:ins w:author="Anonymous" w:id="66" w:date="2026-09-22T03:03:20Z"/>
              <w:sdt>
                <w:sdtPr>
                  <w:id w:val="542120349"/>
                  <w:tag w:val="goog_rdk_1658"/>
                </w:sdtPr>
                <w:sdtContent>
                  <w:ins w:author="Anonymous" w:id="66" w:date="2026-09-22T03:03:20Z">
                    <w:r w:rsidDel="00000000" w:rsidR="00000000" w:rsidRPr="00000000">
                      <w:rPr>
                        <w:rtl w:val="0"/>
                      </w:rPr>
                    </w:r>
                  </w:ins>
                </w:sdtContent>
              </w:sdt>
              <w:ins w:author="Anonymous" w:id="66" w:date="2026-09-22T03:03:20Z">
                <w:bookmarkStart w:colFirst="0" w:colLast="0" w:name="_heading=h.f3ye4nbakvea" w:id="234"/>
                <w:bookmarkEnd w:id="234"/>
              </w:ins>
            </w:sdtContent>
          </w:sdt>
        </w:p>
      </w:sdtContent>
    </w:sdt>
    <w:sdt>
      <w:sdtPr>
        <w:id w:val="-1235282028"/>
        <w:tag w:val="goog_rdk_1662"/>
      </w:sdtPr>
      <w:sdtContent>
        <w:p w:rsidR="00000000" w:rsidDel="00000000" w:rsidP="00000000" w:rsidRDefault="00000000" w:rsidRPr="00000000" w14:paraId="000002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6223325"/>
              <w:tag w:val="goog_rdk_1660"/>
            </w:sdtPr>
            <w:sdtContent>
              <w:ins w:author="Anonymous" w:id="66" w:date="2026-09-22T03:03:20Z"/>
              <w:sdt>
                <w:sdtPr>
                  <w:id w:val="-435188712"/>
                  <w:tag w:val="goog_rdk_1661"/>
                </w:sdtPr>
                <w:sdtContent>
                  <w:ins w:author="Anonymous" w:id="66" w:date="2026-09-22T03:03:20Z">
                    <w:r w:rsidDel="00000000" w:rsidR="00000000" w:rsidRPr="00000000">
                      <w:rPr>
                        <w:rtl w:val="0"/>
                      </w:rPr>
                    </w:r>
                  </w:ins>
                </w:sdtContent>
              </w:sdt>
              <w:ins w:author="Anonymous" w:id="66" w:date="2026-09-22T03:03:20Z">
                <w:bookmarkStart w:colFirst="0" w:colLast="0" w:name="_heading=h.ag281ism4an9" w:id="235"/>
                <w:bookmarkEnd w:id="235"/>
              </w:ins>
            </w:sdtContent>
          </w:sdt>
        </w:p>
      </w:sdtContent>
    </w:sdt>
    <w:sdt>
      <w:sdtPr>
        <w:id w:val="630541647"/>
        <w:tag w:val="goog_rdk_1665"/>
      </w:sdtPr>
      <w:sdtContent>
        <w:p w:rsidR="00000000" w:rsidDel="00000000" w:rsidP="00000000" w:rsidRDefault="00000000" w:rsidRPr="00000000" w14:paraId="000002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8579335"/>
              <w:tag w:val="goog_rdk_1663"/>
            </w:sdtPr>
            <w:sdtContent>
              <w:ins w:author="Anonymous" w:id="66" w:date="2026-09-22T03:03:20Z"/>
              <w:sdt>
                <w:sdtPr>
                  <w:id w:val="112234140"/>
                  <w:tag w:val="goog_rdk_1664"/>
                </w:sdtPr>
                <w:sdtContent>
                  <w:ins w:author="Anonymous" w:id="66" w:date="2026-09-22T03:03:20Z">
                    <w:r w:rsidDel="00000000" w:rsidR="00000000" w:rsidRPr="00000000">
                      <w:rPr>
                        <w:rtl w:val="0"/>
                      </w:rPr>
                    </w:r>
                  </w:ins>
                </w:sdtContent>
              </w:sdt>
              <w:ins w:author="Anonymous" w:id="66" w:date="2026-09-22T03:03:20Z">
                <w:bookmarkStart w:colFirst="0" w:colLast="0" w:name="_heading=h.rh54xrc7yos6" w:id="236"/>
                <w:bookmarkEnd w:id="236"/>
              </w:ins>
            </w:sdtContent>
          </w:sdt>
        </w:p>
      </w:sdtContent>
    </w:sdt>
    <w:sdt>
      <w:sdtPr>
        <w:id w:val="-566415984"/>
        <w:tag w:val="goog_rdk_1668"/>
      </w:sdtPr>
      <w:sdtContent>
        <w:p w:rsidR="00000000" w:rsidDel="00000000" w:rsidP="00000000" w:rsidRDefault="00000000" w:rsidRPr="00000000" w14:paraId="000002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1401467"/>
              <w:tag w:val="goog_rdk_1666"/>
            </w:sdtPr>
            <w:sdtContent>
              <w:ins w:author="Anonymous" w:id="66" w:date="2026-09-22T03:03:20Z"/>
              <w:sdt>
                <w:sdtPr>
                  <w:id w:val="-1895568519"/>
                  <w:tag w:val="goog_rdk_1667"/>
                </w:sdtPr>
                <w:sdtContent>
                  <w:ins w:author="Anonymous" w:id="66" w:date="2026-09-22T03:03:20Z">
                    <w:r w:rsidDel="00000000" w:rsidR="00000000" w:rsidRPr="00000000">
                      <w:rPr>
                        <w:rtl w:val="0"/>
                      </w:rPr>
                    </w:r>
                  </w:ins>
                </w:sdtContent>
              </w:sdt>
              <w:ins w:author="Anonymous" w:id="66" w:date="2026-09-22T03:03:20Z">
                <w:bookmarkStart w:colFirst="0" w:colLast="0" w:name="_heading=h.86vdaxo5nd62" w:id="237"/>
                <w:bookmarkEnd w:id="237"/>
              </w:ins>
            </w:sdtContent>
          </w:sdt>
        </w:p>
      </w:sdtContent>
    </w:sdt>
    <w:sdt>
      <w:sdtPr>
        <w:id w:val="1703236111"/>
        <w:tag w:val="goog_rdk_1671"/>
      </w:sdtPr>
      <w:sdtContent>
        <w:p w:rsidR="00000000" w:rsidDel="00000000" w:rsidP="00000000" w:rsidRDefault="00000000" w:rsidRPr="00000000" w14:paraId="000002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9238990"/>
              <w:tag w:val="goog_rdk_1669"/>
            </w:sdtPr>
            <w:sdtContent>
              <w:ins w:author="Anonymous" w:id="66" w:date="2026-09-22T03:03:20Z"/>
              <w:sdt>
                <w:sdtPr>
                  <w:id w:val="-2040706389"/>
                  <w:tag w:val="goog_rdk_1670"/>
                </w:sdtPr>
                <w:sdtContent>
                  <w:ins w:author="Anonymous" w:id="66" w:date="2026-09-22T03:03:20Z">
                    <w:r w:rsidDel="00000000" w:rsidR="00000000" w:rsidRPr="00000000">
                      <w:rPr>
                        <w:rtl w:val="0"/>
                      </w:rPr>
                    </w:r>
                  </w:ins>
                </w:sdtContent>
              </w:sdt>
              <w:ins w:author="Anonymous" w:id="66" w:date="2026-09-22T03:03:20Z">
                <w:bookmarkStart w:colFirst="0" w:colLast="0" w:name="_heading=h.qaz63x7iebpz" w:id="238"/>
                <w:bookmarkEnd w:id="238"/>
              </w:ins>
            </w:sdtContent>
          </w:sdt>
        </w:p>
      </w:sdtContent>
    </w:sdt>
    <w:sdt>
      <w:sdtPr>
        <w:id w:val="1611726233"/>
        <w:tag w:val="goog_rdk_1674"/>
      </w:sdtPr>
      <w:sdtContent>
        <w:p w:rsidR="00000000" w:rsidDel="00000000" w:rsidP="00000000" w:rsidRDefault="00000000" w:rsidRPr="00000000" w14:paraId="000002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9251667"/>
              <w:tag w:val="goog_rdk_1672"/>
            </w:sdtPr>
            <w:sdtContent>
              <w:ins w:author="Anonymous" w:id="66" w:date="2026-09-22T03:03:20Z"/>
              <w:sdt>
                <w:sdtPr>
                  <w:id w:val="2029113514"/>
                  <w:tag w:val="goog_rdk_1673"/>
                </w:sdtPr>
                <w:sdtContent>
                  <w:ins w:author="Anonymous" w:id="66" w:date="2026-09-22T03:03:20Z">
                    <w:r w:rsidDel="00000000" w:rsidR="00000000" w:rsidRPr="00000000">
                      <w:rPr>
                        <w:rtl w:val="0"/>
                      </w:rPr>
                    </w:r>
                  </w:ins>
                </w:sdtContent>
              </w:sdt>
              <w:ins w:author="Anonymous" w:id="66" w:date="2026-09-22T03:03:20Z">
                <w:bookmarkStart w:colFirst="0" w:colLast="0" w:name="_heading=h.op47ampgg25p" w:id="239"/>
                <w:bookmarkEnd w:id="239"/>
              </w:ins>
            </w:sdtContent>
          </w:sdt>
        </w:p>
      </w:sdtContent>
    </w:sdt>
    <w:sdt>
      <w:sdtPr>
        <w:id w:val="-1696828820"/>
        <w:tag w:val="goog_rdk_1677"/>
      </w:sdtPr>
      <w:sdtContent>
        <w:p w:rsidR="00000000" w:rsidDel="00000000" w:rsidP="00000000" w:rsidRDefault="00000000" w:rsidRPr="00000000" w14:paraId="000002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1241648"/>
              <w:tag w:val="goog_rdk_1675"/>
            </w:sdtPr>
            <w:sdtContent>
              <w:ins w:author="Anonymous" w:id="66" w:date="2026-09-22T03:03:20Z"/>
              <w:sdt>
                <w:sdtPr>
                  <w:id w:val="2063338574"/>
                  <w:tag w:val="goog_rdk_1676"/>
                </w:sdtPr>
                <w:sdtContent>
                  <w:ins w:author="Anonymous" w:id="66" w:date="2026-09-22T03:03:20Z">
                    <w:r w:rsidDel="00000000" w:rsidR="00000000" w:rsidRPr="00000000">
                      <w:rPr>
                        <w:rtl w:val="0"/>
                      </w:rPr>
                    </w:r>
                  </w:ins>
                </w:sdtContent>
              </w:sdt>
              <w:ins w:author="Anonymous" w:id="66" w:date="2026-09-22T03:03:20Z">
                <w:bookmarkStart w:colFirst="0" w:colLast="0" w:name="_heading=h.hq109dbpmg68" w:id="240"/>
                <w:bookmarkEnd w:id="240"/>
              </w:ins>
            </w:sdtContent>
          </w:sdt>
        </w:p>
      </w:sdtContent>
    </w:sdt>
    <w:sdt>
      <w:sdtPr>
        <w:id w:val="48601426"/>
        <w:tag w:val="goog_rdk_1680"/>
      </w:sdtPr>
      <w:sdtContent>
        <w:p w:rsidR="00000000" w:rsidDel="00000000" w:rsidP="00000000" w:rsidRDefault="00000000" w:rsidRPr="00000000" w14:paraId="000002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484976"/>
              <w:tag w:val="goog_rdk_1678"/>
            </w:sdtPr>
            <w:sdtContent>
              <w:ins w:author="Anonymous" w:id="66" w:date="2026-09-22T03:03:20Z"/>
              <w:sdt>
                <w:sdtPr>
                  <w:id w:val="-637586017"/>
                  <w:tag w:val="goog_rdk_1679"/>
                </w:sdtPr>
                <w:sdtContent>
                  <w:ins w:author="Anonymous" w:id="66" w:date="2026-09-22T03:03:20Z">
                    <w:r w:rsidDel="00000000" w:rsidR="00000000" w:rsidRPr="00000000">
                      <w:rPr>
                        <w:rtl w:val="0"/>
                      </w:rPr>
                    </w:r>
                  </w:ins>
                </w:sdtContent>
              </w:sdt>
              <w:ins w:author="Anonymous" w:id="66" w:date="2026-09-22T03:03:20Z">
                <w:bookmarkStart w:colFirst="0" w:colLast="0" w:name="_heading=h.6w51zjxh8wmp" w:id="241"/>
                <w:bookmarkEnd w:id="241"/>
              </w:ins>
            </w:sdtContent>
          </w:sdt>
        </w:p>
      </w:sdtContent>
    </w:sdt>
    <w:sdt>
      <w:sdtPr>
        <w:id w:val="-506267529"/>
        <w:tag w:val="goog_rdk_1683"/>
      </w:sdtPr>
      <w:sdtContent>
        <w:p w:rsidR="00000000" w:rsidDel="00000000" w:rsidP="00000000" w:rsidRDefault="00000000" w:rsidRPr="00000000" w14:paraId="000002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2519332"/>
              <w:tag w:val="goog_rdk_1681"/>
            </w:sdtPr>
            <w:sdtContent>
              <w:ins w:author="Anonymous" w:id="66" w:date="2026-09-22T03:03:20Z"/>
              <w:sdt>
                <w:sdtPr>
                  <w:id w:val="1120123897"/>
                  <w:tag w:val="goog_rdk_1682"/>
                </w:sdtPr>
                <w:sdtContent>
                  <w:ins w:author="Anonymous" w:id="66" w:date="2026-09-22T03:03:20Z">
                    <w:r w:rsidDel="00000000" w:rsidR="00000000" w:rsidRPr="00000000">
                      <w:rPr>
                        <w:rtl w:val="0"/>
                      </w:rPr>
                    </w:r>
                  </w:ins>
                </w:sdtContent>
              </w:sdt>
              <w:ins w:author="Anonymous" w:id="66" w:date="2026-09-22T03:03:20Z">
                <w:bookmarkStart w:colFirst="0" w:colLast="0" w:name="_heading=h.n4i01tay64wv" w:id="242"/>
                <w:bookmarkEnd w:id="242"/>
              </w:ins>
            </w:sdtContent>
          </w:sdt>
        </w:p>
      </w:sdtContent>
    </w:sdt>
    <w:sdt>
      <w:sdtPr>
        <w:id w:val="-2095908689"/>
        <w:tag w:val="goog_rdk_1686"/>
      </w:sdtPr>
      <w:sdtContent>
        <w:p w:rsidR="00000000" w:rsidDel="00000000" w:rsidP="00000000" w:rsidRDefault="00000000" w:rsidRPr="00000000" w14:paraId="000002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8527349"/>
              <w:tag w:val="goog_rdk_1684"/>
            </w:sdtPr>
            <w:sdtContent>
              <w:ins w:author="Anonymous" w:id="66" w:date="2026-09-22T03:03:20Z"/>
              <w:sdt>
                <w:sdtPr>
                  <w:id w:val="-1679350605"/>
                  <w:tag w:val="goog_rdk_1685"/>
                </w:sdtPr>
                <w:sdtContent>
                  <w:ins w:author="Anonymous" w:id="66" w:date="2026-09-22T03:03:20Z">
                    <w:r w:rsidDel="00000000" w:rsidR="00000000" w:rsidRPr="00000000">
                      <w:rPr>
                        <w:rtl w:val="0"/>
                      </w:rPr>
                    </w:r>
                  </w:ins>
                </w:sdtContent>
              </w:sdt>
              <w:ins w:author="Anonymous" w:id="66" w:date="2026-09-22T03:03:20Z">
                <w:bookmarkStart w:colFirst="0" w:colLast="0" w:name="_heading=h.9tu6du5qhkti" w:id="243"/>
                <w:bookmarkEnd w:id="243"/>
              </w:ins>
            </w:sdtContent>
          </w:sdt>
        </w:p>
      </w:sdtContent>
    </w:sdt>
    <w:sdt>
      <w:sdtPr>
        <w:id w:val="-1708294999"/>
        <w:tag w:val="goog_rdk_1689"/>
      </w:sdtPr>
      <w:sdtContent>
        <w:p w:rsidR="00000000" w:rsidDel="00000000" w:rsidP="00000000" w:rsidRDefault="00000000" w:rsidRPr="00000000" w14:paraId="000002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2906688"/>
              <w:tag w:val="goog_rdk_1687"/>
            </w:sdtPr>
            <w:sdtContent>
              <w:ins w:author="Anonymous" w:id="66" w:date="2026-09-22T03:03:20Z"/>
              <w:sdt>
                <w:sdtPr>
                  <w:id w:val="907622942"/>
                  <w:tag w:val="goog_rdk_1688"/>
                </w:sdtPr>
                <w:sdtContent>
                  <w:ins w:author="Anonymous" w:id="66" w:date="2026-09-22T03:03:20Z">
                    <w:r w:rsidDel="00000000" w:rsidR="00000000" w:rsidRPr="00000000">
                      <w:rPr>
                        <w:rtl w:val="0"/>
                      </w:rPr>
                    </w:r>
                  </w:ins>
                </w:sdtContent>
              </w:sdt>
              <w:ins w:author="Anonymous" w:id="66" w:date="2026-09-22T03:03:20Z">
                <w:bookmarkStart w:colFirst="0" w:colLast="0" w:name="_heading=h.g1857vjsrdpe" w:id="244"/>
                <w:bookmarkEnd w:id="244"/>
              </w:ins>
            </w:sdtContent>
          </w:sdt>
        </w:p>
      </w:sdtContent>
    </w:sdt>
    <w:sdt>
      <w:sdtPr>
        <w:id w:val="1614923763"/>
        <w:tag w:val="goog_rdk_1692"/>
      </w:sdtPr>
      <w:sdtContent>
        <w:p w:rsidR="00000000" w:rsidDel="00000000" w:rsidP="00000000" w:rsidRDefault="00000000" w:rsidRPr="00000000" w14:paraId="000002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5936693"/>
              <w:tag w:val="goog_rdk_1690"/>
            </w:sdtPr>
            <w:sdtContent>
              <w:ins w:author="Anonymous" w:id="66" w:date="2026-09-22T03:03:20Z"/>
              <w:sdt>
                <w:sdtPr>
                  <w:id w:val="1012959649"/>
                  <w:tag w:val="goog_rdk_1691"/>
                </w:sdtPr>
                <w:sdtContent>
                  <w:ins w:author="Anonymous" w:id="66" w:date="2026-09-22T03:03:20Z">
                    <w:r w:rsidDel="00000000" w:rsidR="00000000" w:rsidRPr="00000000">
                      <w:rPr>
                        <w:rtl w:val="0"/>
                      </w:rPr>
                    </w:r>
                  </w:ins>
                </w:sdtContent>
              </w:sdt>
              <w:ins w:author="Anonymous" w:id="66" w:date="2026-09-22T03:03:20Z">
                <w:bookmarkStart w:colFirst="0" w:colLast="0" w:name="_heading=h.vr3hccipntf7" w:id="245"/>
                <w:bookmarkEnd w:id="245"/>
              </w:ins>
            </w:sdtContent>
          </w:sdt>
        </w:p>
      </w:sdtContent>
    </w:sdt>
    <w:sdt>
      <w:sdtPr>
        <w:id w:val="1676325943"/>
        <w:tag w:val="goog_rdk_1695"/>
      </w:sdtPr>
      <w:sdtContent>
        <w:p w:rsidR="00000000" w:rsidDel="00000000" w:rsidP="00000000" w:rsidRDefault="00000000" w:rsidRPr="00000000" w14:paraId="000002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0686898"/>
              <w:tag w:val="goog_rdk_1693"/>
            </w:sdtPr>
            <w:sdtContent>
              <w:ins w:author="Anonymous" w:id="66" w:date="2026-09-22T03:03:20Z"/>
              <w:sdt>
                <w:sdtPr>
                  <w:id w:val="-2147470902"/>
                  <w:tag w:val="goog_rdk_1694"/>
                </w:sdtPr>
                <w:sdtContent>
                  <w:ins w:author="Anonymous" w:id="66" w:date="2026-09-22T03:03:20Z">
                    <w:r w:rsidDel="00000000" w:rsidR="00000000" w:rsidRPr="00000000">
                      <w:rPr>
                        <w:rtl w:val="0"/>
                      </w:rPr>
                    </w:r>
                  </w:ins>
                </w:sdtContent>
              </w:sdt>
              <w:ins w:author="Anonymous" w:id="66" w:date="2026-09-22T03:03:20Z">
                <w:bookmarkStart w:colFirst="0" w:colLast="0" w:name="_heading=h.dr94zcsyvmvb" w:id="246"/>
                <w:bookmarkEnd w:id="246"/>
              </w:ins>
            </w:sdtContent>
          </w:sdt>
        </w:p>
      </w:sdtContent>
    </w:sdt>
    <w:sdt>
      <w:sdtPr>
        <w:id w:val="1946368268"/>
        <w:tag w:val="goog_rdk_1698"/>
      </w:sdtPr>
      <w:sdtContent>
        <w:p w:rsidR="00000000" w:rsidDel="00000000" w:rsidP="00000000" w:rsidRDefault="00000000" w:rsidRPr="00000000" w14:paraId="000002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8261655"/>
              <w:tag w:val="goog_rdk_1696"/>
            </w:sdtPr>
            <w:sdtContent>
              <w:ins w:author="Anonymous" w:id="66" w:date="2026-09-22T03:03:20Z"/>
              <w:sdt>
                <w:sdtPr>
                  <w:id w:val="-723975742"/>
                  <w:tag w:val="goog_rdk_1697"/>
                </w:sdtPr>
                <w:sdtContent>
                  <w:ins w:author="Anonymous" w:id="66" w:date="2026-09-22T03:03:20Z">
                    <w:r w:rsidDel="00000000" w:rsidR="00000000" w:rsidRPr="00000000">
                      <w:rPr>
                        <w:rtl w:val="0"/>
                      </w:rPr>
                    </w:r>
                  </w:ins>
                </w:sdtContent>
              </w:sdt>
              <w:ins w:author="Anonymous" w:id="66" w:date="2026-09-22T03:03:20Z">
                <w:bookmarkStart w:colFirst="0" w:colLast="0" w:name="_heading=h.di96ifm8xyfl" w:id="247"/>
                <w:bookmarkEnd w:id="247"/>
              </w:ins>
            </w:sdtContent>
          </w:sdt>
        </w:p>
      </w:sdtContent>
    </w:sdt>
    <w:sdt>
      <w:sdtPr>
        <w:id w:val="-486194770"/>
        <w:tag w:val="goog_rdk_1701"/>
      </w:sdtPr>
      <w:sdtContent>
        <w:p w:rsidR="00000000" w:rsidDel="00000000" w:rsidP="00000000" w:rsidRDefault="00000000" w:rsidRPr="00000000" w14:paraId="000002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7261808"/>
              <w:tag w:val="goog_rdk_1699"/>
            </w:sdtPr>
            <w:sdtContent>
              <w:ins w:author="Anonymous" w:id="66" w:date="2026-09-22T03:03:20Z"/>
              <w:sdt>
                <w:sdtPr>
                  <w:id w:val="878700253"/>
                  <w:tag w:val="goog_rdk_1700"/>
                </w:sdtPr>
                <w:sdtContent>
                  <w:ins w:author="Anonymous" w:id="66" w:date="2026-09-22T03:03:20Z">
                    <w:r w:rsidDel="00000000" w:rsidR="00000000" w:rsidRPr="00000000">
                      <w:rPr>
                        <w:rtl w:val="0"/>
                      </w:rPr>
                    </w:r>
                  </w:ins>
                </w:sdtContent>
              </w:sdt>
              <w:ins w:author="Anonymous" w:id="66" w:date="2026-09-22T03:03:20Z">
                <w:bookmarkStart w:colFirst="0" w:colLast="0" w:name="_heading=h.ipj9lk9fm1kl" w:id="248"/>
                <w:bookmarkEnd w:id="248"/>
              </w:ins>
            </w:sdtContent>
          </w:sdt>
        </w:p>
      </w:sdtContent>
    </w:sdt>
    <w:sdt>
      <w:sdtPr>
        <w:id w:val="-1644375201"/>
        <w:tag w:val="goog_rdk_1704"/>
      </w:sdtPr>
      <w:sdtContent>
        <w:p w:rsidR="00000000" w:rsidDel="00000000" w:rsidP="00000000" w:rsidRDefault="00000000" w:rsidRPr="00000000" w14:paraId="000002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0390336"/>
              <w:tag w:val="goog_rdk_1702"/>
            </w:sdtPr>
            <w:sdtContent>
              <w:ins w:author="Anonymous" w:id="66" w:date="2026-09-22T03:03:20Z"/>
              <w:sdt>
                <w:sdtPr>
                  <w:id w:val="-964449394"/>
                  <w:tag w:val="goog_rdk_1703"/>
                </w:sdtPr>
                <w:sdtContent>
                  <w:ins w:author="Anonymous" w:id="66" w:date="2026-09-22T03:03:20Z">
                    <w:r w:rsidDel="00000000" w:rsidR="00000000" w:rsidRPr="00000000">
                      <w:rPr>
                        <w:rtl w:val="0"/>
                      </w:rPr>
                    </w:r>
                  </w:ins>
                </w:sdtContent>
              </w:sdt>
              <w:ins w:author="Anonymous" w:id="66" w:date="2026-09-22T03:03:20Z">
                <w:bookmarkStart w:colFirst="0" w:colLast="0" w:name="_heading=h.ta9b8xljqn20" w:id="249"/>
                <w:bookmarkEnd w:id="249"/>
              </w:ins>
            </w:sdtContent>
          </w:sdt>
        </w:p>
      </w:sdtContent>
    </w:sdt>
    <w:sdt>
      <w:sdtPr>
        <w:id w:val="927565017"/>
        <w:tag w:val="goog_rdk_1707"/>
      </w:sdtPr>
      <w:sdtContent>
        <w:p w:rsidR="00000000" w:rsidDel="00000000" w:rsidP="00000000" w:rsidRDefault="00000000" w:rsidRPr="00000000" w14:paraId="000002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2541711"/>
              <w:tag w:val="goog_rdk_1705"/>
            </w:sdtPr>
            <w:sdtContent>
              <w:ins w:author="Anonymous" w:id="66" w:date="2026-09-22T03:03:20Z"/>
              <w:sdt>
                <w:sdtPr>
                  <w:id w:val="-1055128020"/>
                  <w:tag w:val="goog_rdk_1706"/>
                </w:sdtPr>
                <w:sdtContent>
                  <w:ins w:author="Anonymous" w:id="66" w:date="2026-09-22T03:03:20Z">
                    <w:r w:rsidDel="00000000" w:rsidR="00000000" w:rsidRPr="00000000">
                      <w:rPr>
                        <w:rtl w:val="0"/>
                      </w:rPr>
                    </w:r>
                  </w:ins>
                </w:sdtContent>
              </w:sdt>
              <w:ins w:author="Anonymous" w:id="66" w:date="2026-09-22T03:03:20Z">
                <w:bookmarkStart w:colFirst="0" w:colLast="0" w:name="_heading=h.xcwd46bvflfi" w:id="250"/>
                <w:bookmarkEnd w:id="250"/>
              </w:ins>
            </w:sdtContent>
          </w:sdt>
        </w:p>
      </w:sdtContent>
    </w:sdt>
    <w:sdt>
      <w:sdtPr>
        <w:id w:val="313017200"/>
        <w:tag w:val="goog_rdk_1710"/>
      </w:sdtPr>
      <w:sdtContent>
        <w:p w:rsidR="00000000" w:rsidDel="00000000" w:rsidP="00000000" w:rsidRDefault="00000000" w:rsidRPr="00000000" w14:paraId="000002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8249136"/>
              <w:tag w:val="goog_rdk_1708"/>
            </w:sdtPr>
            <w:sdtContent>
              <w:ins w:author="Anonymous" w:id="66" w:date="2026-09-22T03:03:20Z"/>
              <w:sdt>
                <w:sdtPr>
                  <w:id w:val="-943982980"/>
                  <w:tag w:val="goog_rdk_1709"/>
                </w:sdtPr>
                <w:sdtContent>
                  <w:ins w:author="Anonymous" w:id="66" w:date="2026-09-22T03:03:20Z">
                    <w:r w:rsidDel="00000000" w:rsidR="00000000" w:rsidRPr="00000000">
                      <w:rPr>
                        <w:rtl w:val="0"/>
                      </w:rPr>
                    </w:r>
                  </w:ins>
                </w:sdtContent>
              </w:sdt>
              <w:ins w:author="Anonymous" w:id="66" w:date="2026-09-22T03:03:20Z">
                <w:bookmarkStart w:colFirst="0" w:colLast="0" w:name="_heading=h.9sd6sp7dg026" w:id="251"/>
                <w:bookmarkEnd w:id="251"/>
              </w:ins>
            </w:sdtContent>
          </w:sdt>
        </w:p>
      </w:sdtContent>
    </w:sdt>
    <w:sdt>
      <w:sdtPr>
        <w:id w:val="1430219517"/>
        <w:tag w:val="goog_rdk_1713"/>
      </w:sdtPr>
      <w:sdtContent>
        <w:p w:rsidR="00000000" w:rsidDel="00000000" w:rsidP="00000000" w:rsidRDefault="00000000" w:rsidRPr="00000000" w14:paraId="000002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6459565"/>
              <w:tag w:val="goog_rdk_1711"/>
            </w:sdtPr>
            <w:sdtContent>
              <w:ins w:author="Anonymous" w:id="66" w:date="2026-09-22T03:03:20Z"/>
              <w:sdt>
                <w:sdtPr>
                  <w:id w:val="385971618"/>
                  <w:tag w:val="goog_rdk_1712"/>
                </w:sdtPr>
                <w:sdtContent>
                  <w:ins w:author="Anonymous" w:id="66" w:date="2026-09-22T03:03:20Z">
                    <w:r w:rsidDel="00000000" w:rsidR="00000000" w:rsidRPr="00000000">
                      <w:rPr>
                        <w:rtl w:val="0"/>
                      </w:rPr>
                    </w:r>
                  </w:ins>
                </w:sdtContent>
              </w:sdt>
              <w:ins w:author="Anonymous" w:id="66" w:date="2026-09-22T03:03:20Z">
                <w:bookmarkStart w:colFirst="0" w:colLast="0" w:name="_heading=h.ady6r5hkbiej" w:id="252"/>
                <w:bookmarkEnd w:id="252"/>
              </w:ins>
            </w:sdtContent>
          </w:sdt>
        </w:p>
      </w:sdtContent>
    </w:sdt>
    <w:sdt>
      <w:sdtPr>
        <w:id w:val="430385845"/>
        <w:tag w:val="goog_rdk_1716"/>
      </w:sdtPr>
      <w:sdtContent>
        <w:p w:rsidR="00000000" w:rsidDel="00000000" w:rsidP="00000000" w:rsidRDefault="00000000" w:rsidRPr="00000000" w14:paraId="000002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3791136"/>
              <w:tag w:val="goog_rdk_1714"/>
            </w:sdtPr>
            <w:sdtContent>
              <w:ins w:author="Anonymous" w:id="66" w:date="2026-09-22T03:03:20Z"/>
              <w:sdt>
                <w:sdtPr>
                  <w:id w:val="1337750320"/>
                  <w:tag w:val="goog_rdk_1715"/>
                </w:sdtPr>
                <w:sdtContent>
                  <w:ins w:author="Anonymous" w:id="66" w:date="2026-09-22T03:03:20Z">
                    <w:r w:rsidDel="00000000" w:rsidR="00000000" w:rsidRPr="00000000">
                      <w:rPr>
                        <w:rtl w:val="0"/>
                      </w:rPr>
                    </w:r>
                  </w:ins>
                </w:sdtContent>
              </w:sdt>
              <w:ins w:author="Anonymous" w:id="66" w:date="2026-09-22T03:03:20Z">
                <w:bookmarkStart w:colFirst="0" w:colLast="0" w:name="_heading=h.6nua9dl1bs3f" w:id="253"/>
                <w:bookmarkEnd w:id="253"/>
              </w:ins>
            </w:sdtContent>
          </w:sdt>
        </w:p>
      </w:sdtContent>
    </w:sdt>
    <w:sdt>
      <w:sdtPr>
        <w:id w:val="-1389871669"/>
        <w:tag w:val="goog_rdk_1719"/>
      </w:sdtPr>
      <w:sdtContent>
        <w:p w:rsidR="00000000" w:rsidDel="00000000" w:rsidP="00000000" w:rsidRDefault="00000000" w:rsidRPr="00000000" w14:paraId="000002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4341541"/>
              <w:tag w:val="goog_rdk_1717"/>
            </w:sdtPr>
            <w:sdtContent>
              <w:ins w:author="Anonymous" w:id="66" w:date="2026-09-22T03:03:20Z"/>
              <w:sdt>
                <w:sdtPr>
                  <w:id w:val="663168249"/>
                  <w:tag w:val="goog_rdk_1718"/>
                </w:sdtPr>
                <w:sdtContent>
                  <w:ins w:author="Anonymous" w:id="66" w:date="2026-09-22T03:03:20Z">
                    <w:r w:rsidDel="00000000" w:rsidR="00000000" w:rsidRPr="00000000">
                      <w:rPr>
                        <w:rtl w:val="0"/>
                      </w:rPr>
                    </w:r>
                  </w:ins>
                </w:sdtContent>
              </w:sdt>
              <w:ins w:author="Anonymous" w:id="66" w:date="2026-09-22T03:03:20Z">
                <w:bookmarkStart w:colFirst="0" w:colLast="0" w:name="_heading=h.3x05ai7z2q6g" w:id="254"/>
                <w:bookmarkEnd w:id="254"/>
              </w:ins>
            </w:sdtContent>
          </w:sdt>
        </w:p>
      </w:sdtContent>
    </w:sdt>
    <w:sdt>
      <w:sdtPr>
        <w:id w:val="1219162127"/>
        <w:tag w:val="goog_rdk_1722"/>
      </w:sdtPr>
      <w:sdtContent>
        <w:p w:rsidR="00000000" w:rsidDel="00000000" w:rsidP="00000000" w:rsidRDefault="00000000" w:rsidRPr="00000000" w14:paraId="000002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5710228"/>
              <w:tag w:val="goog_rdk_1720"/>
            </w:sdtPr>
            <w:sdtContent>
              <w:ins w:author="Anonymous" w:id="66" w:date="2026-09-22T03:03:20Z"/>
              <w:sdt>
                <w:sdtPr>
                  <w:id w:val="-1649826784"/>
                  <w:tag w:val="goog_rdk_1721"/>
                </w:sdtPr>
                <w:sdtContent>
                  <w:ins w:author="Anonymous" w:id="66" w:date="2026-09-22T03:03:20Z">
                    <w:r w:rsidDel="00000000" w:rsidR="00000000" w:rsidRPr="00000000">
                      <w:rPr>
                        <w:rtl w:val="0"/>
                      </w:rPr>
                    </w:r>
                  </w:ins>
                </w:sdtContent>
              </w:sdt>
              <w:ins w:author="Anonymous" w:id="66" w:date="2026-09-22T03:03:20Z">
                <w:bookmarkStart w:colFirst="0" w:colLast="0" w:name="_heading=h.74ylzeah9ofo" w:id="255"/>
                <w:bookmarkEnd w:id="255"/>
              </w:ins>
            </w:sdtContent>
          </w:sdt>
        </w:p>
      </w:sdtContent>
    </w:sdt>
    <w:sdt>
      <w:sdtPr>
        <w:id w:val="-854559416"/>
        <w:tag w:val="goog_rdk_1725"/>
      </w:sdtPr>
      <w:sdtContent>
        <w:p w:rsidR="00000000" w:rsidDel="00000000" w:rsidP="00000000" w:rsidRDefault="00000000" w:rsidRPr="00000000" w14:paraId="000002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3213218"/>
              <w:tag w:val="goog_rdk_1723"/>
            </w:sdtPr>
            <w:sdtContent>
              <w:ins w:author="Anonymous" w:id="66" w:date="2026-09-22T03:03:20Z"/>
              <w:sdt>
                <w:sdtPr>
                  <w:id w:val="-1805460230"/>
                  <w:tag w:val="goog_rdk_1724"/>
                </w:sdtPr>
                <w:sdtContent>
                  <w:ins w:author="Anonymous" w:id="66" w:date="2026-09-22T03:03:20Z">
                    <w:r w:rsidDel="00000000" w:rsidR="00000000" w:rsidRPr="00000000">
                      <w:rPr>
                        <w:rtl w:val="0"/>
                      </w:rPr>
                    </w:r>
                  </w:ins>
                </w:sdtContent>
              </w:sdt>
              <w:ins w:author="Anonymous" w:id="66" w:date="2026-09-22T03:03:20Z">
                <w:bookmarkStart w:colFirst="0" w:colLast="0" w:name="_heading=h.r8l3oquizoik" w:id="256"/>
                <w:bookmarkEnd w:id="256"/>
              </w:ins>
            </w:sdtContent>
          </w:sdt>
        </w:p>
      </w:sdtContent>
    </w:sdt>
    <w:sdt>
      <w:sdtPr>
        <w:id w:val="-2014277686"/>
        <w:tag w:val="goog_rdk_1728"/>
      </w:sdtPr>
      <w:sdtContent>
        <w:p w:rsidR="00000000" w:rsidDel="00000000" w:rsidP="00000000" w:rsidRDefault="00000000" w:rsidRPr="00000000" w14:paraId="000002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2907522"/>
              <w:tag w:val="goog_rdk_1726"/>
            </w:sdtPr>
            <w:sdtContent>
              <w:ins w:author="Anonymous" w:id="66" w:date="2026-09-22T03:03:20Z"/>
              <w:sdt>
                <w:sdtPr>
                  <w:id w:val="-672084903"/>
                  <w:tag w:val="goog_rdk_1727"/>
                </w:sdtPr>
                <w:sdtContent>
                  <w:ins w:author="Anonymous" w:id="66" w:date="2026-09-22T03:03:20Z">
                    <w:r w:rsidDel="00000000" w:rsidR="00000000" w:rsidRPr="00000000">
                      <w:rPr>
                        <w:rtl w:val="0"/>
                      </w:rPr>
                    </w:r>
                  </w:ins>
                </w:sdtContent>
              </w:sdt>
              <w:ins w:author="Anonymous" w:id="66" w:date="2026-09-22T03:03:20Z">
                <w:bookmarkStart w:colFirst="0" w:colLast="0" w:name="_heading=h.plj9bwtddzuq" w:id="257"/>
                <w:bookmarkEnd w:id="257"/>
              </w:ins>
            </w:sdtContent>
          </w:sdt>
        </w:p>
      </w:sdtContent>
    </w:sdt>
    <w:sdt>
      <w:sdtPr>
        <w:id w:val="-353008064"/>
        <w:tag w:val="goog_rdk_1731"/>
      </w:sdtPr>
      <w:sdtContent>
        <w:p w:rsidR="00000000" w:rsidDel="00000000" w:rsidP="00000000" w:rsidRDefault="00000000" w:rsidRPr="00000000" w14:paraId="000002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47425245"/>
              <w:tag w:val="goog_rdk_1729"/>
            </w:sdtPr>
            <w:sdtContent>
              <w:ins w:author="Anonymous" w:id="66" w:date="2026-09-22T03:03:20Z"/>
              <w:sdt>
                <w:sdtPr>
                  <w:id w:val="-1376645301"/>
                  <w:tag w:val="goog_rdk_1730"/>
                </w:sdtPr>
                <w:sdtContent>
                  <w:ins w:author="Anonymous" w:id="66" w:date="2026-09-22T03:03:20Z">
                    <w:r w:rsidDel="00000000" w:rsidR="00000000" w:rsidRPr="00000000">
                      <w:rPr>
                        <w:rtl w:val="0"/>
                      </w:rPr>
                    </w:r>
                  </w:ins>
                </w:sdtContent>
              </w:sdt>
              <w:ins w:author="Anonymous" w:id="66" w:date="2026-09-22T03:03:20Z">
                <w:bookmarkStart w:colFirst="0" w:colLast="0" w:name="_heading=h.4k1qq66gth6x" w:id="258"/>
                <w:bookmarkEnd w:id="258"/>
              </w:ins>
            </w:sdtContent>
          </w:sdt>
        </w:p>
      </w:sdtContent>
    </w:sdt>
    <w:sdt>
      <w:sdtPr>
        <w:id w:val="1833986884"/>
        <w:tag w:val="goog_rdk_1734"/>
      </w:sdtPr>
      <w:sdtContent>
        <w:p w:rsidR="00000000" w:rsidDel="00000000" w:rsidP="00000000" w:rsidRDefault="00000000" w:rsidRPr="00000000" w14:paraId="000002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2409763"/>
              <w:tag w:val="goog_rdk_1732"/>
            </w:sdtPr>
            <w:sdtContent>
              <w:ins w:author="Anonymous" w:id="66" w:date="2026-09-22T03:03:20Z"/>
              <w:sdt>
                <w:sdtPr>
                  <w:id w:val="16433395"/>
                  <w:tag w:val="goog_rdk_1733"/>
                </w:sdtPr>
                <w:sdtContent>
                  <w:ins w:author="Anonymous" w:id="66" w:date="2026-09-22T03:03:20Z">
                    <w:r w:rsidDel="00000000" w:rsidR="00000000" w:rsidRPr="00000000">
                      <w:rPr>
                        <w:rtl w:val="0"/>
                      </w:rPr>
                    </w:r>
                  </w:ins>
                </w:sdtContent>
              </w:sdt>
              <w:ins w:author="Anonymous" w:id="66" w:date="2026-09-22T03:03:20Z">
                <w:bookmarkStart w:colFirst="0" w:colLast="0" w:name="_heading=h.6nfparxqk3g" w:id="259"/>
                <w:bookmarkEnd w:id="259"/>
              </w:ins>
            </w:sdtContent>
          </w:sdt>
        </w:p>
      </w:sdtContent>
    </w:sdt>
    <w:sdt>
      <w:sdtPr>
        <w:id w:val="-2080394468"/>
        <w:tag w:val="goog_rdk_1737"/>
      </w:sdtPr>
      <w:sdtContent>
        <w:p w:rsidR="00000000" w:rsidDel="00000000" w:rsidP="00000000" w:rsidRDefault="00000000" w:rsidRPr="00000000" w14:paraId="000002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1251939"/>
              <w:tag w:val="goog_rdk_1735"/>
            </w:sdtPr>
            <w:sdtContent>
              <w:ins w:author="Anonymous" w:id="66" w:date="2026-09-22T03:03:20Z"/>
              <w:sdt>
                <w:sdtPr>
                  <w:id w:val="494315504"/>
                  <w:tag w:val="goog_rdk_1736"/>
                </w:sdtPr>
                <w:sdtContent>
                  <w:ins w:author="Anonymous" w:id="66" w:date="2026-09-22T03:03:20Z">
                    <w:r w:rsidDel="00000000" w:rsidR="00000000" w:rsidRPr="00000000">
                      <w:rPr>
                        <w:rtl w:val="0"/>
                      </w:rPr>
                    </w:r>
                  </w:ins>
                </w:sdtContent>
              </w:sdt>
              <w:ins w:author="Anonymous" w:id="66" w:date="2026-09-22T03:03:20Z">
                <w:bookmarkStart w:colFirst="0" w:colLast="0" w:name="_heading=h.fzif2ckgpd4o" w:id="260"/>
                <w:bookmarkEnd w:id="260"/>
              </w:ins>
            </w:sdtContent>
          </w:sdt>
        </w:p>
      </w:sdtContent>
    </w:sdt>
    <w:sdt>
      <w:sdtPr>
        <w:id w:val="-1159587402"/>
        <w:tag w:val="goog_rdk_1740"/>
      </w:sdtPr>
      <w:sdtContent>
        <w:p w:rsidR="00000000" w:rsidDel="00000000" w:rsidP="00000000" w:rsidRDefault="00000000" w:rsidRPr="00000000" w14:paraId="000002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7615142"/>
              <w:tag w:val="goog_rdk_1738"/>
            </w:sdtPr>
            <w:sdtContent>
              <w:ins w:author="Anonymous" w:id="66" w:date="2026-09-22T03:03:20Z"/>
              <w:sdt>
                <w:sdtPr>
                  <w:id w:val="-1103972555"/>
                  <w:tag w:val="goog_rdk_1739"/>
                </w:sdtPr>
                <w:sdtContent>
                  <w:ins w:author="Anonymous" w:id="66" w:date="2026-09-22T03:03:20Z">
                    <w:r w:rsidDel="00000000" w:rsidR="00000000" w:rsidRPr="00000000">
                      <w:rPr>
                        <w:rtl w:val="0"/>
                      </w:rPr>
                    </w:r>
                  </w:ins>
                </w:sdtContent>
              </w:sdt>
              <w:ins w:author="Anonymous" w:id="66" w:date="2026-09-22T03:03:20Z">
                <w:bookmarkStart w:colFirst="0" w:colLast="0" w:name="_heading=h.7x5grylwvgj" w:id="261"/>
                <w:bookmarkEnd w:id="261"/>
              </w:ins>
            </w:sdtContent>
          </w:sdt>
        </w:p>
      </w:sdtContent>
    </w:sdt>
    <w:sdt>
      <w:sdtPr>
        <w:id w:val="2110773845"/>
        <w:tag w:val="goog_rdk_1743"/>
      </w:sdtPr>
      <w:sdtContent>
        <w:p w:rsidR="00000000" w:rsidDel="00000000" w:rsidP="00000000" w:rsidRDefault="00000000" w:rsidRPr="00000000" w14:paraId="000002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0241843"/>
              <w:tag w:val="goog_rdk_1741"/>
            </w:sdtPr>
            <w:sdtContent>
              <w:ins w:author="Anonymous" w:id="66" w:date="2026-09-22T03:03:20Z"/>
              <w:sdt>
                <w:sdtPr>
                  <w:id w:val="-668476769"/>
                  <w:tag w:val="goog_rdk_1742"/>
                </w:sdtPr>
                <w:sdtContent>
                  <w:ins w:author="Anonymous" w:id="66" w:date="2026-09-22T03:03:20Z">
                    <w:r w:rsidDel="00000000" w:rsidR="00000000" w:rsidRPr="00000000">
                      <w:rPr>
                        <w:rtl w:val="0"/>
                      </w:rPr>
                    </w:r>
                  </w:ins>
                </w:sdtContent>
              </w:sdt>
              <w:ins w:author="Anonymous" w:id="66" w:date="2026-09-22T03:03:20Z">
                <w:bookmarkStart w:colFirst="0" w:colLast="0" w:name="_heading=h.9ntqsl8kxlf9" w:id="262"/>
                <w:bookmarkEnd w:id="262"/>
              </w:ins>
            </w:sdtContent>
          </w:sdt>
        </w:p>
      </w:sdtContent>
    </w:sdt>
    <w:sdt>
      <w:sdtPr>
        <w:id w:val="238302710"/>
        <w:tag w:val="goog_rdk_1746"/>
      </w:sdtPr>
      <w:sdtContent>
        <w:p w:rsidR="00000000" w:rsidDel="00000000" w:rsidP="00000000" w:rsidRDefault="00000000" w:rsidRPr="00000000" w14:paraId="000002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841931"/>
              <w:tag w:val="goog_rdk_1744"/>
            </w:sdtPr>
            <w:sdtContent>
              <w:ins w:author="Anonymous" w:id="66" w:date="2026-09-22T03:03:20Z"/>
              <w:sdt>
                <w:sdtPr>
                  <w:id w:val="778114673"/>
                  <w:tag w:val="goog_rdk_1745"/>
                </w:sdtPr>
                <w:sdtContent>
                  <w:ins w:author="Anonymous" w:id="66" w:date="2026-09-22T03:03:20Z">
                    <w:r w:rsidDel="00000000" w:rsidR="00000000" w:rsidRPr="00000000">
                      <w:rPr>
                        <w:rtl w:val="0"/>
                      </w:rPr>
                    </w:r>
                  </w:ins>
                </w:sdtContent>
              </w:sdt>
              <w:ins w:author="Anonymous" w:id="66" w:date="2026-09-22T03:03:20Z">
                <w:bookmarkStart w:colFirst="0" w:colLast="0" w:name="_heading=h.7m7qg4hfb9ij" w:id="263"/>
                <w:bookmarkEnd w:id="263"/>
              </w:ins>
            </w:sdtContent>
          </w:sdt>
        </w:p>
      </w:sdtContent>
    </w:sdt>
    <w:sdt>
      <w:sdtPr>
        <w:id w:val="1994475766"/>
        <w:tag w:val="goog_rdk_1749"/>
      </w:sdtPr>
      <w:sdtContent>
        <w:p w:rsidR="00000000" w:rsidDel="00000000" w:rsidP="00000000" w:rsidRDefault="00000000" w:rsidRPr="00000000" w14:paraId="000002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6876760"/>
              <w:tag w:val="goog_rdk_1747"/>
            </w:sdtPr>
            <w:sdtContent>
              <w:ins w:author="Anonymous" w:id="66" w:date="2026-09-22T03:03:20Z"/>
              <w:sdt>
                <w:sdtPr>
                  <w:id w:val="941028721"/>
                  <w:tag w:val="goog_rdk_1748"/>
                </w:sdtPr>
                <w:sdtContent>
                  <w:ins w:author="Anonymous" w:id="66" w:date="2026-09-22T03:03:20Z">
                    <w:r w:rsidDel="00000000" w:rsidR="00000000" w:rsidRPr="00000000">
                      <w:rPr>
                        <w:rtl w:val="0"/>
                      </w:rPr>
                    </w:r>
                  </w:ins>
                </w:sdtContent>
              </w:sdt>
              <w:ins w:author="Anonymous" w:id="66" w:date="2026-09-22T03:03:20Z">
                <w:bookmarkStart w:colFirst="0" w:colLast="0" w:name="_heading=h.e3hzhttgwn0g" w:id="264"/>
                <w:bookmarkEnd w:id="264"/>
              </w:ins>
            </w:sdtContent>
          </w:sdt>
        </w:p>
      </w:sdtContent>
    </w:sdt>
    <w:sdt>
      <w:sdtPr>
        <w:id w:val="219689426"/>
        <w:tag w:val="goog_rdk_1752"/>
      </w:sdtPr>
      <w:sdtContent>
        <w:p w:rsidR="00000000" w:rsidDel="00000000" w:rsidP="00000000" w:rsidRDefault="00000000" w:rsidRPr="00000000" w14:paraId="000002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5550773"/>
              <w:tag w:val="goog_rdk_1750"/>
            </w:sdtPr>
            <w:sdtContent>
              <w:ins w:author="Anonymous" w:id="66" w:date="2026-09-22T03:03:20Z"/>
              <w:sdt>
                <w:sdtPr>
                  <w:id w:val="1280984906"/>
                  <w:tag w:val="goog_rdk_1751"/>
                </w:sdtPr>
                <w:sdtContent>
                  <w:ins w:author="Anonymous" w:id="66" w:date="2026-09-22T03:03:20Z">
                    <w:r w:rsidDel="00000000" w:rsidR="00000000" w:rsidRPr="00000000">
                      <w:rPr>
                        <w:rtl w:val="0"/>
                      </w:rPr>
                    </w:r>
                  </w:ins>
                </w:sdtContent>
              </w:sdt>
              <w:ins w:author="Anonymous" w:id="66" w:date="2026-09-22T03:03:20Z">
                <w:bookmarkStart w:colFirst="0" w:colLast="0" w:name="_heading=h.sc2p8e2e2x7q" w:id="265"/>
                <w:bookmarkEnd w:id="265"/>
              </w:ins>
            </w:sdtContent>
          </w:sdt>
        </w:p>
      </w:sdtContent>
    </w:sdt>
    <w:sdt>
      <w:sdtPr>
        <w:id w:val="855607486"/>
        <w:tag w:val="goog_rdk_1755"/>
      </w:sdtPr>
      <w:sdtContent>
        <w:p w:rsidR="00000000" w:rsidDel="00000000" w:rsidP="00000000" w:rsidRDefault="00000000" w:rsidRPr="00000000" w14:paraId="000002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7038956"/>
              <w:tag w:val="goog_rdk_1753"/>
            </w:sdtPr>
            <w:sdtContent>
              <w:ins w:author="Anonymous" w:id="66" w:date="2026-09-22T03:03:20Z"/>
              <w:sdt>
                <w:sdtPr>
                  <w:id w:val="1474834279"/>
                  <w:tag w:val="goog_rdk_1754"/>
                </w:sdtPr>
                <w:sdtContent>
                  <w:ins w:author="Anonymous" w:id="66" w:date="2026-09-22T03:03:20Z">
                    <w:r w:rsidDel="00000000" w:rsidR="00000000" w:rsidRPr="00000000">
                      <w:rPr>
                        <w:rtl w:val="0"/>
                      </w:rPr>
                    </w:r>
                  </w:ins>
                </w:sdtContent>
              </w:sdt>
              <w:ins w:author="Anonymous" w:id="66" w:date="2026-09-22T03:03:20Z">
                <w:bookmarkStart w:colFirst="0" w:colLast="0" w:name="_heading=h.tvsv0t1h5281" w:id="266"/>
                <w:bookmarkEnd w:id="266"/>
              </w:ins>
            </w:sdtContent>
          </w:sdt>
        </w:p>
      </w:sdtContent>
    </w:sdt>
    <w:sdt>
      <w:sdtPr>
        <w:id w:val="-1660804138"/>
        <w:tag w:val="goog_rdk_1758"/>
      </w:sdtPr>
      <w:sdtContent>
        <w:p w:rsidR="00000000" w:rsidDel="00000000" w:rsidP="00000000" w:rsidRDefault="00000000" w:rsidRPr="00000000" w14:paraId="000002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7185124"/>
              <w:tag w:val="goog_rdk_1756"/>
            </w:sdtPr>
            <w:sdtContent>
              <w:ins w:author="Anonymous" w:id="66" w:date="2026-09-22T03:03:20Z"/>
              <w:sdt>
                <w:sdtPr>
                  <w:id w:val="-1694399733"/>
                  <w:tag w:val="goog_rdk_1757"/>
                </w:sdtPr>
                <w:sdtContent>
                  <w:ins w:author="Anonymous" w:id="66" w:date="2026-09-22T03:03:20Z">
                    <w:r w:rsidDel="00000000" w:rsidR="00000000" w:rsidRPr="00000000">
                      <w:rPr>
                        <w:rtl w:val="0"/>
                      </w:rPr>
                    </w:r>
                  </w:ins>
                </w:sdtContent>
              </w:sdt>
              <w:ins w:author="Anonymous" w:id="66" w:date="2026-09-22T03:03:20Z">
                <w:bookmarkStart w:colFirst="0" w:colLast="0" w:name="_heading=h.lvghly7pqbc4" w:id="267"/>
                <w:bookmarkEnd w:id="267"/>
              </w:ins>
            </w:sdtContent>
          </w:sdt>
        </w:p>
      </w:sdtContent>
    </w:sdt>
    <w:sdt>
      <w:sdtPr>
        <w:id w:val="1355821220"/>
        <w:tag w:val="goog_rdk_1761"/>
      </w:sdtPr>
      <w:sdtContent>
        <w:p w:rsidR="00000000" w:rsidDel="00000000" w:rsidP="00000000" w:rsidRDefault="00000000" w:rsidRPr="00000000" w14:paraId="000002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0414808"/>
              <w:tag w:val="goog_rdk_1759"/>
            </w:sdtPr>
            <w:sdtContent>
              <w:ins w:author="Anonymous" w:id="66" w:date="2026-09-22T03:03:20Z"/>
              <w:sdt>
                <w:sdtPr>
                  <w:id w:val="241137784"/>
                  <w:tag w:val="goog_rdk_1760"/>
                </w:sdtPr>
                <w:sdtContent>
                  <w:ins w:author="Anonymous" w:id="66" w:date="2026-09-22T03:03:20Z">
                    <w:r w:rsidDel="00000000" w:rsidR="00000000" w:rsidRPr="00000000">
                      <w:rPr>
                        <w:rtl w:val="0"/>
                      </w:rPr>
                    </w:r>
                  </w:ins>
                </w:sdtContent>
              </w:sdt>
              <w:ins w:author="Anonymous" w:id="66" w:date="2026-09-22T03:03:20Z">
                <w:bookmarkStart w:colFirst="0" w:colLast="0" w:name="_heading=h.naxm37gq0axc" w:id="268"/>
                <w:bookmarkEnd w:id="268"/>
              </w:ins>
            </w:sdtContent>
          </w:sdt>
        </w:p>
      </w:sdtContent>
    </w:sdt>
    <w:sdt>
      <w:sdtPr>
        <w:id w:val="-235104359"/>
        <w:tag w:val="goog_rdk_1764"/>
      </w:sdtPr>
      <w:sdtContent>
        <w:p w:rsidR="00000000" w:rsidDel="00000000" w:rsidP="00000000" w:rsidRDefault="00000000" w:rsidRPr="00000000" w14:paraId="000002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61106869"/>
              <w:tag w:val="goog_rdk_1762"/>
            </w:sdtPr>
            <w:sdtContent>
              <w:ins w:author="Anonymous" w:id="66" w:date="2026-09-22T03:03:20Z"/>
              <w:sdt>
                <w:sdtPr>
                  <w:id w:val="396338331"/>
                  <w:tag w:val="goog_rdk_1763"/>
                </w:sdtPr>
                <w:sdtContent>
                  <w:ins w:author="Anonymous" w:id="66" w:date="2026-09-22T03:03:20Z">
                    <w:r w:rsidDel="00000000" w:rsidR="00000000" w:rsidRPr="00000000">
                      <w:rPr>
                        <w:rtl w:val="0"/>
                      </w:rPr>
                    </w:r>
                  </w:ins>
                </w:sdtContent>
              </w:sdt>
              <w:ins w:author="Anonymous" w:id="66" w:date="2026-09-22T03:03:20Z">
                <w:bookmarkStart w:colFirst="0" w:colLast="0" w:name="_heading=h.46how3l8jjc0" w:id="269"/>
                <w:bookmarkEnd w:id="269"/>
              </w:ins>
            </w:sdtContent>
          </w:sdt>
        </w:p>
      </w:sdtContent>
    </w:sdt>
    <w:sdt>
      <w:sdtPr>
        <w:id w:val="-1250904790"/>
        <w:tag w:val="goog_rdk_1767"/>
      </w:sdtPr>
      <w:sdtContent>
        <w:p w:rsidR="00000000" w:rsidDel="00000000" w:rsidP="00000000" w:rsidRDefault="00000000" w:rsidRPr="00000000" w14:paraId="000002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2205419"/>
              <w:tag w:val="goog_rdk_1765"/>
            </w:sdtPr>
            <w:sdtContent>
              <w:ins w:author="Anonymous" w:id="66" w:date="2026-09-22T03:03:20Z"/>
              <w:sdt>
                <w:sdtPr>
                  <w:id w:val="650201663"/>
                  <w:tag w:val="goog_rdk_1766"/>
                </w:sdtPr>
                <w:sdtContent>
                  <w:ins w:author="Anonymous" w:id="66" w:date="2026-09-22T03:03:20Z">
                    <w:r w:rsidDel="00000000" w:rsidR="00000000" w:rsidRPr="00000000">
                      <w:rPr>
                        <w:rtl w:val="0"/>
                      </w:rPr>
                    </w:r>
                  </w:ins>
                </w:sdtContent>
              </w:sdt>
              <w:ins w:author="Anonymous" w:id="66" w:date="2026-09-22T03:03:20Z">
                <w:bookmarkStart w:colFirst="0" w:colLast="0" w:name="_heading=h.1xayce7witcw" w:id="270"/>
                <w:bookmarkEnd w:id="270"/>
              </w:ins>
            </w:sdtContent>
          </w:sdt>
        </w:p>
      </w:sdtContent>
    </w:sdt>
    <w:sdt>
      <w:sdtPr>
        <w:id w:val="-2110759451"/>
        <w:tag w:val="goog_rdk_1770"/>
      </w:sdtPr>
      <w:sdtContent>
        <w:p w:rsidR="00000000" w:rsidDel="00000000" w:rsidP="00000000" w:rsidRDefault="00000000" w:rsidRPr="00000000" w14:paraId="000002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8814563"/>
              <w:tag w:val="goog_rdk_1768"/>
            </w:sdtPr>
            <w:sdtContent>
              <w:ins w:author="Anonymous" w:id="66" w:date="2026-09-22T03:03:20Z"/>
              <w:sdt>
                <w:sdtPr>
                  <w:id w:val="-1349650329"/>
                  <w:tag w:val="goog_rdk_1769"/>
                </w:sdtPr>
                <w:sdtContent>
                  <w:ins w:author="Anonymous" w:id="66" w:date="2026-09-22T03:03:20Z">
                    <w:r w:rsidDel="00000000" w:rsidR="00000000" w:rsidRPr="00000000">
                      <w:rPr>
                        <w:rtl w:val="0"/>
                      </w:rPr>
                    </w:r>
                  </w:ins>
                </w:sdtContent>
              </w:sdt>
              <w:ins w:author="Anonymous" w:id="66" w:date="2026-09-22T03:03:20Z">
                <w:bookmarkStart w:colFirst="0" w:colLast="0" w:name="_heading=h.rfgj539hb7j1" w:id="271"/>
                <w:bookmarkEnd w:id="271"/>
              </w:ins>
            </w:sdtContent>
          </w:sdt>
        </w:p>
      </w:sdtContent>
    </w:sdt>
    <w:sdt>
      <w:sdtPr>
        <w:id w:val="1529362294"/>
        <w:tag w:val="goog_rdk_1773"/>
      </w:sdtPr>
      <w:sdtContent>
        <w:p w:rsidR="00000000" w:rsidDel="00000000" w:rsidP="00000000" w:rsidRDefault="00000000" w:rsidRPr="00000000" w14:paraId="000002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9046904"/>
              <w:tag w:val="goog_rdk_1771"/>
            </w:sdtPr>
            <w:sdtContent>
              <w:ins w:author="Anonymous" w:id="66" w:date="2026-09-22T03:03:20Z"/>
              <w:sdt>
                <w:sdtPr>
                  <w:id w:val="-1291356207"/>
                  <w:tag w:val="goog_rdk_1772"/>
                </w:sdtPr>
                <w:sdtContent>
                  <w:ins w:author="Anonymous" w:id="66" w:date="2026-09-22T03:03:20Z">
                    <w:r w:rsidDel="00000000" w:rsidR="00000000" w:rsidRPr="00000000">
                      <w:rPr>
                        <w:rtl w:val="0"/>
                      </w:rPr>
                    </w:r>
                  </w:ins>
                </w:sdtContent>
              </w:sdt>
              <w:ins w:author="Anonymous" w:id="66" w:date="2026-09-22T03:03:20Z">
                <w:bookmarkStart w:colFirst="0" w:colLast="0" w:name="_heading=h.im1hhjz2qa5s" w:id="272"/>
                <w:bookmarkEnd w:id="272"/>
              </w:ins>
            </w:sdtContent>
          </w:sdt>
        </w:p>
      </w:sdtContent>
    </w:sdt>
    <w:sdt>
      <w:sdtPr>
        <w:id w:val="721444045"/>
        <w:tag w:val="goog_rdk_1776"/>
      </w:sdtPr>
      <w:sdtContent>
        <w:p w:rsidR="00000000" w:rsidDel="00000000" w:rsidP="00000000" w:rsidRDefault="00000000" w:rsidRPr="00000000" w14:paraId="000002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9333340"/>
              <w:tag w:val="goog_rdk_1774"/>
            </w:sdtPr>
            <w:sdtContent>
              <w:ins w:author="Anonymous" w:id="66" w:date="2026-09-22T03:03:20Z"/>
              <w:sdt>
                <w:sdtPr>
                  <w:id w:val="-1238037690"/>
                  <w:tag w:val="goog_rdk_1775"/>
                </w:sdtPr>
                <w:sdtContent>
                  <w:ins w:author="Anonymous" w:id="66" w:date="2026-09-22T03:03:20Z">
                    <w:r w:rsidDel="00000000" w:rsidR="00000000" w:rsidRPr="00000000">
                      <w:rPr>
                        <w:rtl w:val="0"/>
                      </w:rPr>
                    </w:r>
                  </w:ins>
                </w:sdtContent>
              </w:sdt>
              <w:ins w:author="Anonymous" w:id="66" w:date="2026-09-22T03:03:20Z">
                <w:bookmarkStart w:colFirst="0" w:colLast="0" w:name="_heading=h.7co84g1c2zq0" w:id="273"/>
                <w:bookmarkEnd w:id="273"/>
              </w:ins>
            </w:sdtContent>
          </w:sdt>
        </w:p>
      </w:sdtContent>
    </w:sdt>
    <w:sdt>
      <w:sdtPr>
        <w:id w:val="1882019464"/>
        <w:tag w:val="goog_rdk_1779"/>
      </w:sdtPr>
      <w:sdtContent>
        <w:p w:rsidR="00000000" w:rsidDel="00000000" w:rsidP="00000000" w:rsidRDefault="00000000" w:rsidRPr="00000000" w14:paraId="000002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1389832"/>
              <w:tag w:val="goog_rdk_1777"/>
            </w:sdtPr>
            <w:sdtContent>
              <w:ins w:author="Anonymous" w:id="66" w:date="2026-09-22T03:03:20Z"/>
              <w:sdt>
                <w:sdtPr>
                  <w:id w:val="-1796604686"/>
                  <w:tag w:val="goog_rdk_1778"/>
                </w:sdtPr>
                <w:sdtContent>
                  <w:ins w:author="Anonymous" w:id="66" w:date="2026-09-22T03:03:20Z">
                    <w:r w:rsidDel="00000000" w:rsidR="00000000" w:rsidRPr="00000000">
                      <w:rPr>
                        <w:rtl w:val="0"/>
                      </w:rPr>
                    </w:r>
                  </w:ins>
                </w:sdtContent>
              </w:sdt>
              <w:ins w:author="Anonymous" w:id="66" w:date="2026-09-22T03:03:20Z">
                <w:bookmarkStart w:colFirst="0" w:colLast="0" w:name="_heading=h.qak7z6o3mdws" w:id="274"/>
                <w:bookmarkEnd w:id="274"/>
              </w:ins>
            </w:sdtContent>
          </w:sdt>
        </w:p>
      </w:sdtContent>
    </w:sdt>
    <w:sdt>
      <w:sdtPr>
        <w:id w:val="347693090"/>
        <w:tag w:val="goog_rdk_1782"/>
      </w:sdtPr>
      <w:sdtContent>
        <w:p w:rsidR="00000000" w:rsidDel="00000000" w:rsidP="00000000" w:rsidRDefault="00000000" w:rsidRPr="00000000" w14:paraId="000002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3399351"/>
              <w:tag w:val="goog_rdk_1780"/>
            </w:sdtPr>
            <w:sdtContent>
              <w:ins w:author="Anonymous" w:id="66" w:date="2026-09-22T03:03:20Z"/>
              <w:sdt>
                <w:sdtPr>
                  <w:id w:val="408910917"/>
                  <w:tag w:val="goog_rdk_1781"/>
                </w:sdtPr>
                <w:sdtContent>
                  <w:ins w:author="Anonymous" w:id="66" w:date="2026-09-22T03:03:20Z">
                    <w:r w:rsidDel="00000000" w:rsidR="00000000" w:rsidRPr="00000000">
                      <w:rPr>
                        <w:rtl w:val="0"/>
                      </w:rPr>
                    </w:r>
                  </w:ins>
                </w:sdtContent>
              </w:sdt>
              <w:ins w:author="Anonymous" w:id="66" w:date="2026-09-22T03:03:20Z">
                <w:bookmarkStart w:colFirst="0" w:colLast="0" w:name="_heading=h.nx6m0ni7tcq6" w:id="275"/>
                <w:bookmarkEnd w:id="275"/>
              </w:ins>
            </w:sdtContent>
          </w:sdt>
        </w:p>
      </w:sdtContent>
    </w:sdt>
    <w:sdt>
      <w:sdtPr>
        <w:id w:val="-226492707"/>
        <w:tag w:val="goog_rdk_1785"/>
      </w:sdtPr>
      <w:sdtContent>
        <w:p w:rsidR="00000000" w:rsidDel="00000000" w:rsidP="00000000" w:rsidRDefault="00000000" w:rsidRPr="00000000" w14:paraId="000002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0124702"/>
              <w:tag w:val="goog_rdk_1783"/>
            </w:sdtPr>
            <w:sdtContent>
              <w:ins w:author="Anonymous" w:id="66" w:date="2026-09-22T03:03:20Z"/>
              <w:sdt>
                <w:sdtPr>
                  <w:id w:val="-1698967879"/>
                  <w:tag w:val="goog_rdk_1784"/>
                </w:sdtPr>
                <w:sdtContent>
                  <w:ins w:author="Anonymous" w:id="66" w:date="2026-09-22T03:03:20Z">
                    <w:r w:rsidDel="00000000" w:rsidR="00000000" w:rsidRPr="00000000">
                      <w:rPr>
                        <w:rtl w:val="0"/>
                      </w:rPr>
                    </w:r>
                  </w:ins>
                </w:sdtContent>
              </w:sdt>
              <w:ins w:author="Anonymous" w:id="66" w:date="2026-09-22T03:03:20Z">
                <w:bookmarkStart w:colFirst="0" w:colLast="0" w:name="_heading=h.xwsg5pcn0v0w" w:id="276"/>
                <w:bookmarkEnd w:id="276"/>
              </w:ins>
            </w:sdtContent>
          </w:sdt>
        </w:p>
      </w:sdtContent>
    </w:sdt>
    <w:sdt>
      <w:sdtPr>
        <w:id w:val="567666795"/>
        <w:tag w:val="goog_rdk_1788"/>
      </w:sdtPr>
      <w:sdtContent>
        <w:p w:rsidR="00000000" w:rsidDel="00000000" w:rsidP="00000000" w:rsidRDefault="00000000" w:rsidRPr="00000000" w14:paraId="000002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6495240"/>
              <w:tag w:val="goog_rdk_1786"/>
            </w:sdtPr>
            <w:sdtContent>
              <w:ins w:author="Anonymous" w:id="66" w:date="2026-09-22T03:03:20Z"/>
              <w:sdt>
                <w:sdtPr>
                  <w:id w:val="1239468832"/>
                  <w:tag w:val="goog_rdk_1787"/>
                </w:sdtPr>
                <w:sdtContent>
                  <w:ins w:author="Anonymous" w:id="66" w:date="2026-09-22T03:03:20Z">
                    <w:r w:rsidDel="00000000" w:rsidR="00000000" w:rsidRPr="00000000">
                      <w:rPr>
                        <w:rtl w:val="0"/>
                      </w:rPr>
                    </w:r>
                  </w:ins>
                </w:sdtContent>
              </w:sdt>
              <w:ins w:author="Anonymous" w:id="66" w:date="2026-09-22T03:03:20Z">
                <w:bookmarkStart w:colFirst="0" w:colLast="0" w:name="_heading=h.xsohaep2sc0w" w:id="277"/>
                <w:bookmarkEnd w:id="277"/>
              </w:ins>
            </w:sdtContent>
          </w:sdt>
        </w:p>
      </w:sdtContent>
    </w:sdt>
    <w:sdt>
      <w:sdtPr>
        <w:id w:val="903297293"/>
        <w:tag w:val="goog_rdk_1791"/>
      </w:sdtPr>
      <w:sdtContent>
        <w:p w:rsidR="00000000" w:rsidDel="00000000" w:rsidP="00000000" w:rsidRDefault="00000000" w:rsidRPr="00000000" w14:paraId="000002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0909005"/>
              <w:tag w:val="goog_rdk_1789"/>
            </w:sdtPr>
            <w:sdtContent>
              <w:ins w:author="Anonymous" w:id="66" w:date="2026-09-22T03:03:20Z"/>
              <w:sdt>
                <w:sdtPr>
                  <w:id w:val="-853824583"/>
                  <w:tag w:val="goog_rdk_1790"/>
                </w:sdtPr>
                <w:sdtContent>
                  <w:ins w:author="Anonymous" w:id="66" w:date="2026-09-22T03:03:20Z">
                    <w:r w:rsidDel="00000000" w:rsidR="00000000" w:rsidRPr="00000000">
                      <w:rPr>
                        <w:rtl w:val="0"/>
                      </w:rPr>
                    </w:r>
                  </w:ins>
                </w:sdtContent>
              </w:sdt>
              <w:ins w:author="Anonymous" w:id="66" w:date="2026-09-22T03:03:20Z">
                <w:bookmarkStart w:colFirst="0" w:colLast="0" w:name="_heading=h.pgs7kbr8qaub" w:id="278"/>
                <w:bookmarkEnd w:id="278"/>
              </w:ins>
            </w:sdtContent>
          </w:sdt>
        </w:p>
      </w:sdtContent>
    </w:sdt>
    <w:sdt>
      <w:sdtPr>
        <w:id w:val="-153748692"/>
        <w:tag w:val="goog_rdk_1794"/>
      </w:sdtPr>
      <w:sdtContent>
        <w:p w:rsidR="00000000" w:rsidDel="00000000" w:rsidP="00000000" w:rsidRDefault="00000000" w:rsidRPr="00000000" w14:paraId="000002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7655298"/>
              <w:tag w:val="goog_rdk_1792"/>
            </w:sdtPr>
            <w:sdtContent>
              <w:ins w:author="Anonymous" w:id="66" w:date="2026-09-22T03:03:20Z"/>
              <w:sdt>
                <w:sdtPr>
                  <w:id w:val="714090777"/>
                  <w:tag w:val="goog_rdk_1793"/>
                </w:sdtPr>
                <w:sdtContent>
                  <w:ins w:author="Anonymous" w:id="66" w:date="2026-09-22T03:03:20Z">
                    <w:r w:rsidDel="00000000" w:rsidR="00000000" w:rsidRPr="00000000">
                      <w:rPr>
                        <w:rtl w:val="0"/>
                      </w:rPr>
                    </w:r>
                  </w:ins>
                </w:sdtContent>
              </w:sdt>
              <w:ins w:author="Anonymous" w:id="66" w:date="2026-09-22T03:03:20Z">
                <w:bookmarkStart w:colFirst="0" w:colLast="0" w:name="_heading=h.8arfyvvyx33k" w:id="279"/>
                <w:bookmarkEnd w:id="279"/>
              </w:ins>
            </w:sdtContent>
          </w:sdt>
        </w:p>
      </w:sdtContent>
    </w:sdt>
    <w:sdt>
      <w:sdtPr>
        <w:id w:val="10681349"/>
        <w:tag w:val="goog_rdk_1797"/>
      </w:sdtPr>
      <w:sdtContent>
        <w:p w:rsidR="00000000" w:rsidDel="00000000" w:rsidP="00000000" w:rsidRDefault="00000000" w:rsidRPr="00000000" w14:paraId="000002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0346265"/>
              <w:tag w:val="goog_rdk_1795"/>
            </w:sdtPr>
            <w:sdtContent>
              <w:ins w:author="Anonymous" w:id="66" w:date="2026-09-22T03:03:20Z"/>
              <w:sdt>
                <w:sdtPr>
                  <w:id w:val="-898045050"/>
                  <w:tag w:val="goog_rdk_1796"/>
                </w:sdtPr>
                <w:sdtContent>
                  <w:ins w:author="Anonymous" w:id="66" w:date="2026-09-22T03:03:20Z">
                    <w:r w:rsidDel="00000000" w:rsidR="00000000" w:rsidRPr="00000000">
                      <w:rPr>
                        <w:rtl w:val="0"/>
                      </w:rPr>
                    </w:r>
                  </w:ins>
                </w:sdtContent>
              </w:sdt>
              <w:ins w:author="Anonymous" w:id="66" w:date="2026-09-22T03:03:20Z">
                <w:bookmarkStart w:colFirst="0" w:colLast="0" w:name="_heading=h.bw8otpi5b3d1" w:id="280"/>
                <w:bookmarkEnd w:id="280"/>
              </w:ins>
            </w:sdtContent>
          </w:sdt>
        </w:p>
      </w:sdtContent>
    </w:sdt>
    <w:sdt>
      <w:sdtPr>
        <w:id w:val="-408226803"/>
        <w:tag w:val="goog_rdk_1800"/>
      </w:sdtPr>
      <w:sdtContent>
        <w:p w:rsidR="00000000" w:rsidDel="00000000" w:rsidP="00000000" w:rsidRDefault="00000000" w:rsidRPr="00000000" w14:paraId="000002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1637963"/>
              <w:tag w:val="goog_rdk_1798"/>
            </w:sdtPr>
            <w:sdtContent>
              <w:ins w:author="Anonymous" w:id="66" w:date="2026-09-22T03:03:20Z"/>
              <w:sdt>
                <w:sdtPr>
                  <w:id w:val="1603749926"/>
                  <w:tag w:val="goog_rdk_1799"/>
                </w:sdtPr>
                <w:sdtContent>
                  <w:ins w:author="Anonymous" w:id="66" w:date="2026-09-22T03:03:20Z">
                    <w:r w:rsidDel="00000000" w:rsidR="00000000" w:rsidRPr="00000000">
                      <w:rPr>
                        <w:rtl w:val="0"/>
                      </w:rPr>
                    </w:r>
                  </w:ins>
                </w:sdtContent>
              </w:sdt>
              <w:ins w:author="Anonymous" w:id="66" w:date="2026-09-22T03:03:20Z">
                <w:bookmarkStart w:colFirst="0" w:colLast="0" w:name="_heading=h.h3pkbcwiip6y" w:id="281"/>
                <w:bookmarkEnd w:id="281"/>
              </w:ins>
            </w:sdtContent>
          </w:sdt>
        </w:p>
      </w:sdtContent>
    </w:sdt>
    <w:sdt>
      <w:sdtPr>
        <w:id w:val="757201846"/>
        <w:tag w:val="goog_rdk_1803"/>
      </w:sdtPr>
      <w:sdtContent>
        <w:p w:rsidR="00000000" w:rsidDel="00000000" w:rsidP="00000000" w:rsidRDefault="00000000" w:rsidRPr="00000000" w14:paraId="000002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8112649"/>
              <w:tag w:val="goog_rdk_1801"/>
            </w:sdtPr>
            <w:sdtContent>
              <w:ins w:author="Anonymous" w:id="66" w:date="2026-09-22T03:03:20Z"/>
              <w:sdt>
                <w:sdtPr>
                  <w:id w:val="1298943836"/>
                  <w:tag w:val="goog_rdk_1802"/>
                </w:sdtPr>
                <w:sdtContent>
                  <w:ins w:author="Anonymous" w:id="66" w:date="2026-09-22T03:03:20Z">
                    <w:r w:rsidDel="00000000" w:rsidR="00000000" w:rsidRPr="00000000">
                      <w:rPr>
                        <w:rtl w:val="0"/>
                      </w:rPr>
                    </w:r>
                  </w:ins>
                </w:sdtContent>
              </w:sdt>
              <w:ins w:author="Anonymous" w:id="66" w:date="2026-09-22T03:03:20Z">
                <w:bookmarkStart w:colFirst="0" w:colLast="0" w:name="_heading=h.yo20z18v5ehj" w:id="282"/>
                <w:bookmarkEnd w:id="282"/>
              </w:ins>
            </w:sdtContent>
          </w:sdt>
        </w:p>
      </w:sdtContent>
    </w:sdt>
    <w:sdt>
      <w:sdtPr>
        <w:id w:val="1471632253"/>
        <w:tag w:val="goog_rdk_1806"/>
      </w:sdtPr>
      <w:sdtContent>
        <w:p w:rsidR="00000000" w:rsidDel="00000000" w:rsidP="00000000" w:rsidRDefault="00000000" w:rsidRPr="00000000" w14:paraId="000002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9284673"/>
              <w:tag w:val="goog_rdk_1804"/>
            </w:sdtPr>
            <w:sdtContent>
              <w:ins w:author="Anonymous" w:id="66" w:date="2026-09-22T03:03:20Z"/>
              <w:sdt>
                <w:sdtPr>
                  <w:id w:val="-569037768"/>
                  <w:tag w:val="goog_rdk_1805"/>
                </w:sdtPr>
                <w:sdtContent>
                  <w:ins w:author="Anonymous" w:id="66" w:date="2026-09-22T03:03:20Z">
                    <w:r w:rsidDel="00000000" w:rsidR="00000000" w:rsidRPr="00000000">
                      <w:rPr>
                        <w:rtl w:val="0"/>
                      </w:rPr>
                    </w:r>
                  </w:ins>
                </w:sdtContent>
              </w:sdt>
              <w:ins w:author="Anonymous" w:id="66" w:date="2026-09-22T03:03:20Z">
                <w:bookmarkStart w:colFirst="0" w:colLast="0" w:name="_heading=h.1epoc6yyyj9" w:id="283"/>
                <w:bookmarkEnd w:id="283"/>
              </w:ins>
            </w:sdtContent>
          </w:sdt>
        </w:p>
      </w:sdtContent>
    </w:sdt>
    <w:sdt>
      <w:sdtPr>
        <w:id w:val="-74745616"/>
        <w:tag w:val="goog_rdk_1809"/>
      </w:sdtPr>
      <w:sdtContent>
        <w:p w:rsidR="00000000" w:rsidDel="00000000" w:rsidP="00000000" w:rsidRDefault="00000000" w:rsidRPr="00000000" w14:paraId="000002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7689683"/>
              <w:tag w:val="goog_rdk_1807"/>
            </w:sdtPr>
            <w:sdtContent>
              <w:ins w:author="Anonymous" w:id="66" w:date="2026-09-22T03:03:20Z"/>
              <w:sdt>
                <w:sdtPr>
                  <w:id w:val="988074416"/>
                  <w:tag w:val="goog_rdk_1808"/>
                </w:sdtPr>
                <w:sdtContent>
                  <w:ins w:author="Anonymous" w:id="66" w:date="2026-09-22T03:03:20Z">
                    <w:r w:rsidDel="00000000" w:rsidR="00000000" w:rsidRPr="00000000">
                      <w:rPr>
                        <w:rtl w:val="0"/>
                      </w:rPr>
                    </w:r>
                  </w:ins>
                </w:sdtContent>
              </w:sdt>
              <w:ins w:author="Anonymous" w:id="66" w:date="2026-09-22T03:03:20Z">
                <w:bookmarkStart w:colFirst="0" w:colLast="0" w:name="_heading=h.or6lyl2jzjhq" w:id="284"/>
                <w:bookmarkEnd w:id="284"/>
              </w:ins>
            </w:sdtContent>
          </w:sdt>
        </w:p>
      </w:sdtContent>
    </w:sdt>
    <w:sdt>
      <w:sdtPr>
        <w:id w:val="1499631249"/>
        <w:tag w:val="goog_rdk_1812"/>
      </w:sdtPr>
      <w:sdtContent>
        <w:p w:rsidR="00000000" w:rsidDel="00000000" w:rsidP="00000000" w:rsidRDefault="00000000" w:rsidRPr="00000000" w14:paraId="000002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4604464"/>
              <w:tag w:val="goog_rdk_1810"/>
            </w:sdtPr>
            <w:sdtContent>
              <w:ins w:author="Anonymous" w:id="66" w:date="2026-09-22T03:03:20Z"/>
              <w:sdt>
                <w:sdtPr>
                  <w:id w:val="-1542129153"/>
                  <w:tag w:val="goog_rdk_1811"/>
                </w:sdtPr>
                <w:sdtContent>
                  <w:ins w:author="Anonymous" w:id="66" w:date="2026-09-22T03:03:20Z">
                    <w:r w:rsidDel="00000000" w:rsidR="00000000" w:rsidRPr="00000000">
                      <w:rPr>
                        <w:rtl w:val="0"/>
                      </w:rPr>
                    </w:r>
                  </w:ins>
                </w:sdtContent>
              </w:sdt>
              <w:ins w:author="Anonymous" w:id="66" w:date="2026-09-22T03:03:20Z">
                <w:bookmarkStart w:colFirst="0" w:colLast="0" w:name="_heading=h.el6fv3tgj8ss" w:id="285"/>
                <w:bookmarkEnd w:id="285"/>
              </w:ins>
            </w:sdtContent>
          </w:sdt>
        </w:p>
      </w:sdtContent>
    </w:sdt>
    <w:sdt>
      <w:sdtPr>
        <w:id w:val="-2108878367"/>
        <w:tag w:val="goog_rdk_1815"/>
      </w:sdtPr>
      <w:sdtContent>
        <w:p w:rsidR="00000000" w:rsidDel="00000000" w:rsidP="00000000" w:rsidRDefault="00000000" w:rsidRPr="00000000" w14:paraId="000002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7144853"/>
              <w:tag w:val="goog_rdk_1813"/>
            </w:sdtPr>
            <w:sdtContent>
              <w:ins w:author="Anonymous" w:id="66" w:date="2026-09-22T03:03:20Z"/>
              <w:sdt>
                <w:sdtPr>
                  <w:id w:val="-718768783"/>
                  <w:tag w:val="goog_rdk_1814"/>
                </w:sdtPr>
                <w:sdtContent>
                  <w:ins w:author="Anonymous" w:id="66" w:date="2026-09-22T03:03:20Z">
                    <w:r w:rsidDel="00000000" w:rsidR="00000000" w:rsidRPr="00000000">
                      <w:rPr>
                        <w:rtl w:val="0"/>
                      </w:rPr>
                    </w:r>
                  </w:ins>
                </w:sdtContent>
              </w:sdt>
              <w:ins w:author="Anonymous" w:id="66" w:date="2026-09-22T03:03:20Z">
                <w:bookmarkStart w:colFirst="0" w:colLast="0" w:name="_heading=h.fg3icnmzk" w:id="286"/>
                <w:bookmarkEnd w:id="286"/>
              </w:ins>
            </w:sdtContent>
          </w:sdt>
        </w:p>
      </w:sdtContent>
    </w:sdt>
    <w:sdt>
      <w:sdtPr>
        <w:id w:val="-1707024188"/>
        <w:tag w:val="goog_rdk_1818"/>
      </w:sdtPr>
      <w:sdtContent>
        <w:p w:rsidR="00000000" w:rsidDel="00000000" w:rsidP="00000000" w:rsidRDefault="00000000" w:rsidRPr="00000000" w14:paraId="000002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6073996"/>
              <w:tag w:val="goog_rdk_1816"/>
            </w:sdtPr>
            <w:sdtContent>
              <w:ins w:author="Anonymous" w:id="66" w:date="2026-09-22T03:03:20Z"/>
              <w:sdt>
                <w:sdtPr>
                  <w:id w:val="-589772910"/>
                  <w:tag w:val="goog_rdk_1817"/>
                </w:sdtPr>
                <w:sdtContent>
                  <w:ins w:author="Anonymous" w:id="66" w:date="2026-09-22T03:03:20Z">
                    <w:r w:rsidDel="00000000" w:rsidR="00000000" w:rsidRPr="00000000">
                      <w:rPr>
                        <w:rtl w:val="0"/>
                      </w:rPr>
                    </w:r>
                  </w:ins>
                </w:sdtContent>
              </w:sdt>
              <w:ins w:author="Anonymous" w:id="66" w:date="2026-09-22T03:03:20Z">
                <w:bookmarkStart w:colFirst="0" w:colLast="0" w:name="_heading=h.9r764mria3or" w:id="287"/>
                <w:bookmarkEnd w:id="287"/>
              </w:ins>
            </w:sdtContent>
          </w:sdt>
        </w:p>
      </w:sdtContent>
    </w:sdt>
    <w:sdt>
      <w:sdtPr>
        <w:id w:val="-379809159"/>
        <w:tag w:val="goog_rdk_1821"/>
      </w:sdtPr>
      <w:sdtContent>
        <w:p w:rsidR="00000000" w:rsidDel="00000000" w:rsidP="00000000" w:rsidRDefault="00000000" w:rsidRPr="00000000" w14:paraId="000002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1908689"/>
              <w:tag w:val="goog_rdk_1819"/>
            </w:sdtPr>
            <w:sdtContent>
              <w:ins w:author="Anonymous" w:id="66" w:date="2026-09-22T03:03:20Z"/>
              <w:sdt>
                <w:sdtPr>
                  <w:id w:val="-257353819"/>
                  <w:tag w:val="goog_rdk_1820"/>
                </w:sdtPr>
                <w:sdtContent>
                  <w:ins w:author="Anonymous" w:id="66" w:date="2026-09-22T03:03:20Z">
                    <w:r w:rsidDel="00000000" w:rsidR="00000000" w:rsidRPr="00000000">
                      <w:rPr>
                        <w:rtl w:val="0"/>
                      </w:rPr>
                    </w:r>
                  </w:ins>
                </w:sdtContent>
              </w:sdt>
              <w:ins w:author="Anonymous" w:id="66" w:date="2026-09-22T03:03:20Z">
                <w:bookmarkStart w:colFirst="0" w:colLast="0" w:name="_heading=h.z9kmu9i4twkw" w:id="288"/>
                <w:bookmarkEnd w:id="288"/>
              </w:ins>
            </w:sdtContent>
          </w:sdt>
        </w:p>
      </w:sdtContent>
    </w:sdt>
    <w:sdt>
      <w:sdtPr>
        <w:id w:val="-389080428"/>
        <w:tag w:val="goog_rdk_1824"/>
      </w:sdtPr>
      <w:sdtContent>
        <w:p w:rsidR="00000000" w:rsidDel="00000000" w:rsidP="00000000" w:rsidRDefault="00000000" w:rsidRPr="00000000" w14:paraId="000002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3234293"/>
              <w:tag w:val="goog_rdk_1822"/>
            </w:sdtPr>
            <w:sdtContent>
              <w:ins w:author="Anonymous" w:id="66" w:date="2026-09-22T03:03:20Z"/>
              <w:sdt>
                <w:sdtPr>
                  <w:id w:val="-310874983"/>
                  <w:tag w:val="goog_rdk_1823"/>
                </w:sdtPr>
                <w:sdtContent>
                  <w:ins w:author="Anonymous" w:id="66" w:date="2026-09-22T03:03:20Z">
                    <w:r w:rsidDel="00000000" w:rsidR="00000000" w:rsidRPr="00000000">
                      <w:rPr>
                        <w:rtl w:val="0"/>
                      </w:rPr>
                    </w:r>
                  </w:ins>
                </w:sdtContent>
              </w:sdt>
              <w:ins w:author="Anonymous" w:id="66" w:date="2026-09-22T03:03:20Z">
                <w:bookmarkStart w:colFirst="0" w:colLast="0" w:name="_heading=h.629suwaastcl" w:id="289"/>
                <w:bookmarkEnd w:id="289"/>
              </w:ins>
            </w:sdtContent>
          </w:sdt>
        </w:p>
      </w:sdtContent>
    </w:sdt>
    <w:sdt>
      <w:sdtPr>
        <w:id w:val="1570620194"/>
        <w:tag w:val="goog_rdk_1827"/>
      </w:sdtPr>
      <w:sdtContent>
        <w:p w:rsidR="00000000" w:rsidDel="00000000" w:rsidP="00000000" w:rsidRDefault="00000000" w:rsidRPr="00000000" w14:paraId="000002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739428"/>
              <w:tag w:val="goog_rdk_1825"/>
            </w:sdtPr>
            <w:sdtContent>
              <w:ins w:author="Anonymous" w:id="66" w:date="2026-09-22T03:03:20Z"/>
              <w:sdt>
                <w:sdtPr>
                  <w:id w:val="1202535987"/>
                  <w:tag w:val="goog_rdk_1826"/>
                </w:sdtPr>
                <w:sdtContent>
                  <w:ins w:author="Anonymous" w:id="66" w:date="2026-09-22T03:03:20Z">
                    <w:r w:rsidDel="00000000" w:rsidR="00000000" w:rsidRPr="00000000">
                      <w:rPr>
                        <w:rtl w:val="0"/>
                      </w:rPr>
                    </w:r>
                  </w:ins>
                </w:sdtContent>
              </w:sdt>
              <w:ins w:author="Anonymous" w:id="66" w:date="2026-09-22T03:03:20Z">
                <w:bookmarkStart w:colFirst="0" w:colLast="0" w:name="_heading=h.246k84t1thw" w:id="290"/>
                <w:bookmarkEnd w:id="290"/>
              </w:ins>
            </w:sdtContent>
          </w:sdt>
        </w:p>
      </w:sdtContent>
    </w:sdt>
    <w:sdt>
      <w:sdtPr>
        <w:id w:val="-524128071"/>
        <w:tag w:val="goog_rdk_1830"/>
      </w:sdtPr>
      <w:sdtContent>
        <w:p w:rsidR="00000000" w:rsidDel="00000000" w:rsidP="00000000" w:rsidRDefault="00000000" w:rsidRPr="00000000" w14:paraId="000002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7589096"/>
              <w:tag w:val="goog_rdk_1828"/>
            </w:sdtPr>
            <w:sdtContent>
              <w:ins w:author="Anonymous" w:id="66" w:date="2026-09-22T03:03:20Z"/>
              <w:sdt>
                <w:sdtPr>
                  <w:id w:val="651448702"/>
                  <w:tag w:val="goog_rdk_1829"/>
                </w:sdtPr>
                <w:sdtContent>
                  <w:ins w:author="Anonymous" w:id="66" w:date="2026-09-22T03:03:20Z">
                    <w:r w:rsidDel="00000000" w:rsidR="00000000" w:rsidRPr="00000000">
                      <w:rPr>
                        <w:rtl w:val="0"/>
                      </w:rPr>
                    </w:r>
                  </w:ins>
                </w:sdtContent>
              </w:sdt>
              <w:ins w:author="Anonymous" w:id="66" w:date="2026-09-22T03:03:20Z">
                <w:bookmarkStart w:colFirst="0" w:colLast="0" w:name="_heading=h.bju7wpoizpqt" w:id="291"/>
                <w:bookmarkEnd w:id="291"/>
              </w:ins>
            </w:sdtContent>
          </w:sdt>
        </w:p>
      </w:sdtContent>
    </w:sdt>
    <w:sdt>
      <w:sdtPr>
        <w:id w:val="-379831847"/>
        <w:tag w:val="goog_rdk_1833"/>
      </w:sdtPr>
      <w:sdtContent>
        <w:p w:rsidR="00000000" w:rsidDel="00000000" w:rsidP="00000000" w:rsidRDefault="00000000" w:rsidRPr="00000000" w14:paraId="000002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0493855"/>
              <w:tag w:val="goog_rdk_1831"/>
            </w:sdtPr>
            <w:sdtContent>
              <w:ins w:author="Anonymous" w:id="66" w:date="2026-09-22T03:03:20Z"/>
              <w:sdt>
                <w:sdtPr>
                  <w:id w:val="1238165614"/>
                  <w:tag w:val="goog_rdk_1832"/>
                </w:sdtPr>
                <w:sdtContent>
                  <w:ins w:author="Anonymous" w:id="66" w:date="2026-09-22T03:03:20Z">
                    <w:r w:rsidDel="00000000" w:rsidR="00000000" w:rsidRPr="00000000">
                      <w:rPr>
                        <w:rtl w:val="0"/>
                      </w:rPr>
                    </w:r>
                  </w:ins>
                </w:sdtContent>
              </w:sdt>
              <w:ins w:author="Anonymous" w:id="66" w:date="2026-09-22T03:03:20Z">
                <w:bookmarkStart w:colFirst="0" w:colLast="0" w:name="_heading=h.wjy5yermwvbr" w:id="292"/>
                <w:bookmarkEnd w:id="292"/>
              </w:ins>
            </w:sdtContent>
          </w:sdt>
        </w:p>
      </w:sdtContent>
    </w:sdt>
    <w:sdt>
      <w:sdtPr>
        <w:id w:val="-1964225018"/>
        <w:tag w:val="goog_rdk_1836"/>
      </w:sdtPr>
      <w:sdtContent>
        <w:p w:rsidR="00000000" w:rsidDel="00000000" w:rsidP="00000000" w:rsidRDefault="00000000" w:rsidRPr="00000000" w14:paraId="000002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8656500"/>
              <w:tag w:val="goog_rdk_1834"/>
            </w:sdtPr>
            <w:sdtContent>
              <w:ins w:author="Anonymous" w:id="66" w:date="2026-09-22T03:03:20Z"/>
              <w:sdt>
                <w:sdtPr>
                  <w:id w:val="433864762"/>
                  <w:tag w:val="goog_rdk_1835"/>
                </w:sdtPr>
                <w:sdtContent>
                  <w:ins w:author="Anonymous" w:id="66" w:date="2026-09-22T03:03:20Z">
                    <w:r w:rsidDel="00000000" w:rsidR="00000000" w:rsidRPr="00000000">
                      <w:rPr>
                        <w:rtl w:val="0"/>
                      </w:rPr>
                    </w:r>
                  </w:ins>
                </w:sdtContent>
              </w:sdt>
              <w:ins w:author="Anonymous" w:id="66" w:date="2026-09-22T03:03:20Z">
                <w:bookmarkStart w:colFirst="0" w:colLast="0" w:name="_heading=h.e4506ngk4uw0" w:id="293"/>
                <w:bookmarkEnd w:id="293"/>
              </w:ins>
            </w:sdtContent>
          </w:sdt>
        </w:p>
      </w:sdtContent>
    </w:sdt>
    <w:sdt>
      <w:sdtPr>
        <w:id w:val="-1629934923"/>
        <w:tag w:val="goog_rdk_1839"/>
      </w:sdtPr>
      <w:sdtContent>
        <w:p w:rsidR="00000000" w:rsidDel="00000000" w:rsidP="00000000" w:rsidRDefault="00000000" w:rsidRPr="00000000" w14:paraId="000002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1609793"/>
              <w:tag w:val="goog_rdk_1837"/>
            </w:sdtPr>
            <w:sdtContent>
              <w:ins w:author="Anonymous" w:id="66" w:date="2026-09-22T03:03:20Z"/>
              <w:sdt>
                <w:sdtPr>
                  <w:id w:val="71458532"/>
                  <w:tag w:val="goog_rdk_1838"/>
                </w:sdtPr>
                <w:sdtContent>
                  <w:ins w:author="Anonymous" w:id="66" w:date="2026-09-22T03:03:20Z">
                    <w:r w:rsidDel="00000000" w:rsidR="00000000" w:rsidRPr="00000000">
                      <w:rPr>
                        <w:rtl w:val="0"/>
                      </w:rPr>
                    </w:r>
                  </w:ins>
                </w:sdtContent>
              </w:sdt>
              <w:ins w:author="Anonymous" w:id="66" w:date="2026-09-22T03:03:20Z">
                <w:bookmarkStart w:colFirst="0" w:colLast="0" w:name="_heading=h.r85qyy34ia91" w:id="294"/>
                <w:bookmarkEnd w:id="294"/>
              </w:ins>
            </w:sdtContent>
          </w:sdt>
        </w:p>
      </w:sdtContent>
    </w:sdt>
    <w:sdt>
      <w:sdtPr>
        <w:id w:val="-38657391"/>
        <w:tag w:val="goog_rdk_1842"/>
      </w:sdtPr>
      <w:sdtContent>
        <w:p w:rsidR="00000000" w:rsidDel="00000000" w:rsidP="00000000" w:rsidRDefault="00000000" w:rsidRPr="00000000" w14:paraId="000002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1998938"/>
              <w:tag w:val="goog_rdk_1840"/>
            </w:sdtPr>
            <w:sdtContent>
              <w:ins w:author="Anonymous" w:id="66" w:date="2026-09-22T03:03:20Z"/>
              <w:sdt>
                <w:sdtPr>
                  <w:id w:val="-886426740"/>
                  <w:tag w:val="goog_rdk_1841"/>
                </w:sdtPr>
                <w:sdtContent>
                  <w:ins w:author="Anonymous" w:id="66" w:date="2026-09-22T03:03:20Z">
                    <w:r w:rsidDel="00000000" w:rsidR="00000000" w:rsidRPr="00000000">
                      <w:rPr>
                        <w:rtl w:val="0"/>
                      </w:rPr>
                    </w:r>
                  </w:ins>
                </w:sdtContent>
              </w:sdt>
              <w:ins w:author="Anonymous" w:id="66" w:date="2026-09-22T03:03:20Z">
                <w:bookmarkStart w:colFirst="0" w:colLast="0" w:name="_heading=h.k87osvy4b5lt" w:id="295"/>
                <w:bookmarkEnd w:id="295"/>
              </w:ins>
            </w:sdtContent>
          </w:sdt>
        </w:p>
      </w:sdtContent>
    </w:sdt>
    <w:sdt>
      <w:sdtPr>
        <w:id w:val="-1041418967"/>
        <w:tag w:val="goog_rdk_1845"/>
      </w:sdtPr>
      <w:sdtContent>
        <w:p w:rsidR="00000000" w:rsidDel="00000000" w:rsidP="00000000" w:rsidRDefault="00000000" w:rsidRPr="00000000" w14:paraId="000002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3023018"/>
              <w:tag w:val="goog_rdk_1843"/>
            </w:sdtPr>
            <w:sdtContent>
              <w:ins w:author="Anonymous" w:id="66" w:date="2026-09-22T03:03:20Z"/>
              <w:sdt>
                <w:sdtPr>
                  <w:id w:val="983864"/>
                  <w:tag w:val="goog_rdk_1844"/>
                </w:sdtPr>
                <w:sdtContent>
                  <w:ins w:author="Anonymous" w:id="66" w:date="2026-09-22T03:03:20Z">
                    <w:r w:rsidDel="00000000" w:rsidR="00000000" w:rsidRPr="00000000">
                      <w:rPr>
                        <w:rtl w:val="0"/>
                      </w:rPr>
                    </w:r>
                  </w:ins>
                </w:sdtContent>
              </w:sdt>
              <w:ins w:author="Anonymous" w:id="66" w:date="2026-09-22T03:03:20Z">
                <w:bookmarkStart w:colFirst="0" w:colLast="0" w:name="_heading=h.njyyw4xj9epz" w:id="296"/>
                <w:bookmarkEnd w:id="296"/>
              </w:ins>
            </w:sdtContent>
          </w:sdt>
        </w:p>
      </w:sdtContent>
    </w:sdt>
    <w:sdt>
      <w:sdtPr>
        <w:id w:val="1259942823"/>
        <w:tag w:val="goog_rdk_1848"/>
      </w:sdtPr>
      <w:sdtContent>
        <w:p w:rsidR="00000000" w:rsidDel="00000000" w:rsidP="00000000" w:rsidRDefault="00000000" w:rsidRPr="00000000" w14:paraId="000002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2706584"/>
              <w:tag w:val="goog_rdk_1846"/>
            </w:sdtPr>
            <w:sdtContent>
              <w:ins w:author="Anonymous" w:id="66" w:date="2026-09-22T03:03:20Z"/>
              <w:sdt>
                <w:sdtPr>
                  <w:id w:val="1123100692"/>
                  <w:tag w:val="goog_rdk_1847"/>
                </w:sdtPr>
                <w:sdtContent>
                  <w:ins w:author="Anonymous" w:id="66" w:date="2026-09-22T03:03:20Z">
                    <w:r w:rsidDel="00000000" w:rsidR="00000000" w:rsidRPr="00000000">
                      <w:rPr>
                        <w:rtl w:val="0"/>
                      </w:rPr>
                    </w:r>
                  </w:ins>
                </w:sdtContent>
              </w:sdt>
              <w:ins w:author="Anonymous" w:id="66" w:date="2026-09-22T03:03:20Z">
                <w:bookmarkStart w:colFirst="0" w:colLast="0" w:name="_heading=h.ept0gxy9dks4" w:id="297"/>
                <w:bookmarkEnd w:id="297"/>
              </w:ins>
            </w:sdtContent>
          </w:sdt>
        </w:p>
      </w:sdtContent>
    </w:sdt>
    <w:sdt>
      <w:sdtPr>
        <w:id w:val="-574736425"/>
        <w:tag w:val="goog_rdk_1851"/>
      </w:sdtPr>
      <w:sdtContent>
        <w:p w:rsidR="00000000" w:rsidDel="00000000" w:rsidP="00000000" w:rsidRDefault="00000000" w:rsidRPr="00000000" w14:paraId="000002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4193133"/>
              <w:tag w:val="goog_rdk_1849"/>
            </w:sdtPr>
            <w:sdtContent>
              <w:ins w:author="Anonymous" w:id="66" w:date="2026-09-22T03:03:20Z"/>
              <w:sdt>
                <w:sdtPr>
                  <w:id w:val="854859872"/>
                  <w:tag w:val="goog_rdk_1850"/>
                </w:sdtPr>
                <w:sdtContent>
                  <w:ins w:author="Anonymous" w:id="66" w:date="2026-09-22T03:03:20Z">
                    <w:r w:rsidDel="00000000" w:rsidR="00000000" w:rsidRPr="00000000">
                      <w:rPr>
                        <w:rtl w:val="0"/>
                      </w:rPr>
                    </w:r>
                  </w:ins>
                </w:sdtContent>
              </w:sdt>
              <w:ins w:author="Anonymous" w:id="66" w:date="2026-09-22T03:03:20Z">
                <w:bookmarkStart w:colFirst="0" w:colLast="0" w:name="_heading=h.l62uty4595df" w:id="298"/>
                <w:bookmarkEnd w:id="298"/>
              </w:ins>
            </w:sdtContent>
          </w:sdt>
        </w:p>
      </w:sdtContent>
    </w:sdt>
    <w:sdt>
      <w:sdtPr>
        <w:id w:val="1231448957"/>
        <w:tag w:val="goog_rdk_1854"/>
      </w:sdtPr>
      <w:sdtContent>
        <w:p w:rsidR="00000000" w:rsidDel="00000000" w:rsidP="00000000" w:rsidRDefault="00000000" w:rsidRPr="00000000" w14:paraId="000002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5227506"/>
              <w:tag w:val="goog_rdk_1852"/>
            </w:sdtPr>
            <w:sdtContent>
              <w:ins w:author="Anonymous" w:id="66" w:date="2026-09-22T03:03:20Z"/>
              <w:sdt>
                <w:sdtPr>
                  <w:id w:val="910158749"/>
                  <w:tag w:val="goog_rdk_1853"/>
                </w:sdtPr>
                <w:sdtContent>
                  <w:ins w:author="Anonymous" w:id="66" w:date="2026-09-22T03:03:20Z">
                    <w:r w:rsidDel="00000000" w:rsidR="00000000" w:rsidRPr="00000000">
                      <w:rPr>
                        <w:rtl w:val="0"/>
                      </w:rPr>
                    </w:r>
                  </w:ins>
                </w:sdtContent>
              </w:sdt>
              <w:ins w:author="Anonymous" w:id="66" w:date="2026-09-22T03:03:20Z">
                <w:bookmarkStart w:colFirst="0" w:colLast="0" w:name="_heading=h.w9hkp1crrf1d" w:id="299"/>
                <w:bookmarkEnd w:id="299"/>
              </w:ins>
            </w:sdtContent>
          </w:sdt>
        </w:p>
      </w:sdtContent>
    </w:sdt>
    <w:sdt>
      <w:sdtPr>
        <w:id w:val="-209117875"/>
        <w:tag w:val="goog_rdk_1857"/>
      </w:sdtPr>
      <w:sdtContent>
        <w:p w:rsidR="00000000" w:rsidDel="00000000" w:rsidP="00000000" w:rsidRDefault="00000000" w:rsidRPr="00000000" w14:paraId="000002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3587566"/>
              <w:tag w:val="goog_rdk_1855"/>
            </w:sdtPr>
            <w:sdtContent>
              <w:ins w:author="Anonymous" w:id="66" w:date="2026-09-22T03:03:20Z"/>
              <w:sdt>
                <w:sdtPr>
                  <w:id w:val="1614789279"/>
                  <w:tag w:val="goog_rdk_1856"/>
                </w:sdtPr>
                <w:sdtContent>
                  <w:ins w:author="Anonymous" w:id="66" w:date="2026-09-22T03:03:20Z">
                    <w:r w:rsidDel="00000000" w:rsidR="00000000" w:rsidRPr="00000000">
                      <w:rPr>
                        <w:rtl w:val="0"/>
                      </w:rPr>
                    </w:r>
                  </w:ins>
                </w:sdtContent>
              </w:sdt>
              <w:ins w:author="Anonymous" w:id="66" w:date="2026-09-22T03:03:20Z">
                <w:bookmarkStart w:colFirst="0" w:colLast="0" w:name="_heading=h.jgbcdgvh7jc4" w:id="300"/>
                <w:bookmarkEnd w:id="300"/>
              </w:ins>
            </w:sdtContent>
          </w:sdt>
        </w:p>
      </w:sdtContent>
    </w:sdt>
    <w:sdt>
      <w:sdtPr>
        <w:id w:val="55716268"/>
        <w:tag w:val="goog_rdk_1860"/>
      </w:sdtPr>
      <w:sdtContent>
        <w:p w:rsidR="00000000" w:rsidDel="00000000" w:rsidP="00000000" w:rsidRDefault="00000000" w:rsidRPr="00000000" w14:paraId="000002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4779406"/>
              <w:tag w:val="goog_rdk_1858"/>
            </w:sdtPr>
            <w:sdtContent>
              <w:ins w:author="Anonymous" w:id="66" w:date="2026-09-22T03:03:20Z"/>
              <w:sdt>
                <w:sdtPr>
                  <w:id w:val="-963121920"/>
                  <w:tag w:val="goog_rdk_1859"/>
                </w:sdtPr>
                <w:sdtContent>
                  <w:ins w:author="Anonymous" w:id="66" w:date="2026-09-22T03:03:20Z">
                    <w:r w:rsidDel="00000000" w:rsidR="00000000" w:rsidRPr="00000000">
                      <w:rPr>
                        <w:rtl w:val="0"/>
                      </w:rPr>
                    </w:r>
                  </w:ins>
                </w:sdtContent>
              </w:sdt>
              <w:ins w:author="Anonymous" w:id="66" w:date="2026-09-22T03:03:20Z">
                <w:bookmarkStart w:colFirst="0" w:colLast="0" w:name="_heading=h.t4ukdld8u671" w:id="301"/>
                <w:bookmarkEnd w:id="301"/>
              </w:ins>
            </w:sdtContent>
          </w:sdt>
        </w:p>
      </w:sdtContent>
    </w:sdt>
    <w:sdt>
      <w:sdtPr>
        <w:id w:val="796896839"/>
        <w:tag w:val="goog_rdk_1863"/>
      </w:sdtPr>
      <w:sdtContent>
        <w:p w:rsidR="00000000" w:rsidDel="00000000" w:rsidP="00000000" w:rsidRDefault="00000000" w:rsidRPr="00000000" w14:paraId="000002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646411"/>
              <w:tag w:val="goog_rdk_1861"/>
            </w:sdtPr>
            <w:sdtContent>
              <w:ins w:author="Anonymous" w:id="66" w:date="2026-09-22T03:03:20Z"/>
              <w:sdt>
                <w:sdtPr>
                  <w:id w:val="-2039652476"/>
                  <w:tag w:val="goog_rdk_1862"/>
                </w:sdtPr>
                <w:sdtContent>
                  <w:ins w:author="Anonymous" w:id="66" w:date="2026-09-22T03:03:20Z">
                    <w:r w:rsidDel="00000000" w:rsidR="00000000" w:rsidRPr="00000000">
                      <w:rPr>
                        <w:rtl w:val="0"/>
                      </w:rPr>
                    </w:r>
                  </w:ins>
                </w:sdtContent>
              </w:sdt>
              <w:ins w:author="Anonymous" w:id="66" w:date="2026-09-22T03:03:20Z">
                <w:bookmarkStart w:colFirst="0" w:colLast="0" w:name="_heading=h.3l3xf82rwpmm" w:id="302"/>
                <w:bookmarkEnd w:id="302"/>
              </w:ins>
            </w:sdtContent>
          </w:sdt>
        </w:p>
      </w:sdtContent>
    </w:sdt>
    <w:sdt>
      <w:sdtPr>
        <w:id w:val="-590343304"/>
        <w:tag w:val="goog_rdk_1866"/>
      </w:sdtPr>
      <w:sdtContent>
        <w:p w:rsidR="00000000" w:rsidDel="00000000" w:rsidP="00000000" w:rsidRDefault="00000000" w:rsidRPr="00000000" w14:paraId="000002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0434943"/>
              <w:tag w:val="goog_rdk_1864"/>
            </w:sdtPr>
            <w:sdtContent>
              <w:ins w:author="Anonymous" w:id="66" w:date="2026-09-22T03:03:20Z"/>
              <w:sdt>
                <w:sdtPr>
                  <w:id w:val="-1797780518"/>
                  <w:tag w:val="goog_rdk_1865"/>
                </w:sdtPr>
                <w:sdtContent>
                  <w:ins w:author="Anonymous" w:id="66" w:date="2026-09-22T03:03:20Z">
                    <w:r w:rsidDel="00000000" w:rsidR="00000000" w:rsidRPr="00000000">
                      <w:rPr>
                        <w:rtl w:val="0"/>
                      </w:rPr>
                    </w:r>
                  </w:ins>
                </w:sdtContent>
              </w:sdt>
              <w:ins w:author="Anonymous" w:id="66" w:date="2026-09-22T03:03:20Z">
                <w:bookmarkStart w:colFirst="0" w:colLast="0" w:name="_heading=h.k8nzlj3cb9d2" w:id="303"/>
                <w:bookmarkEnd w:id="303"/>
              </w:ins>
            </w:sdtContent>
          </w:sdt>
        </w:p>
      </w:sdtContent>
    </w:sdt>
    <w:sdt>
      <w:sdtPr>
        <w:id w:val="-793092056"/>
        <w:tag w:val="goog_rdk_1869"/>
      </w:sdtPr>
      <w:sdtContent>
        <w:p w:rsidR="00000000" w:rsidDel="00000000" w:rsidP="00000000" w:rsidRDefault="00000000" w:rsidRPr="00000000" w14:paraId="000002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0138641"/>
              <w:tag w:val="goog_rdk_1867"/>
            </w:sdtPr>
            <w:sdtContent>
              <w:ins w:author="Anonymous" w:id="66" w:date="2026-09-22T03:03:20Z"/>
              <w:sdt>
                <w:sdtPr>
                  <w:id w:val="916125147"/>
                  <w:tag w:val="goog_rdk_1868"/>
                </w:sdtPr>
                <w:sdtContent>
                  <w:ins w:author="Anonymous" w:id="66" w:date="2026-09-22T03:03:20Z">
                    <w:r w:rsidDel="00000000" w:rsidR="00000000" w:rsidRPr="00000000">
                      <w:rPr>
                        <w:rtl w:val="0"/>
                      </w:rPr>
                    </w:r>
                  </w:ins>
                </w:sdtContent>
              </w:sdt>
              <w:ins w:author="Anonymous" w:id="66" w:date="2026-09-22T03:03:20Z">
                <w:bookmarkStart w:colFirst="0" w:colLast="0" w:name="_heading=h.l1gl4ru0ln35" w:id="304"/>
                <w:bookmarkEnd w:id="304"/>
              </w:ins>
            </w:sdtContent>
          </w:sdt>
        </w:p>
      </w:sdtContent>
    </w:sdt>
    <w:sdt>
      <w:sdtPr>
        <w:id w:val="-1184177494"/>
        <w:tag w:val="goog_rdk_1872"/>
      </w:sdtPr>
      <w:sdtContent>
        <w:p w:rsidR="00000000" w:rsidDel="00000000" w:rsidP="00000000" w:rsidRDefault="00000000" w:rsidRPr="00000000" w14:paraId="000002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5445445"/>
              <w:tag w:val="goog_rdk_1870"/>
            </w:sdtPr>
            <w:sdtContent>
              <w:ins w:author="Anonymous" w:id="66" w:date="2026-09-22T03:03:20Z"/>
              <w:sdt>
                <w:sdtPr>
                  <w:id w:val="-1535415794"/>
                  <w:tag w:val="goog_rdk_1871"/>
                </w:sdtPr>
                <w:sdtContent>
                  <w:ins w:author="Anonymous" w:id="66" w:date="2026-09-22T03:03:20Z">
                    <w:r w:rsidDel="00000000" w:rsidR="00000000" w:rsidRPr="00000000">
                      <w:rPr>
                        <w:rtl w:val="0"/>
                      </w:rPr>
                    </w:r>
                  </w:ins>
                </w:sdtContent>
              </w:sdt>
              <w:ins w:author="Anonymous" w:id="66" w:date="2026-09-22T03:03:20Z">
                <w:bookmarkStart w:colFirst="0" w:colLast="0" w:name="_heading=h.z495149yfw1i" w:id="305"/>
                <w:bookmarkEnd w:id="305"/>
              </w:ins>
            </w:sdtContent>
          </w:sdt>
        </w:p>
      </w:sdtContent>
    </w:sdt>
    <w:sdt>
      <w:sdtPr>
        <w:id w:val="826156355"/>
        <w:tag w:val="goog_rdk_1875"/>
      </w:sdtPr>
      <w:sdtContent>
        <w:p w:rsidR="00000000" w:rsidDel="00000000" w:rsidP="00000000" w:rsidRDefault="00000000" w:rsidRPr="00000000" w14:paraId="000002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8660825"/>
              <w:tag w:val="goog_rdk_1873"/>
            </w:sdtPr>
            <w:sdtContent>
              <w:ins w:author="Anonymous" w:id="66" w:date="2026-09-22T03:03:20Z"/>
              <w:sdt>
                <w:sdtPr>
                  <w:id w:val="-221147822"/>
                  <w:tag w:val="goog_rdk_1874"/>
                </w:sdtPr>
                <w:sdtContent>
                  <w:ins w:author="Anonymous" w:id="66" w:date="2026-09-22T03:03:20Z">
                    <w:r w:rsidDel="00000000" w:rsidR="00000000" w:rsidRPr="00000000">
                      <w:rPr>
                        <w:rtl w:val="0"/>
                      </w:rPr>
                    </w:r>
                  </w:ins>
                </w:sdtContent>
              </w:sdt>
              <w:ins w:author="Anonymous" w:id="66" w:date="2026-09-22T03:03:20Z">
                <w:bookmarkStart w:colFirst="0" w:colLast="0" w:name="_heading=h.joi943fzvyih" w:id="306"/>
                <w:bookmarkEnd w:id="306"/>
              </w:ins>
            </w:sdtContent>
          </w:sdt>
        </w:p>
      </w:sdtContent>
    </w:sdt>
    <w:sdt>
      <w:sdtPr>
        <w:id w:val="-1321978138"/>
        <w:tag w:val="goog_rdk_1878"/>
      </w:sdtPr>
      <w:sdtContent>
        <w:p w:rsidR="00000000" w:rsidDel="00000000" w:rsidP="00000000" w:rsidRDefault="00000000" w:rsidRPr="00000000" w14:paraId="000002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0006541"/>
              <w:tag w:val="goog_rdk_1876"/>
            </w:sdtPr>
            <w:sdtContent>
              <w:ins w:author="Anonymous" w:id="66" w:date="2026-09-22T03:03:20Z"/>
              <w:sdt>
                <w:sdtPr>
                  <w:id w:val="-869516767"/>
                  <w:tag w:val="goog_rdk_1877"/>
                </w:sdtPr>
                <w:sdtContent>
                  <w:ins w:author="Anonymous" w:id="66" w:date="2026-09-22T03:03:20Z">
                    <w:r w:rsidDel="00000000" w:rsidR="00000000" w:rsidRPr="00000000">
                      <w:rPr>
                        <w:rtl w:val="0"/>
                      </w:rPr>
                    </w:r>
                  </w:ins>
                </w:sdtContent>
              </w:sdt>
              <w:ins w:author="Anonymous" w:id="66" w:date="2026-09-22T03:03:20Z">
                <w:bookmarkStart w:colFirst="0" w:colLast="0" w:name="_heading=h.rmmri262ciqn" w:id="307"/>
                <w:bookmarkEnd w:id="307"/>
              </w:ins>
            </w:sdtContent>
          </w:sdt>
        </w:p>
      </w:sdtContent>
    </w:sdt>
    <w:sdt>
      <w:sdtPr>
        <w:id w:val="454442681"/>
        <w:tag w:val="goog_rdk_1881"/>
      </w:sdtPr>
      <w:sdtContent>
        <w:p w:rsidR="00000000" w:rsidDel="00000000" w:rsidP="00000000" w:rsidRDefault="00000000" w:rsidRPr="00000000" w14:paraId="000002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9378856"/>
              <w:tag w:val="goog_rdk_1879"/>
            </w:sdtPr>
            <w:sdtContent>
              <w:ins w:author="Anonymous" w:id="66" w:date="2026-09-22T03:03:20Z"/>
              <w:sdt>
                <w:sdtPr>
                  <w:id w:val="-266195078"/>
                  <w:tag w:val="goog_rdk_1880"/>
                </w:sdtPr>
                <w:sdtContent>
                  <w:ins w:author="Anonymous" w:id="66" w:date="2026-09-22T03:03:20Z">
                    <w:r w:rsidDel="00000000" w:rsidR="00000000" w:rsidRPr="00000000">
                      <w:rPr>
                        <w:rtl w:val="0"/>
                      </w:rPr>
                    </w:r>
                  </w:ins>
                </w:sdtContent>
              </w:sdt>
              <w:ins w:author="Anonymous" w:id="66" w:date="2026-09-22T03:03:20Z">
                <w:bookmarkStart w:colFirst="0" w:colLast="0" w:name="_heading=h.rhiwisbl5w1a" w:id="308"/>
                <w:bookmarkEnd w:id="308"/>
              </w:ins>
            </w:sdtContent>
          </w:sdt>
        </w:p>
      </w:sdtContent>
    </w:sdt>
    <w:sdt>
      <w:sdtPr>
        <w:id w:val="558392569"/>
        <w:tag w:val="goog_rdk_1884"/>
      </w:sdtPr>
      <w:sdtContent>
        <w:p w:rsidR="00000000" w:rsidDel="00000000" w:rsidP="00000000" w:rsidRDefault="00000000" w:rsidRPr="00000000" w14:paraId="000002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7133865"/>
              <w:tag w:val="goog_rdk_1882"/>
            </w:sdtPr>
            <w:sdtContent>
              <w:ins w:author="Anonymous" w:id="66" w:date="2026-09-22T03:03:20Z"/>
              <w:sdt>
                <w:sdtPr>
                  <w:id w:val="-1330999423"/>
                  <w:tag w:val="goog_rdk_1883"/>
                </w:sdtPr>
                <w:sdtContent>
                  <w:ins w:author="Anonymous" w:id="66" w:date="2026-09-22T03:03:20Z">
                    <w:r w:rsidDel="00000000" w:rsidR="00000000" w:rsidRPr="00000000">
                      <w:rPr>
                        <w:rtl w:val="0"/>
                      </w:rPr>
                    </w:r>
                  </w:ins>
                </w:sdtContent>
              </w:sdt>
              <w:ins w:author="Anonymous" w:id="66" w:date="2026-09-22T03:03:20Z">
                <w:bookmarkStart w:colFirst="0" w:colLast="0" w:name="_heading=h.ymi6tndep06n" w:id="309"/>
                <w:bookmarkEnd w:id="309"/>
              </w:ins>
            </w:sdtContent>
          </w:sdt>
        </w:p>
      </w:sdtContent>
    </w:sdt>
    <w:sdt>
      <w:sdtPr>
        <w:id w:val="-679343996"/>
        <w:tag w:val="goog_rdk_1887"/>
      </w:sdtPr>
      <w:sdtContent>
        <w:p w:rsidR="00000000" w:rsidDel="00000000" w:rsidP="00000000" w:rsidRDefault="00000000" w:rsidRPr="00000000" w14:paraId="000002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9274119"/>
              <w:tag w:val="goog_rdk_1885"/>
            </w:sdtPr>
            <w:sdtContent>
              <w:ins w:author="Anonymous" w:id="66" w:date="2026-09-22T03:03:20Z"/>
              <w:sdt>
                <w:sdtPr>
                  <w:id w:val="-644436326"/>
                  <w:tag w:val="goog_rdk_1886"/>
                </w:sdtPr>
                <w:sdtContent>
                  <w:ins w:author="Anonymous" w:id="66" w:date="2026-09-22T03:03:20Z">
                    <w:r w:rsidDel="00000000" w:rsidR="00000000" w:rsidRPr="00000000">
                      <w:rPr>
                        <w:rtl w:val="0"/>
                      </w:rPr>
                    </w:r>
                  </w:ins>
                </w:sdtContent>
              </w:sdt>
              <w:ins w:author="Anonymous" w:id="66" w:date="2026-09-22T03:03:20Z">
                <w:bookmarkStart w:colFirst="0" w:colLast="0" w:name="_heading=h.m2nz3oi876n" w:id="310"/>
                <w:bookmarkEnd w:id="310"/>
              </w:ins>
            </w:sdtContent>
          </w:sdt>
        </w:p>
      </w:sdtContent>
    </w:sdt>
    <w:sdt>
      <w:sdtPr>
        <w:id w:val="619071043"/>
        <w:tag w:val="goog_rdk_1890"/>
      </w:sdtPr>
      <w:sdtContent>
        <w:p w:rsidR="00000000" w:rsidDel="00000000" w:rsidP="00000000" w:rsidRDefault="00000000" w:rsidRPr="00000000" w14:paraId="000002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8743198"/>
              <w:tag w:val="goog_rdk_1888"/>
            </w:sdtPr>
            <w:sdtContent>
              <w:ins w:author="Anonymous" w:id="66" w:date="2026-09-22T03:03:20Z"/>
              <w:sdt>
                <w:sdtPr>
                  <w:id w:val="-2029572081"/>
                  <w:tag w:val="goog_rdk_1889"/>
                </w:sdtPr>
                <w:sdtContent>
                  <w:ins w:author="Anonymous" w:id="66" w:date="2026-09-22T03:03:20Z">
                    <w:r w:rsidDel="00000000" w:rsidR="00000000" w:rsidRPr="00000000">
                      <w:rPr>
                        <w:rtl w:val="0"/>
                      </w:rPr>
                    </w:r>
                  </w:ins>
                </w:sdtContent>
              </w:sdt>
              <w:ins w:author="Anonymous" w:id="66" w:date="2026-09-22T03:03:20Z">
                <w:bookmarkStart w:colFirst="0" w:colLast="0" w:name="_heading=h.v4r3sro8elrm" w:id="311"/>
                <w:bookmarkEnd w:id="311"/>
              </w:ins>
            </w:sdtContent>
          </w:sdt>
        </w:p>
      </w:sdtContent>
    </w:sdt>
    <w:sdt>
      <w:sdtPr>
        <w:id w:val="-1523134969"/>
        <w:tag w:val="goog_rdk_1893"/>
      </w:sdtPr>
      <w:sdtContent>
        <w:p w:rsidR="00000000" w:rsidDel="00000000" w:rsidP="00000000" w:rsidRDefault="00000000" w:rsidRPr="00000000" w14:paraId="000002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1570991"/>
              <w:tag w:val="goog_rdk_1891"/>
            </w:sdtPr>
            <w:sdtContent>
              <w:ins w:author="Anonymous" w:id="66" w:date="2026-09-22T03:03:20Z"/>
              <w:sdt>
                <w:sdtPr>
                  <w:id w:val="1895200362"/>
                  <w:tag w:val="goog_rdk_1892"/>
                </w:sdtPr>
                <w:sdtContent>
                  <w:ins w:author="Anonymous" w:id="66" w:date="2026-09-22T03:03:20Z">
                    <w:r w:rsidDel="00000000" w:rsidR="00000000" w:rsidRPr="00000000">
                      <w:rPr>
                        <w:rtl w:val="0"/>
                      </w:rPr>
                    </w:r>
                  </w:ins>
                </w:sdtContent>
              </w:sdt>
              <w:ins w:author="Anonymous" w:id="66" w:date="2026-09-22T03:03:20Z">
                <w:bookmarkStart w:colFirst="0" w:colLast="0" w:name="_heading=h.bra0z180556p" w:id="312"/>
                <w:bookmarkEnd w:id="312"/>
              </w:ins>
            </w:sdtContent>
          </w:sdt>
        </w:p>
      </w:sdtContent>
    </w:sdt>
    <w:sdt>
      <w:sdtPr>
        <w:id w:val="-1004860744"/>
        <w:tag w:val="goog_rdk_1896"/>
      </w:sdtPr>
      <w:sdtContent>
        <w:p w:rsidR="00000000" w:rsidDel="00000000" w:rsidP="00000000" w:rsidRDefault="00000000" w:rsidRPr="00000000" w14:paraId="000002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8955749"/>
              <w:tag w:val="goog_rdk_1894"/>
            </w:sdtPr>
            <w:sdtContent>
              <w:ins w:author="Anonymous" w:id="66" w:date="2026-09-22T03:03:20Z"/>
              <w:sdt>
                <w:sdtPr>
                  <w:id w:val="456286551"/>
                  <w:tag w:val="goog_rdk_1895"/>
                </w:sdtPr>
                <w:sdtContent>
                  <w:ins w:author="Anonymous" w:id="66" w:date="2026-09-22T03:03:20Z">
                    <w:r w:rsidDel="00000000" w:rsidR="00000000" w:rsidRPr="00000000">
                      <w:rPr>
                        <w:rtl w:val="0"/>
                      </w:rPr>
                    </w:r>
                  </w:ins>
                </w:sdtContent>
              </w:sdt>
              <w:ins w:author="Anonymous" w:id="66" w:date="2026-09-22T03:03:20Z">
                <w:bookmarkStart w:colFirst="0" w:colLast="0" w:name="_heading=h.xbq5juo6tyis" w:id="313"/>
                <w:bookmarkEnd w:id="313"/>
              </w:ins>
            </w:sdtContent>
          </w:sdt>
        </w:p>
      </w:sdtContent>
    </w:sdt>
    <w:sdt>
      <w:sdtPr>
        <w:id w:val="-2102028526"/>
        <w:tag w:val="goog_rdk_1899"/>
      </w:sdtPr>
      <w:sdtContent>
        <w:p w:rsidR="00000000" w:rsidDel="00000000" w:rsidP="00000000" w:rsidRDefault="00000000" w:rsidRPr="00000000" w14:paraId="000002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7150021"/>
              <w:tag w:val="goog_rdk_1897"/>
            </w:sdtPr>
            <w:sdtContent>
              <w:ins w:author="Anonymous" w:id="66" w:date="2026-09-22T03:03:20Z"/>
              <w:sdt>
                <w:sdtPr>
                  <w:id w:val="710892588"/>
                  <w:tag w:val="goog_rdk_1898"/>
                </w:sdtPr>
                <w:sdtContent>
                  <w:ins w:author="Anonymous" w:id="66" w:date="2026-09-22T03:03:20Z">
                    <w:r w:rsidDel="00000000" w:rsidR="00000000" w:rsidRPr="00000000">
                      <w:rPr>
                        <w:rtl w:val="0"/>
                      </w:rPr>
                    </w:r>
                  </w:ins>
                </w:sdtContent>
              </w:sdt>
              <w:ins w:author="Anonymous" w:id="66" w:date="2026-09-22T03:03:20Z">
                <w:bookmarkStart w:colFirst="0" w:colLast="0" w:name="_heading=h.6m6z0csv2jq4" w:id="314"/>
                <w:bookmarkEnd w:id="314"/>
              </w:ins>
            </w:sdtContent>
          </w:sdt>
        </w:p>
      </w:sdtContent>
    </w:sdt>
    <w:sdt>
      <w:sdtPr>
        <w:id w:val="1694631467"/>
        <w:tag w:val="goog_rdk_1902"/>
      </w:sdtPr>
      <w:sdtContent>
        <w:p w:rsidR="00000000" w:rsidDel="00000000" w:rsidP="00000000" w:rsidRDefault="00000000" w:rsidRPr="00000000" w14:paraId="000002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5348809"/>
              <w:tag w:val="goog_rdk_1900"/>
            </w:sdtPr>
            <w:sdtContent>
              <w:ins w:author="Anonymous" w:id="66" w:date="2026-09-22T03:03:20Z"/>
              <w:sdt>
                <w:sdtPr>
                  <w:id w:val="-673268848"/>
                  <w:tag w:val="goog_rdk_1901"/>
                </w:sdtPr>
                <w:sdtContent>
                  <w:ins w:author="Anonymous" w:id="66" w:date="2026-09-22T03:03:20Z">
                    <w:r w:rsidDel="00000000" w:rsidR="00000000" w:rsidRPr="00000000">
                      <w:rPr>
                        <w:rtl w:val="0"/>
                      </w:rPr>
                    </w:r>
                  </w:ins>
                </w:sdtContent>
              </w:sdt>
              <w:ins w:author="Anonymous" w:id="66" w:date="2026-09-22T03:03:20Z">
                <w:bookmarkStart w:colFirst="0" w:colLast="0" w:name="_heading=h.fumo0e16jsa1" w:id="315"/>
                <w:bookmarkEnd w:id="315"/>
              </w:ins>
            </w:sdtContent>
          </w:sdt>
        </w:p>
      </w:sdtContent>
    </w:sdt>
    <w:sdt>
      <w:sdtPr>
        <w:id w:val="2041903194"/>
        <w:tag w:val="goog_rdk_1905"/>
      </w:sdtPr>
      <w:sdtContent>
        <w:p w:rsidR="00000000" w:rsidDel="00000000" w:rsidP="00000000" w:rsidRDefault="00000000" w:rsidRPr="00000000" w14:paraId="000002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0609021"/>
              <w:tag w:val="goog_rdk_1903"/>
            </w:sdtPr>
            <w:sdtContent>
              <w:ins w:author="Anonymous" w:id="66" w:date="2026-09-22T03:03:20Z"/>
              <w:sdt>
                <w:sdtPr>
                  <w:id w:val="531787246"/>
                  <w:tag w:val="goog_rdk_1904"/>
                </w:sdtPr>
                <w:sdtContent>
                  <w:ins w:author="Anonymous" w:id="66" w:date="2026-09-22T03:03:20Z">
                    <w:r w:rsidDel="00000000" w:rsidR="00000000" w:rsidRPr="00000000">
                      <w:rPr>
                        <w:rtl w:val="0"/>
                      </w:rPr>
                    </w:r>
                  </w:ins>
                </w:sdtContent>
              </w:sdt>
              <w:ins w:author="Anonymous" w:id="66" w:date="2026-09-22T03:03:20Z">
                <w:bookmarkStart w:colFirst="0" w:colLast="0" w:name="_heading=h.5ag21x3rh1m9" w:id="316"/>
                <w:bookmarkEnd w:id="316"/>
              </w:ins>
            </w:sdtContent>
          </w:sdt>
        </w:p>
      </w:sdtContent>
    </w:sdt>
    <w:sdt>
      <w:sdtPr>
        <w:id w:val="1285063321"/>
        <w:tag w:val="goog_rdk_1908"/>
      </w:sdtPr>
      <w:sdtContent>
        <w:p w:rsidR="00000000" w:rsidDel="00000000" w:rsidP="00000000" w:rsidRDefault="00000000" w:rsidRPr="00000000" w14:paraId="000002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6904949"/>
              <w:tag w:val="goog_rdk_1906"/>
            </w:sdtPr>
            <w:sdtContent>
              <w:ins w:author="Anonymous" w:id="66" w:date="2026-09-22T03:03:20Z"/>
              <w:sdt>
                <w:sdtPr>
                  <w:id w:val="-860358727"/>
                  <w:tag w:val="goog_rdk_1907"/>
                </w:sdtPr>
                <w:sdtContent>
                  <w:ins w:author="Anonymous" w:id="66" w:date="2026-09-22T03:03:20Z">
                    <w:r w:rsidDel="00000000" w:rsidR="00000000" w:rsidRPr="00000000">
                      <w:rPr>
                        <w:rtl w:val="0"/>
                      </w:rPr>
                    </w:r>
                  </w:ins>
                </w:sdtContent>
              </w:sdt>
              <w:ins w:author="Anonymous" w:id="66" w:date="2026-09-22T03:03:20Z">
                <w:bookmarkStart w:colFirst="0" w:colLast="0" w:name="_heading=h.6plb3uuzzdr2" w:id="317"/>
                <w:bookmarkEnd w:id="317"/>
              </w:ins>
            </w:sdtContent>
          </w:sdt>
        </w:p>
      </w:sdtContent>
    </w:sdt>
    <w:sdt>
      <w:sdtPr>
        <w:id w:val="-660675436"/>
        <w:tag w:val="goog_rdk_1911"/>
      </w:sdtPr>
      <w:sdtContent>
        <w:p w:rsidR="00000000" w:rsidDel="00000000" w:rsidP="00000000" w:rsidRDefault="00000000" w:rsidRPr="00000000" w14:paraId="000002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8025543"/>
              <w:tag w:val="goog_rdk_1909"/>
            </w:sdtPr>
            <w:sdtContent>
              <w:ins w:author="Anonymous" w:id="66" w:date="2026-09-22T03:03:20Z"/>
              <w:sdt>
                <w:sdtPr>
                  <w:id w:val="-120274168"/>
                  <w:tag w:val="goog_rdk_1910"/>
                </w:sdtPr>
                <w:sdtContent>
                  <w:ins w:author="Anonymous" w:id="66" w:date="2026-09-22T03:03:20Z">
                    <w:r w:rsidDel="00000000" w:rsidR="00000000" w:rsidRPr="00000000">
                      <w:rPr>
                        <w:rtl w:val="0"/>
                      </w:rPr>
                    </w:r>
                  </w:ins>
                </w:sdtContent>
              </w:sdt>
              <w:ins w:author="Anonymous" w:id="66" w:date="2026-09-22T03:03:20Z">
                <w:bookmarkStart w:colFirst="0" w:colLast="0" w:name="_heading=h.jqe86o17iz0a" w:id="318"/>
                <w:bookmarkEnd w:id="318"/>
              </w:ins>
            </w:sdtContent>
          </w:sdt>
        </w:p>
      </w:sdtContent>
    </w:sdt>
    <w:sdt>
      <w:sdtPr>
        <w:id w:val="1009094365"/>
        <w:tag w:val="goog_rdk_1914"/>
      </w:sdtPr>
      <w:sdtContent>
        <w:p w:rsidR="00000000" w:rsidDel="00000000" w:rsidP="00000000" w:rsidRDefault="00000000" w:rsidRPr="00000000" w14:paraId="000002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3045969"/>
              <w:tag w:val="goog_rdk_1912"/>
            </w:sdtPr>
            <w:sdtContent>
              <w:ins w:author="Anonymous" w:id="66" w:date="2026-09-22T03:03:20Z"/>
              <w:sdt>
                <w:sdtPr>
                  <w:id w:val="-269631687"/>
                  <w:tag w:val="goog_rdk_1913"/>
                </w:sdtPr>
                <w:sdtContent>
                  <w:ins w:author="Anonymous" w:id="66" w:date="2026-09-22T03:03:20Z">
                    <w:r w:rsidDel="00000000" w:rsidR="00000000" w:rsidRPr="00000000">
                      <w:rPr>
                        <w:rtl w:val="0"/>
                      </w:rPr>
                    </w:r>
                  </w:ins>
                </w:sdtContent>
              </w:sdt>
              <w:ins w:author="Anonymous" w:id="66" w:date="2026-09-22T03:03:20Z">
                <w:bookmarkStart w:colFirst="0" w:colLast="0" w:name="_heading=h.wd2n70ux7wzo" w:id="319"/>
                <w:bookmarkEnd w:id="319"/>
              </w:ins>
            </w:sdtContent>
          </w:sdt>
        </w:p>
      </w:sdtContent>
    </w:sdt>
    <w:sdt>
      <w:sdtPr>
        <w:id w:val="119700206"/>
        <w:tag w:val="goog_rdk_1917"/>
      </w:sdtPr>
      <w:sdtContent>
        <w:p w:rsidR="00000000" w:rsidDel="00000000" w:rsidP="00000000" w:rsidRDefault="00000000" w:rsidRPr="00000000" w14:paraId="000002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9754638"/>
              <w:tag w:val="goog_rdk_1915"/>
            </w:sdtPr>
            <w:sdtContent>
              <w:ins w:author="Anonymous" w:id="66" w:date="2026-09-22T03:03:20Z"/>
              <w:sdt>
                <w:sdtPr>
                  <w:id w:val="-1513862012"/>
                  <w:tag w:val="goog_rdk_1916"/>
                </w:sdtPr>
                <w:sdtContent>
                  <w:ins w:author="Anonymous" w:id="66" w:date="2026-09-22T03:03:20Z">
                    <w:r w:rsidDel="00000000" w:rsidR="00000000" w:rsidRPr="00000000">
                      <w:rPr>
                        <w:rtl w:val="0"/>
                      </w:rPr>
                    </w:r>
                  </w:ins>
                </w:sdtContent>
              </w:sdt>
              <w:ins w:author="Anonymous" w:id="66" w:date="2026-09-22T03:03:20Z">
                <w:bookmarkStart w:colFirst="0" w:colLast="0" w:name="_heading=h.w74dmqb71k8d" w:id="320"/>
                <w:bookmarkEnd w:id="320"/>
              </w:ins>
            </w:sdtContent>
          </w:sdt>
        </w:p>
      </w:sdtContent>
    </w:sdt>
    <w:sdt>
      <w:sdtPr>
        <w:id w:val="2016792367"/>
        <w:tag w:val="goog_rdk_1920"/>
      </w:sdtPr>
      <w:sdtContent>
        <w:p w:rsidR="00000000" w:rsidDel="00000000" w:rsidP="00000000" w:rsidRDefault="00000000" w:rsidRPr="00000000" w14:paraId="000002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392584"/>
              <w:tag w:val="goog_rdk_1918"/>
            </w:sdtPr>
            <w:sdtContent>
              <w:ins w:author="Anonymous" w:id="66" w:date="2026-09-22T03:03:20Z"/>
              <w:sdt>
                <w:sdtPr>
                  <w:id w:val="403865010"/>
                  <w:tag w:val="goog_rdk_1919"/>
                </w:sdtPr>
                <w:sdtContent>
                  <w:ins w:author="Anonymous" w:id="66" w:date="2026-09-22T03:03:20Z">
                    <w:r w:rsidDel="00000000" w:rsidR="00000000" w:rsidRPr="00000000">
                      <w:rPr>
                        <w:rtl w:val="0"/>
                      </w:rPr>
                    </w:r>
                  </w:ins>
                </w:sdtContent>
              </w:sdt>
              <w:ins w:author="Anonymous" w:id="66" w:date="2026-09-22T03:03:20Z">
                <w:bookmarkStart w:colFirst="0" w:colLast="0" w:name="_heading=h.36l6jz54a4fu" w:id="321"/>
                <w:bookmarkEnd w:id="321"/>
              </w:ins>
            </w:sdtContent>
          </w:sdt>
        </w:p>
      </w:sdtContent>
    </w:sdt>
    <w:sdt>
      <w:sdtPr>
        <w:id w:val="-489039818"/>
        <w:tag w:val="goog_rdk_1923"/>
      </w:sdtPr>
      <w:sdtContent>
        <w:p w:rsidR="00000000" w:rsidDel="00000000" w:rsidP="00000000" w:rsidRDefault="00000000" w:rsidRPr="00000000" w14:paraId="000002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8782584"/>
              <w:tag w:val="goog_rdk_1921"/>
            </w:sdtPr>
            <w:sdtContent>
              <w:ins w:author="Anonymous" w:id="66" w:date="2026-09-22T03:03:20Z"/>
              <w:sdt>
                <w:sdtPr>
                  <w:id w:val="125871186"/>
                  <w:tag w:val="goog_rdk_1922"/>
                </w:sdtPr>
                <w:sdtContent>
                  <w:ins w:author="Anonymous" w:id="66" w:date="2026-09-22T03:03:20Z">
                    <w:r w:rsidDel="00000000" w:rsidR="00000000" w:rsidRPr="00000000">
                      <w:rPr>
                        <w:rtl w:val="0"/>
                      </w:rPr>
                    </w:r>
                  </w:ins>
                </w:sdtContent>
              </w:sdt>
              <w:ins w:author="Anonymous" w:id="66" w:date="2026-09-22T03:03:20Z">
                <w:bookmarkStart w:colFirst="0" w:colLast="0" w:name="_heading=h.7nh8xc5audro" w:id="322"/>
                <w:bookmarkEnd w:id="322"/>
              </w:ins>
            </w:sdtContent>
          </w:sdt>
        </w:p>
      </w:sdtContent>
    </w:sdt>
    <w:sdt>
      <w:sdtPr>
        <w:id w:val="-970240792"/>
        <w:tag w:val="goog_rdk_1926"/>
      </w:sdtPr>
      <w:sdtContent>
        <w:p w:rsidR="00000000" w:rsidDel="00000000" w:rsidP="00000000" w:rsidRDefault="00000000" w:rsidRPr="00000000" w14:paraId="000002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6450575"/>
              <w:tag w:val="goog_rdk_1924"/>
            </w:sdtPr>
            <w:sdtContent>
              <w:ins w:author="Anonymous" w:id="66" w:date="2026-09-22T03:03:20Z"/>
              <w:sdt>
                <w:sdtPr>
                  <w:id w:val="1800286258"/>
                  <w:tag w:val="goog_rdk_1925"/>
                </w:sdtPr>
                <w:sdtContent>
                  <w:ins w:author="Anonymous" w:id="66" w:date="2026-09-22T03:03:20Z">
                    <w:r w:rsidDel="00000000" w:rsidR="00000000" w:rsidRPr="00000000">
                      <w:rPr>
                        <w:rtl w:val="0"/>
                      </w:rPr>
                    </w:r>
                  </w:ins>
                </w:sdtContent>
              </w:sdt>
              <w:ins w:author="Anonymous" w:id="66" w:date="2026-09-22T03:03:20Z">
                <w:bookmarkStart w:colFirst="0" w:colLast="0" w:name="_heading=h.6p5bnq75145" w:id="323"/>
                <w:bookmarkEnd w:id="323"/>
              </w:ins>
            </w:sdtContent>
          </w:sdt>
        </w:p>
      </w:sdtContent>
    </w:sdt>
    <w:sdt>
      <w:sdtPr>
        <w:id w:val="-788273515"/>
        <w:tag w:val="goog_rdk_1929"/>
      </w:sdtPr>
      <w:sdtContent>
        <w:p w:rsidR="00000000" w:rsidDel="00000000" w:rsidP="00000000" w:rsidRDefault="00000000" w:rsidRPr="00000000" w14:paraId="000002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1103596"/>
              <w:tag w:val="goog_rdk_1927"/>
            </w:sdtPr>
            <w:sdtContent>
              <w:ins w:author="Anonymous" w:id="66" w:date="2026-09-22T03:03:20Z"/>
              <w:sdt>
                <w:sdtPr>
                  <w:id w:val="-456663687"/>
                  <w:tag w:val="goog_rdk_1928"/>
                </w:sdtPr>
                <w:sdtContent>
                  <w:ins w:author="Anonymous" w:id="66" w:date="2026-09-22T03:03:20Z">
                    <w:r w:rsidDel="00000000" w:rsidR="00000000" w:rsidRPr="00000000">
                      <w:rPr>
                        <w:rtl w:val="0"/>
                      </w:rPr>
                    </w:r>
                  </w:ins>
                </w:sdtContent>
              </w:sdt>
              <w:ins w:author="Anonymous" w:id="66" w:date="2026-09-22T03:03:20Z">
                <w:bookmarkStart w:colFirst="0" w:colLast="0" w:name="_heading=h.p16ml98d0d1h" w:id="324"/>
                <w:bookmarkEnd w:id="324"/>
              </w:ins>
            </w:sdtContent>
          </w:sdt>
        </w:p>
      </w:sdtContent>
    </w:sdt>
    <w:sdt>
      <w:sdtPr>
        <w:id w:val="761349820"/>
        <w:tag w:val="goog_rdk_1932"/>
      </w:sdtPr>
      <w:sdtContent>
        <w:p w:rsidR="00000000" w:rsidDel="00000000" w:rsidP="00000000" w:rsidRDefault="00000000" w:rsidRPr="00000000" w14:paraId="000002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7094371"/>
              <w:tag w:val="goog_rdk_1930"/>
            </w:sdtPr>
            <w:sdtContent>
              <w:ins w:author="Anonymous" w:id="66" w:date="2026-09-22T03:03:20Z"/>
              <w:sdt>
                <w:sdtPr>
                  <w:id w:val="1088762859"/>
                  <w:tag w:val="goog_rdk_1931"/>
                </w:sdtPr>
                <w:sdtContent>
                  <w:ins w:author="Anonymous" w:id="66" w:date="2026-09-22T03:03:20Z">
                    <w:r w:rsidDel="00000000" w:rsidR="00000000" w:rsidRPr="00000000">
                      <w:rPr>
                        <w:rtl w:val="0"/>
                      </w:rPr>
                    </w:r>
                  </w:ins>
                </w:sdtContent>
              </w:sdt>
              <w:ins w:author="Anonymous" w:id="66" w:date="2026-09-22T03:03:20Z">
                <w:bookmarkStart w:colFirst="0" w:colLast="0" w:name="_heading=h.flklxaxip8v" w:id="325"/>
                <w:bookmarkEnd w:id="325"/>
              </w:ins>
            </w:sdtContent>
          </w:sdt>
        </w:p>
      </w:sdtContent>
    </w:sdt>
    <w:sdt>
      <w:sdtPr>
        <w:id w:val="-229495482"/>
        <w:tag w:val="goog_rdk_1935"/>
      </w:sdtPr>
      <w:sdtContent>
        <w:p w:rsidR="00000000" w:rsidDel="00000000" w:rsidP="00000000" w:rsidRDefault="00000000" w:rsidRPr="00000000" w14:paraId="000002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1396204"/>
              <w:tag w:val="goog_rdk_1933"/>
            </w:sdtPr>
            <w:sdtContent>
              <w:ins w:author="Anonymous" w:id="66" w:date="2026-09-22T03:03:20Z"/>
              <w:sdt>
                <w:sdtPr>
                  <w:id w:val="-945335150"/>
                  <w:tag w:val="goog_rdk_1934"/>
                </w:sdtPr>
                <w:sdtContent>
                  <w:ins w:author="Anonymous" w:id="66" w:date="2026-09-22T03:03:20Z">
                    <w:r w:rsidDel="00000000" w:rsidR="00000000" w:rsidRPr="00000000">
                      <w:rPr>
                        <w:rtl w:val="0"/>
                      </w:rPr>
                    </w:r>
                  </w:ins>
                </w:sdtContent>
              </w:sdt>
              <w:ins w:author="Anonymous" w:id="66" w:date="2026-09-22T03:03:20Z">
                <w:bookmarkStart w:colFirst="0" w:colLast="0" w:name="_heading=h.uy5b2ahf96re" w:id="326"/>
                <w:bookmarkEnd w:id="326"/>
              </w:ins>
            </w:sdtContent>
          </w:sdt>
        </w:p>
      </w:sdtContent>
    </w:sdt>
    <w:sdt>
      <w:sdtPr>
        <w:id w:val="-1998323633"/>
        <w:tag w:val="goog_rdk_1938"/>
      </w:sdtPr>
      <w:sdtContent>
        <w:p w:rsidR="00000000" w:rsidDel="00000000" w:rsidP="00000000" w:rsidRDefault="00000000" w:rsidRPr="00000000" w14:paraId="000002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5551620"/>
              <w:tag w:val="goog_rdk_1936"/>
            </w:sdtPr>
            <w:sdtContent>
              <w:ins w:author="Anonymous" w:id="66" w:date="2026-09-22T03:03:20Z"/>
              <w:sdt>
                <w:sdtPr>
                  <w:id w:val="-1307371407"/>
                  <w:tag w:val="goog_rdk_1937"/>
                </w:sdtPr>
                <w:sdtContent>
                  <w:ins w:author="Anonymous" w:id="66" w:date="2026-09-22T03:03:20Z">
                    <w:r w:rsidDel="00000000" w:rsidR="00000000" w:rsidRPr="00000000">
                      <w:rPr>
                        <w:rtl w:val="0"/>
                      </w:rPr>
                    </w:r>
                  </w:ins>
                </w:sdtContent>
              </w:sdt>
              <w:ins w:author="Anonymous" w:id="66" w:date="2026-09-22T03:03:20Z">
                <w:bookmarkStart w:colFirst="0" w:colLast="0" w:name="_heading=h.7i3kgjj4t9b5" w:id="327"/>
                <w:bookmarkEnd w:id="327"/>
              </w:ins>
            </w:sdtContent>
          </w:sdt>
        </w:p>
      </w:sdtContent>
    </w:sdt>
    <w:sdt>
      <w:sdtPr>
        <w:id w:val="634036490"/>
        <w:tag w:val="goog_rdk_1941"/>
      </w:sdtPr>
      <w:sdtContent>
        <w:p w:rsidR="00000000" w:rsidDel="00000000" w:rsidP="00000000" w:rsidRDefault="00000000" w:rsidRPr="00000000" w14:paraId="000002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7997821"/>
              <w:tag w:val="goog_rdk_1939"/>
            </w:sdtPr>
            <w:sdtContent>
              <w:ins w:author="Anonymous" w:id="66" w:date="2026-09-22T03:03:20Z"/>
              <w:sdt>
                <w:sdtPr>
                  <w:id w:val="-1595900081"/>
                  <w:tag w:val="goog_rdk_1940"/>
                </w:sdtPr>
                <w:sdtContent>
                  <w:ins w:author="Anonymous" w:id="66" w:date="2026-09-22T03:03:20Z">
                    <w:r w:rsidDel="00000000" w:rsidR="00000000" w:rsidRPr="00000000">
                      <w:rPr>
                        <w:rtl w:val="0"/>
                      </w:rPr>
                    </w:r>
                  </w:ins>
                </w:sdtContent>
              </w:sdt>
              <w:ins w:author="Anonymous" w:id="66" w:date="2026-09-22T03:03:20Z">
                <w:bookmarkStart w:colFirst="0" w:colLast="0" w:name="_heading=h.q9dgolrqz9uc" w:id="328"/>
                <w:bookmarkEnd w:id="328"/>
              </w:ins>
            </w:sdtContent>
          </w:sdt>
        </w:p>
      </w:sdtContent>
    </w:sdt>
    <w:sdt>
      <w:sdtPr>
        <w:id w:val="918328181"/>
        <w:tag w:val="goog_rdk_1944"/>
      </w:sdtPr>
      <w:sdtContent>
        <w:p w:rsidR="00000000" w:rsidDel="00000000" w:rsidP="00000000" w:rsidRDefault="00000000" w:rsidRPr="00000000" w14:paraId="000002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78257626"/>
              <w:tag w:val="goog_rdk_1942"/>
            </w:sdtPr>
            <w:sdtContent>
              <w:ins w:author="Anonymous" w:id="66" w:date="2026-09-22T03:03:20Z"/>
              <w:sdt>
                <w:sdtPr>
                  <w:id w:val="1463381458"/>
                  <w:tag w:val="goog_rdk_1943"/>
                </w:sdtPr>
                <w:sdtContent>
                  <w:ins w:author="Anonymous" w:id="66" w:date="2026-09-22T03:03:20Z">
                    <w:r w:rsidDel="00000000" w:rsidR="00000000" w:rsidRPr="00000000">
                      <w:rPr>
                        <w:rtl w:val="0"/>
                      </w:rPr>
                    </w:r>
                  </w:ins>
                </w:sdtContent>
              </w:sdt>
              <w:ins w:author="Anonymous" w:id="66" w:date="2026-09-22T03:03:20Z">
                <w:bookmarkStart w:colFirst="0" w:colLast="0" w:name="_heading=h.xd4hqdlh9hay" w:id="329"/>
                <w:bookmarkEnd w:id="329"/>
              </w:ins>
            </w:sdtContent>
          </w:sdt>
        </w:p>
      </w:sdtContent>
    </w:sdt>
    <w:sdt>
      <w:sdtPr>
        <w:id w:val="-943885401"/>
        <w:tag w:val="goog_rdk_1947"/>
      </w:sdtPr>
      <w:sdtContent>
        <w:p w:rsidR="00000000" w:rsidDel="00000000" w:rsidP="00000000" w:rsidRDefault="00000000" w:rsidRPr="00000000" w14:paraId="000002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5379761"/>
              <w:tag w:val="goog_rdk_1945"/>
            </w:sdtPr>
            <w:sdtContent>
              <w:ins w:author="Anonymous" w:id="66" w:date="2026-09-22T03:03:20Z"/>
              <w:sdt>
                <w:sdtPr>
                  <w:id w:val="1310833902"/>
                  <w:tag w:val="goog_rdk_1946"/>
                </w:sdtPr>
                <w:sdtContent>
                  <w:ins w:author="Anonymous" w:id="66" w:date="2026-09-22T03:03:20Z">
                    <w:r w:rsidDel="00000000" w:rsidR="00000000" w:rsidRPr="00000000">
                      <w:rPr>
                        <w:rtl w:val="0"/>
                      </w:rPr>
                    </w:r>
                  </w:ins>
                </w:sdtContent>
              </w:sdt>
              <w:ins w:author="Anonymous" w:id="66" w:date="2026-09-22T03:03:20Z">
                <w:bookmarkStart w:colFirst="0" w:colLast="0" w:name="_heading=h.vyc1skmlk0y0" w:id="330"/>
                <w:bookmarkEnd w:id="330"/>
              </w:ins>
            </w:sdtContent>
          </w:sdt>
        </w:p>
      </w:sdtContent>
    </w:sdt>
    <w:sdt>
      <w:sdtPr>
        <w:id w:val="1909505496"/>
        <w:tag w:val="goog_rdk_1950"/>
      </w:sdtPr>
      <w:sdtContent>
        <w:p w:rsidR="00000000" w:rsidDel="00000000" w:rsidP="00000000" w:rsidRDefault="00000000" w:rsidRPr="00000000" w14:paraId="000002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1284856"/>
              <w:tag w:val="goog_rdk_1948"/>
            </w:sdtPr>
            <w:sdtContent>
              <w:ins w:author="Anonymous" w:id="66" w:date="2026-09-22T03:03:20Z"/>
              <w:sdt>
                <w:sdtPr>
                  <w:id w:val="-295528916"/>
                  <w:tag w:val="goog_rdk_1949"/>
                </w:sdtPr>
                <w:sdtContent>
                  <w:ins w:author="Anonymous" w:id="66" w:date="2026-09-22T03:03:20Z">
                    <w:r w:rsidDel="00000000" w:rsidR="00000000" w:rsidRPr="00000000">
                      <w:rPr>
                        <w:rtl w:val="0"/>
                      </w:rPr>
                    </w:r>
                  </w:ins>
                </w:sdtContent>
              </w:sdt>
              <w:ins w:author="Anonymous" w:id="66" w:date="2026-09-22T03:03:20Z">
                <w:bookmarkStart w:colFirst="0" w:colLast="0" w:name="_heading=h.iz6swbe89y0" w:id="331"/>
                <w:bookmarkEnd w:id="331"/>
              </w:ins>
            </w:sdtContent>
          </w:sdt>
        </w:p>
      </w:sdtContent>
    </w:sdt>
    <w:sdt>
      <w:sdtPr>
        <w:id w:val="1506730978"/>
        <w:tag w:val="goog_rdk_1953"/>
      </w:sdtPr>
      <w:sdtContent>
        <w:p w:rsidR="00000000" w:rsidDel="00000000" w:rsidP="00000000" w:rsidRDefault="00000000" w:rsidRPr="00000000" w14:paraId="000002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5572699"/>
              <w:tag w:val="goog_rdk_1951"/>
            </w:sdtPr>
            <w:sdtContent>
              <w:ins w:author="Anonymous" w:id="66" w:date="2026-09-22T03:03:20Z"/>
              <w:sdt>
                <w:sdtPr>
                  <w:id w:val="1611867434"/>
                  <w:tag w:val="goog_rdk_1952"/>
                </w:sdtPr>
                <w:sdtContent>
                  <w:ins w:author="Anonymous" w:id="66" w:date="2026-09-22T03:03:20Z">
                    <w:r w:rsidDel="00000000" w:rsidR="00000000" w:rsidRPr="00000000">
                      <w:rPr>
                        <w:rtl w:val="0"/>
                      </w:rPr>
                    </w:r>
                  </w:ins>
                </w:sdtContent>
              </w:sdt>
              <w:ins w:author="Anonymous" w:id="66" w:date="2026-09-22T03:03:20Z">
                <w:bookmarkStart w:colFirst="0" w:colLast="0" w:name="_heading=h.q4lur6p03yml" w:id="332"/>
                <w:bookmarkEnd w:id="332"/>
              </w:ins>
            </w:sdtContent>
          </w:sdt>
        </w:p>
      </w:sdtContent>
    </w:sdt>
    <w:sdt>
      <w:sdtPr>
        <w:id w:val="592884640"/>
        <w:tag w:val="goog_rdk_1956"/>
      </w:sdtPr>
      <w:sdtContent>
        <w:p w:rsidR="00000000" w:rsidDel="00000000" w:rsidP="00000000" w:rsidRDefault="00000000" w:rsidRPr="00000000" w14:paraId="000002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0099296"/>
              <w:tag w:val="goog_rdk_1954"/>
            </w:sdtPr>
            <w:sdtContent>
              <w:ins w:author="Anonymous" w:id="66" w:date="2026-09-22T03:03:20Z"/>
              <w:sdt>
                <w:sdtPr>
                  <w:id w:val="-401042489"/>
                  <w:tag w:val="goog_rdk_1955"/>
                </w:sdtPr>
                <w:sdtContent>
                  <w:ins w:author="Anonymous" w:id="66" w:date="2026-09-22T03:03:20Z">
                    <w:r w:rsidDel="00000000" w:rsidR="00000000" w:rsidRPr="00000000">
                      <w:rPr>
                        <w:rtl w:val="0"/>
                      </w:rPr>
                    </w:r>
                  </w:ins>
                </w:sdtContent>
              </w:sdt>
              <w:ins w:author="Anonymous" w:id="66" w:date="2026-09-22T03:03:20Z">
                <w:bookmarkStart w:colFirst="0" w:colLast="0" w:name="_heading=h.a7lrj46fo0t8" w:id="333"/>
                <w:bookmarkEnd w:id="333"/>
              </w:ins>
            </w:sdtContent>
          </w:sdt>
        </w:p>
      </w:sdtContent>
    </w:sdt>
    <w:sdt>
      <w:sdtPr>
        <w:id w:val="-2129326526"/>
        <w:tag w:val="goog_rdk_1959"/>
      </w:sdtPr>
      <w:sdtContent>
        <w:p w:rsidR="00000000" w:rsidDel="00000000" w:rsidP="00000000" w:rsidRDefault="00000000" w:rsidRPr="00000000" w14:paraId="000002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3767905"/>
              <w:tag w:val="goog_rdk_1957"/>
            </w:sdtPr>
            <w:sdtContent>
              <w:ins w:author="Anonymous" w:id="66" w:date="2026-09-22T03:03:20Z"/>
              <w:sdt>
                <w:sdtPr>
                  <w:id w:val="-1120445899"/>
                  <w:tag w:val="goog_rdk_1958"/>
                </w:sdtPr>
                <w:sdtContent>
                  <w:ins w:author="Anonymous" w:id="66" w:date="2026-09-22T03:03:20Z">
                    <w:r w:rsidDel="00000000" w:rsidR="00000000" w:rsidRPr="00000000">
                      <w:rPr>
                        <w:rtl w:val="0"/>
                      </w:rPr>
                    </w:r>
                  </w:ins>
                </w:sdtContent>
              </w:sdt>
              <w:ins w:author="Anonymous" w:id="66" w:date="2026-09-22T03:03:20Z">
                <w:bookmarkStart w:colFirst="0" w:colLast="0" w:name="_heading=h.4yzt2hvj1f0c" w:id="334"/>
                <w:bookmarkEnd w:id="334"/>
              </w:ins>
            </w:sdtContent>
          </w:sdt>
        </w:p>
      </w:sdtContent>
    </w:sdt>
    <w:sdt>
      <w:sdtPr>
        <w:id w:val="954002902"/>
        <w:tag w:val="goog_rdk_1962"/>
      </w:sdtPr>
      <w:sdtContent>
        <w:p w:rsidR="00000000" w:rsidDel="00000000" w:rsidP="00000000" w:rsidRDefault="00000000" w:rsidRPr="00000000" w14:paraId="000002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329920"/>
              <w:tag w:val="goog_rdk_1960"/>
            </w:sdtPr>
            <w:sdtContent>
              <w:ins w:author="Anonymous" w:id="66" w:date="2026-09-22T03:03:20Z"/>
              <w:sdt>
                <w:sdtPr>
                  <w:id w:val="395303732"/>
                  <w:tag w:val="goog_rdk_1961"/>
                </w:sdtPr>
                <w:sdtContent>
                  <w:ins w:author="Anonymous" w:id="66" w:date="2026-09-22T03:03:20Z">
                    <w:r w:rsidDel="00000000" w:rsidR="00000000" w:rsidRPr="00000000">
                      <w:rPr>
                        <w:rtl w:val="0"/>
                      </w:rPr>
                    </w:r>
                  </w:ins>
                </w:sdtContent>
              </w:sdt>
              <w:ins w:author="Anonymous" w:id="66" w:date="2026-09-22T03:03:20Z">
                <w:bookmarkStart w:colFirst="0" w:colLast="0" w:name="_heading=h.frgb3kjasdtv" w:id="335"/>
                <w:bookmarkEnd w:id="335"/>
              </w:ins>
            </w:sdtContent>
          </w:sdt>
        </w:p>
      </w:sdtContent>
    </w:sdt>
    <w:sdt>
      <w:sdtPr>
        <w:id w:val="122272890"/>
        <w:tag w:val="goog_rdk_1965"/>
      </w:sdtPr>
      <w:sdtContent>
        <w:p w:rsidR="00000000" w:rsidDel="00000000" w:rsidP="00000000" w:rsidRDefault="00000000" w:rsidRPr="00000000" w14:paraId="000002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1042894"/>
              <w:tag w:val="goog_rdk_1963"/>
            </w:sdtPr>
            <w:sdtContent>
              <w:ins w:author="Anonymous" w:id="66" w:date="2026-09-22T03:03:20Z"/>
              <w:sdt>
                <w:sdtPr>
                  <w:id w:val="-23046684"/>
                  <w:tag w:val="goog_rdk_1964"/>
                </w:sdtPr>
                <w:sdtContent>
                  <w:ins w:author="Anonymous" w:id="66" w:date="2026-09-22T03:03:20Z">
                    <w:r w:rsidDel="00000000" w:rsidR="00000000" w:rsidRPr="00000000">
                      <w:rPr>
                        <w:rtl w:val="0"/>
                      </w:rPr>
                    </w:r>
                  </w:ins>
                </w:sdtContent>
              </w:sdt>
              <w:ins w:author="Anonymous" w:id="66" w:date="2026-09-22T03:03:20Z">
                <w:bookmarkStart w:colFirst="0" w:colLast="0" w:name="_heading=h.o7oraaqarnl" w:id="336"/>
                <w:bookmarkEnd w:id="336"/>
              </w:ins>
            </w:sdtContent>
          </w:sdt>
        </w:p>
      </w:sdtContent>
    </w:sdt>
    <w:sdt>
      <w:sdtPr>
        <w:id w:val="-874120628"/>
        <w:tag w:val="goog_rdk_1968"/>
      </w:sdtPr>
      <w:sdtContent>
        <w:p w:rsidR="00000000" w:rsidDel="00000000" w:rsidP="00000000" w:rsidRDefault="00000000" w:rsidRPr="00000000" w14:paraId="000002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0792909"/>
              <w:tag w:val="goog_rdk_1966"/>
            </w:sdtPr>
            <w:sdtContent>
              <w:ins w:author="Anonymous" w:id="66" w:date="2026-09-22T03:03:20Z"/>
              <w:sdt>
                <w:sdtPr>
                  <w:id w:val="52830596"/>
                  <w:tag w:val="goog_rdk_1967"/>
                </w:sdtPr>
                <w:sdtContent>
                  <w:ins w:author="Anonymous" w:id="66" w:date="2026-09-22T03:03:20Z">
                    <w:r w:rsidDel="00000000" w:rsidR="00000000" w:rsidRPr="00000000">
                      <w:rPr>
                        <w:rtl w:val="0"/>
                      </w:rPr>
                    </w:r>
                  </w:ins>
                </w:sdtContent>
              </w:sdt>
              <w:ins w:author="Anonymous" w:id="66" w:date="2026-09-22T03:03:20Z">
                <w:bookmarkStart w:colFirst="0" w:colLast="0" w:name="_heading=h.ad4mot743zif" w:id="337"/>
                <w:bookmarkEnd w:id="337"/>
              </w:ins>
            </w:sdtContent>
          </w:sdt>
        </w:p>
      </w:sdtContent>
    </w:sdt>
    <w:sdt>
      <w:sdtPr>
        <w:id w:val="-871353139"/>
        <w:tag w:val="goog_rdk_1971"/>
      </w:sdtPr>
      <w:sdtContent>
        <w:p w:rsidR="00000000" w:rsidDel="00000000" w:rsidP="00000000" w:rsidRDefault="00000000" w:rsidRPr="00000000" w14:paraId="000002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0093593"/>
              <w:tag w:val="goog_rdk_1969"/>
            </w:sdtPr>
            <w:sdtContent>
              <w:ins w:author="Anonymous" w:id="66" w:date="2026-09-22T03:03:20Z"/>
              <w:sdt>
                <w:sdtPr>
                  <w:id w:val="-1552401122"/>
                  <w:tag w:val="goog_rdk_1970"/>
                </w:sdtPr>
                <w:sdtContent>
                  <w:ins w:author="Anonymous" w:id="66" w:date="2026-09-22T03:03:20Z">
                    <w:r w:rsidDel="00000000" w:rsidR="00000000" w:rsidRPr="00000000">
                      <w:rPr>
                        <w:rtl w:val="0"/>
                      </w:rPr>
                    </w:r>
                  </w:ins>
                </w:sdtContent>
              </w:sdt>
              <w:ins w:author="Anonymous" w:id="66" w:date="2026-09-22T03:03:20Z">
                <w:bookmarkStart w:colFirst="0" w:colLast="0" w:name="_heading=h.7e3h5c4w0ntn" w:id="338"/>
                <w:bookmarkEnd w:id="338"/>
              </w:ins>
            </w:sdtContent>
          </w:sdt>
        </w:p>
      </w:sdtContent>
    </w:sdt>
    <w:sdt>
      <w:sdtPr>
        <w:id w:val="-1474802548"/>
        <w:tag w:val="goog_rdk_1974"/>
      </w:sdtPr>
      <w:sdtContent>
        <w:p w:rsidR="00000000" w:rsidDel="00000000" w:rsidP="00000000" w:rsidRDefault="00000000" w:rsidRPr="00000000" w14:paraId="000002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9663717"/>
              <w:tag w:val="goog_rdk_1972"/>
            </w:sdtPr>
            <w:sdtContent>
              <w:ins w:author="Anonymous" w:id="66" w:date="2026-09-22T03:03:20Z"/>
              <w:sdt>
                <w:sdtPr>
                  <w:id w:val="-1842008751"/>
                  <w:tag w:val="goog_rdk_1973"/>
                </w:sdtPr>
                <w:sdtContent>
                  <w:ins w:author="Anonymous" w:id="66" w:date="2026-09-22T03:03:20Z">
                    <w:r w:rsidDel="00000000" w:rsidR="00000000" w:rsidRPr="00000000">
                      <w:rPr>
                        <w:rtl w:val="0"/>
                      </w:rPr>
                    </w:r>
                  </w:ins>
                </w:sdtContent>
              </w:sdt>
              <w:ins w:author="Anonymous" w:id="66" w:date="2026-09-22T03:03:20Z">
                <w:bookmarkStart w:colFirst="0" w:colLast="0" w:name="_heading=h.2jf8xgaragvq" w:id="339"/>
                <w:bookmarkEnd w:id="339"/>
              </w:ins>
            </w:sdtContent>
          </w:sdt>
        </w:p>
      </w:sdtContent>
    </w:sdt>
    <w:sdt>
      <w:sdtPr>
        <w:id w:val="-749794340"/>
        <w:tag w:val="goog_rdk_1977"/>
      </w:sdtPr>
      <w:sdtContent>
        <w:p w:rsidR="00000000" w:rsidDel="00000000" w:rsidP="00000000" w:rsidRDefault="00000000" w:rsidRPr="00000000" w14:paraId="000002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2414335"/>
              <w:tag w:val="goog_rdk_1975"/>
            </w:sdtPr>
            <w:sdtContent>
              <w:ins w:author="Anonymous" w:id="66" w:date="2026-09-22T03:03:20Z"/>
              <w:sdt>
                <w:sdtPr>
                  <w:id w:val="2019437723"/>
                  <w:tag w:val="goog_rdk_1976"/>
                </w:sdtPr>
                <w:sdtContent>
                  <w:ins w:author="Anonymous" w:id="66" w:date="2026-09-22T03:03:20Z">
                    <w:r w:rsidDel="00000000" w:rsidR="00000000" w:rsidRPr="00000000">
                      <w:rPr>
                        <w:rtl w:val="0"/>
                      </w:rPr>
                    </w:r>
                  </w:ins>
                </w:sdtContent>
              </w:sdt>
              <w:ins w:author="Anonymous" w:id="66" w:date="2026-09-22T03:03:20Z">
                <w:bookmarkStart w:colFirst="0" w:colLast="0" w:name="_heading=h.hewdqmf1k9j9" w:id="340"/>
                <w:bookmarkEnd w:id="340"/>
              </w:ins>
            </w:sdtContent>
          </w:sdt>
        </w:p>
      </w:sdtContent>
    </w:sdt>
    <w:sdt>
      <w:sdtPr>
        <w:id w:val="-50197131"/>
        <w:tag w:val="goog_rdk_1980"/>
      </w:sdtPr>
      <w:sdtContent>
        <w:p w:rsidR="00000000" w:rsidDel="00000000" w:rsidP="00000000" w:rsidRDefault="00000000" w:rsidRPr="00000000" w14:paraId="000002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5967183"/>
              <w:tag w:val="goog_rdk_1978"/>
            </w:sdtPr>
            <w:sdtContent>
              <w:ins w:author="Anonymous" w:id="66" w:date="2026-09-22T03:03:20Z"/>
              <w:sdt>
                <w:sdtPr>
                  <w:id w:val="356099778"/>
                  <w:tag w:val="goog_rdk_1979"/>
                </w:sdtPr>
                <w:sdtContent>
                  <w:ins w:author="Anonymous" w:id="66" w:date="2026-09-22T03:03:20Z">
                    <w:r w:rsidDel="00000000" w:rsidR="00000000" w:rsidRPr="00000000">
                      <w:rPr>
                        <w:rtl w:val="0"/>
                      </w:rPr>
                    </w:r>
                  </w:ins>
                </w:sdtContent>
              </w:sdt>
              <w:ins w:author="Anonymous" w:id="66" w:date="2026-09-22T03:03:20Z">
                <w:bookmarkStart w:colFirst="0" w:colLast="0" w:name="_heading=h.otpwk3ajvfz8" w:id="341"/>
                <w:bookmarkEnd w:id="341"/>
              </w:ins>
            </w:sdtContent>
          </w:sdt>
        </w:p>
      </w:sdtContent>
    </w:sdt>
    <w:sdt>
      <w:sdtPr>
        <w:id w:val="-576851319"/>
        <w:tag w:val="goog_rdk_1983"/>
      </w:sdtPr>
      <w:sdtContent>
        <w:p w:rsidR="00000000" w:rsidDel="00000000" w:rsidP="00000000" w:rsidRDefault="00000000" w:rsidRPr="00000000" w14:paraId="000002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468044"/>
              <w:tag w:val="goog_rdk_1981"/>
            </w:sdtPr>
            <w:sdtContent>
              <w:ins w:author="Anonymous" w:id="66" w:date="2026-09-22T03:03:20Z"/>
              <w:sdt>
                <w:sdtPr>
                  <w:id w:val="-812184874"/>
                  <w:tag w:val="goog_rdk_1982"/>
                </w:sdtPr>
                <w:sdtContent>
                  <w:ins w:author="Anonymous" w:id="66" w:date="2026-09-22T03:03:20Z">
                    <w:r w:rsidDel="00000000" w:rsidR="00000000" w:rsidRPr="00000000">
                      <w:rPr>
                        <w:rtl w:val="0"/>
                      </w:rPr>
                    </w:r>
                  </w:ins>
                </w:sdtContent>
              </w:sdt>
              <w:ins w:author="Anonymous" w:id="66" w:date="2026-09-22T03:03:20Z">
                <w:bookmarkStart w:colFirst="0" w:colLast="0" w:name="_heading=h.dxw9p0vyoqc5" w:id="342"/>
                <w:bookmarkEnd w:id="342"/>
              </w:ins>
            </w:sdtContent>
          </w:sdt>
        </w:p>
      </w:sdtContent>
    </w:sdt>
    <w:sdt>
      <w:sdtPr>
        <w:id w:val="1215359637"/>
        <w:tag w:val="goog_rdk_1986"/>
      </w:sdtPr>
      <w:sdtContent>
        <w:p w:rsidR="00000000" w:rsidDel="00000000" w:rsidP="00000000" w:rsidRDefault="00000000" w:rsidRPr="00000000" w14:paraId="000002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96074"/>
              <w:tag w:val="goog_rdk_1984"/>
            </w:sdtPr>
            <w:sdtContent>
              <w:ins w:author="Anonymous" w:id="66" w:date="2026-09-22T03:03:20Z"/>
              <w:sdt>
                <w:sdtPr>
                  <w:id w:val="-447879465"/>
                  <w:tag w:val="goog_rdk_1985"/>
                </w:sdtPr>
                <w:sdtContent>
                  <w:ins w:author="Anonymous" w:id="66" w:date="2026-09-22T03:03:20Z">
                    <w:r w:rsidDel="00000000" w:rsidR="00000000" w:rsidRPr="00000000">
                      <w:rPr>
                        <w:rtl w:val="0"/>
                      </w:rPr>
                    </w:r>
                  </w:ins>
                </w:sdtContent>
              </w:sdt>
              <w:ins w:author="Anonymous" w:id="66" w:date="2026-09-22T03:03:20Z">
                <w:bookmarkStart w:colFirst="0" w:colLast="0" w:name="_heading=h.qez1bxjgfzht" w:id="343"/>
                <w:bookmarkEnd w:id="343"/>
              </w:ins>
            </w:sdtContent>
          </w:sdt>
        </w:p>
      </w:sdtContent>
    </w:sdt>
    <w:sdt>
      <w:sdtPr>
        <w:id w:val="935823326"/>
        <w:tag w:val="goog_rdk_1989"/>
      </w:sdtPr>
      <w:sdtContent>
        <w:p w:rsidR="00000000" w:rsidDel="00000000" w:rsidP="00000000" w:rsidRDefault="00000000" w:rsidRPr="00000000" w14:paraId="000002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9238744"/>
              <w:tag w:val="goog_rdk_1987"/>
            </w:sdtPr>
            <w:sdtContent>
              <w:ins w:author="Anonymous" w:id="66" w:date="2026-09-22T03:03:20Z"/>
              <w:sdt>
                <w:sdtPr>
                  <w:id w:val="1729255349"/>
                  <w:tag w:val="goog_rdk_1988"/>
                </w:sdtPr>
                <w:sdtContent>
                  <w:ins w:author="Anonymous" w:id="66" w:date="2026-09-22T03:03:20Z">
                    <w:r w:rsidDel="00000000" w:rsidR="00000000" w:rsidRPr="00000000">
                      <w:rPr>
                        <w:rtl w:val="0"/>
                      </w:rPr>
                    </w:r>
                  </w:ins>
                </w:sdtContent>
              </w:sdt>
              <w:ins w:author="Anonymous" w:id="66" w:date="2026-09-22T03:03:20Z">
                <w:bookmarkStart w:colFirst="0" w:colLast="0" w:name="_heading=h.mj1m65nripb2" w:id="344"/>
                <w:bookmarkEnd w:id="344"/>
              </w:ins>
            </w:sdtContent>
          </w:sdt>
        </w:p>
      </w:sdtContent>
    </w:sdt>
    <w:sdt>
      <w:sdtPr>
        <w:id w:val="-966924419"/>
        <w:tag w:val="goog_rdk_1992"/>
      </w:sdtPr>
      <w:sdtContent>
        <w:p w:rsidR="00000000" w:rsidDel="00000000" w:rsidP="00000000" w:rsidRDefault="00000000" w:rsidRPr="00000000" w14:paraId="000002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4554357"/>
              <w:tag w:val="goog_rdk_1990"/>
            </w:sdtPr>
            <w:sdtContent>
              <w:ins w:author="Anonymous" w:id="66" w:date="2026-09-22T03:03:20Z"/>
              <w:sdt>
                <w:sdtPr>
                  <w:id w:val="402179996"/>
                  <w:tag w:val="goog_rdk_1991"/>
                </w:sdtPr>
                <w:sdtContent>
                  <w:ins w:author="Anonymous" w:id="66" w:date="2026-09-22T03:03:20Z">
                    <w:r w:rsidDel="00000000" w:rsidR="00000000" w:rsidRPr="00000000">
                      <w:rPr>
                        <w:rtl w:val="0"/>
                      </w:rPr>
                    </w:r>
                  </w:ins>
                </w:sdtContent>
              </w:sdt>
              <w:ins w:author="Anonymous" w:id="66" w:date="2026-09-22T03:03:20Z">
                <w:bookmarkStart w:colFirst="0" w:colLast="0" w:name="_heading=h.3fll4hvlbq7e" w:id="345"/>
                <w:bookmarkEnd w:id="345"/>
              </w:ins>
            </w:sdtContent>
          </w:sdt>
        </w:p>
      </w:sdtContent>
    </w:sdt>
    <w:sdt>
      <w:sdtPr>
        <w:id w:val="-1369495784"/>
        <w:tag w:val="goog_rdk_1995"/>
      </w:sdtPr>
      <w:sdtContent>
        <w:p w:rsidR="00000000" w:rsidDel="00000000" w:rsidP="00000000" w:rsidRDefault="00000000" w:rsidRPr="00000000" w14:paraId="000002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1919810"/>
              <w:tag w:val="goog_rdk_1993"/>
            </w:sdtPr>
            <w:sdtContent>
              <w:ins w:author="Anonymous" w:id="66" w:date="2026-09-22T03:03:20Z"/>
              <w:sdt>
                <w:sdtPr>
                  <w:id w:val="423820313"/>
                  <w:tag w:val="goog_rdk_1994"/>
                </w:sdtPr>
                <w:sdtContent>
                  <w:ins w:author="Anonymous" w:id="66" w:date="2026-09-22T03:03:20Z">
                    <w:r w:rsidDel="00000000" w:rsidR="00000000" w:rsidRPr="00000000">
                      <w:rPr>
                        <w:rtl w:val="0"/>
                      </w:rPr>
                    </w:r>
                  </w:ins>
                </w:sdtContent>
              </w:sdt>
              <w:ins w:author="Anonymous" w:id="66" w:date="2026-09-22T03:03:20Z">
                <w:bookmarkStart w:colFirst="0" w:colLast="0" w:name="_heading=h.jp9ucv0l433" w:id="346"/>
                <w:bookmarkEnd w:id="346"/>
              </w:ins>
            </w:sdtContent>
          </w:sdt>
        </w:p>
      </w:sdtContent>
    </w:sdt>
    <w:sdt>
      <w:sdtPr>
        <w:id w:val="-210948993"/>
        <w:tag w:val="goog_rdk_1998"/>
      </w:sdtPr>
      <w:sdtContent>
        <w:p w:rsidR="00000000" w:rsidDel="00000000" w:rsidP="00000000" w:rsidRDefault="00000000" w:rsidRPr="00000000" w14:paraId="000002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7821010"/>
              <w:tag w:val="goog_rdk_1996"/>
            </w:sdtPr>
            <w:sdtContent>
              <w:ins w:author="Anonymous" w:id="66" w:date="2026-09-22T03:03:20Z"/>
              <w:sdt>
                <w:sdtPr>
                  <w:id w:val="72381739"/>
                  <w:tag w:val="goog_rdk_1997"/>
                </w:sdtPr>
                <w:sdtContent>
                  <w:ins w:author="Anonymous" w:id="66" w:date="2026-09-22T03:03:20Z">
                    <w:r w:rsidDel="00000000" w:rsidR="00000000" w:rsidRPr="00000000">
                      <w:rPr>
                        <w:rtl w:val="0"/>
                      </w:rPr>
                    </w:r>
                  </w:ins>
                </w:sdtContent>
              </w:sdt>
              <w:ins w:author="Anonymous" w:id="66" w:date="2026-09-22T03:03:20Z">
                <w:bookmarkStart w:colFirst="0" w:colLast="0" w:name="_heading=h.fojf9wynkckg" w:id="347"/>
                <w:bookmarkEnd w:id="347"/>
              </w:ins>
            </w:sdtContent>
          </w:sdt>
        </w:p>
      </w:sdtContent>
    </w:sdt>
    <w:sdt>
      <w:sdtPr>
        <w:id w:val="-764757569"/>
        <w:tag w:val="goog_rdk_2001"/>
      </w:sdtPr>
      <w:sdtContent>
        <w:p w:rsidR="00000000" w:rsidDel="00000000" w:rsidP="00000000" w:rsidRDefault="00000000" w:rsidRPr="00000000" w14:paraId="000002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4184945"/>
              <w:tag w:val="goog_rdk_1999"/>
            </w:sdtPr>
            <w:sdtContent>
              <w:ins w:author="Anonymous" w:id="66" w:date="2026-09-22T03:03:20Z"/>
              <w:sdt>
                <w:sdtPr>
                  <w:id w:val="-1244915044"/>
                  <w:tag w:val="goog_rdk_2000"/>
                </w:sdtPr>
                <w:sdtContent>
                  <w:ins w:author="Anonymous" w:id="66" w:date="2026-09-22T03:03:20Z">
                    <w:r w:rsidDel="00000000" w:rsidR="00000000" w:rsidRPr="00000000">
                      <w:rPr>
                        <w:rtl w:val="0"/>
                      </w:rPr>
                    </w:r>
                  </w:ins>
                </w:sdtContent>
              </w:sdt>
              <w:ins w:author="Anonymous" w:id="66" w:date="2026-09-22T03:03:20Z">
                <w:bookmarkStart w:colFirst="0" w:colLast="0" w:name="_heading=h.8n8itsq9nuo6" w:id="348"/>
                <w:bookmarkEnd w:id="348"/>
              </w:ins>
            </w:sdtContent>
          </w:sdt>
        </w:p>
      </w:sdtContent>
    </w:sdt>
    <w:sdt>
      <w:sdtPr>
        <w:id w:val="-285092145"/>
        <w:tag w:val="goog_rdk_2004"/>
      </w:sdtPr>
      <w:sdtContent>
        <w:p w:rsidR="00000000" w:rsidDel="00000000" w:rsidP="00000000" w:rsidRDefault="00000000" w:rsidRPr="00000000" w14:paraId="000002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6533876"/>
              <w:tag w:val="goog_rdk_2002"/>
            </w:sdtPr>
            <w:sdtContent>
              <w:ins w:author="Anonymous" w:id="66" w:date="2026-09-22T03:03:20Z"/>
              <w:sdt>
                <w:sdtPr>
                  <w:id w:val="-1770963998"/>
                  <w:tag w:val="goog_rdk_2003"/>
                </w:sdtPr>
                <w:sdtContent>
                  <w:ins w:author="Anonymous" w:id="66" w:date="2026-09-22T03:03:20Z">
                    <w:r w:rsidDel="00000000" w:rsidR="00000000" w:rsidRPr="00000000">
                      <w:rPr>
                        <w:rtl w:val="0"/>
                      </w:rPr>
                    </w:r>
                  </w:ins>
                </w:sdtContent>
              </w:sdt>
              <w:ins w:author="Anonymous" w:id="66" w:date="2026-09-22T03:03:20Z">
                <w:bookmarkStart w:colFirst="0" w:colLast="0" w:name="_heading=h.840kkwu785td" w:id="349"/>
                <w:bookmarkEnd w:id="349"/>
              </w:ins>
            </w:sdtContent>
          </w:sdt>
        </w:p>
      </w:sdtContent>
    </w:sdt>
    <w:sdt>
      <w:sdtPr>
        <w:id w:val="-64977523"/>
        <w:tag w:val="goog_rdk_2007"/>
      </w:sdtPr>
      <w:sdtContent>
        <w:p w:rsidR="00000000" w:rsidDel="00000000" w:rsidP="00000000" w:rsidRDefault="00000000" w:rsidRPr="00000000" w14:paraId="000002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46963571"/>
              <w:tag w:val="goog_rdk_2005"/>
            </w:sdtPr>
            <w:sdtContent>
              <w:ins w:author="Anonymous" w:id="66" w:date="2026-09-22T03:03:20Z"/>
              <w:sdt>
                <w:sdtPr>
                  <w:id w:val="-1627267525"/>
                  <w:tag w:val="goog_rdk_2006"/>
                </w:sdtPr>
                <w:sdtContent>
                  <w:ins w:author="Anonymous" w:id="66" w:date="2026-09-22T03:03:20Z">
                    <w:r w:rsidDel="00000000" w:rsidR="00000000" w:rsidRPr="00000000">
                      <w:rPr>
                        <w:rtl w:val="0"/>
                      </w:rPr>
                    </w:r>
                  </w:ins>
                </w:sdtContent>
              </w:sdt>
              <w:ins w:author="Anonymous" w:id="66" w:date="2026-09-22T03:03:20Z">
                <w:bookmarkStart w:colFirst="0" w:colLast="0" w:name="_heading=h.ckhrlgjq4j9u" w:id="350"/>
                <w:bookmarkEnd w:id="350"/>
              </w:ins>
            </w:sdtContent>
          </w:sdt>
        </w:p>
      </w:sdtContent>
    </w:sdt>
    <w:sdt>
      <w:sdtPr>
        <w:id w:val="-907687427"/>
        <w:tag w:val="goog_rdk_2010"/>
      </w:sdtPr>
      <w:sdtContent>
        <w:p w:rsidR="00000000" w:rsidDel="00000000" w:rsidP="00000000" w:rsidRDefault="00000000" w:rsidRPr="00000000" w14:paraId="000002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2421327"/>
              <w:tag w:val="goog_rdk_2008"/>
            </w:sdtPr>
            <w:sdtContent>
              <w:ins w:author="Anonymous" w:id="66" w:date="2026-09-22T03:03:20Z"/>
              <w:sdt>
                <w:sdtPr>
                  <w:id w:val="-1370989960"/>
                  <w:tag w:val="goog_rdk_2009"/>
                </w:sdtPr>
                <w:sdtContent>
                  <w:ins w:author="Anonymous" w:id="66" w:date="2026-09-22T03:03:20Z">
                    <w:r w:rsidDel="00000000" w:rsidR="00000000" w:rsidRPr="00000000">
                      <w:rPr>
                        <w:rtl w:val="0"/>
                      </w:rPr>
                    </w:r>
                  </w:ins>
                </w:sdtContent>
              </w:sdt>
              <w:ins w:author="Anonymous" w:id="66" w:date="2026-09-22T03:03:20Z">
                <w:bookmarkStart w:colFirst="0" w:colLast="0" w:name="_heading=h.8fxeznrp2um6" w:id="351"/>
                <w:bookmarkEnd w:id="351"/>
              </w:ins>
            </w:sdtContent>
          </w:sdt>
        </w:p>
      </w:sdtContent>
    </w:sdt>
    <w:sdt>
      <w:sdtPr>
        <w:id w:val="-1195835667"/>
        <w:tag w:val="goog_rdk_2013"/>
      </w:sdtPr>
      <w:sdtContent>
        <w:p w:rsidR="00000000" w:rsidDel="00000000" w:rsidP="00000000" w:rsidRDefault="00000000" w:rsidRPr="00000000" w14:paraId="000002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8381867"/>
              <w:tag w:val="goog_rdk_2011"/>
            </w:sdtPr>
            <w:sdtContent>
              <w:ins w:author="Anonymous" w:id="66" w:date="2026-09-22T03:03:20Z"/>
              <w:sdt>
                <w:sdtPr>
                  <w:id w:val="155077586"/>
                  <w:tag w:val="goog_rdk_2012"/>
                </w:sdtPr>
                <w:sdtContent>
                  <w:ins w:author="Anonymous" w:id="66" w:date="2026-09-22T03:03:20Z">
                    <w:r w:rsidDel="00000000" w:rsidR="00000000" w:rsidRPr="00000000">
                      <w:rPr>
                        <w:rtl w:val="0"/>
                      </w:rPr>
                    </w:r>
                  </w:ins>
                </w:sdtContent>
              </w:sdt>
              <w:ins w:author="Anonymous" w:id="66" w:date="2026-09-22T03:03:20Z">
                <w:bookmarkStart w:colFirst="0" w:colLast="0" w:name="_heading=h.tzsy9pu9l02g" w:id="352"/>
                <w:bookmarkEnd w:id="352"/>
              </w:ins>
            </w:sdtContent>
          </w:sdt>
        </w:p>
      </w:sdtContent>
    </w:sdt>
    <w:sdt>
      <w:sdtPr>
        <w:id w:val="243629525"/>
        <w:tag w:val="goog_rdk_2016"/>
      </w:sdtPr>
      <w:sdtContent>
        <w:p w:rsidR="00000000" w:rsidDel="00000000" w:rsidP="00000000" w:rsidRDefault="00000000" w:rsidRPr="00000000" w14:paraId="000002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4433718"/>
              <w:tag w:val="goog_rdk_2014"/>
            </w:sdtPr>
            <w:sdtContent>
              <w:ins w:author="Anonymous" w:id="66" w:date="2026-09-22T03:03:20Z"/>
              <w:sdt>
                <w:sdtPr>
                  <w:id w:val="112381880"/>
                  <w:tag w:val="goog_rdk_2015"/>
                </w:sdtPr>
                <w:sdtContent>
                  <w:ins w:author="Anonymous" w:id="66" w:date="2026-09-22T03:03:20Z">
                    <w:r w:rsidDel="00000000" w:rsidR="00000000" w:rsidRPr="00000000">
                      <w:rPr>
                        <w:rtl w:val="0"/>
                      </w:rPr>
                    </w:r>
                  </w:ins>
                </w:sdtContent>
              </w:sdt>
              <w:ins w:author="Anonymous" w:id="66" w:date="2026-09-22T03:03:20Z">
                <w:bookmarkStart w:colFirst="0" w:colLast="0" w:name="_heading=h.34rvyoxszzzn" w:id="353"/>
                <w:bookmarkEnd w:id="353"/>
              </w:ins>
            </w:sdtContent>
          </w:sdt>
        </w:p>
      </w:sdtContent>
    </w:sdt>
    <w:sdt>
      <w:sdtPr>
        <w:id w:val="-1873504811"/>
        <w:tag w:val="goog_rdk_2019"/>
      </w:sdtPr>
      <w:sdtContent>
        <w:p w:rsidR="00000000" w:rsidDel="00000000" w:rsidP="00000000" w:rsidRDefault="00000000" w:rsidRPr="00000000" w14:paraId="000002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6077192"/>
              <w:tag w:val="goog_rdk_2017"/>
            </w:sdtPr>
            <w:sdtContent>
              <w:ins w:author="Anonymous" w:id="66" w:date="2026-09-22T03:03:20Z"/>
              <w:sdt>
                <w:sdtPr>
                  <w:id w:val="-116780667"/>
                  <w:tag w:val="goog_rdk_2018"/>
                </w:sdtPr>
                <w:sdtContent>
                  <w:ins w:author="Anonymous" w:id="66" w:date="2026-09-22T03:03:20Z">
                    <w:r w:rsidDel="00000000" w:rsidR="00000000" w:rsidRPr="00000000">
                      <w:rPr>
                        <w:rtl w:val="0"/>
                      </w:rPr>
                    </w:r>
                  </w:ins>
                </w:sdtContent>
              </w:sdt>
              <w:ins w:author="Anonymous" w:id="66" w:date="2026-09-22T03:03:20Z">
                <w:bookmarkStart w:colFirst="0" w:colLast="0" w:name="_heading=h.amzpkh6kq175" w:id="354"/>
                <w:bookmarkEnd w:id="354"/>
              </w:ins>
            </w:sdtContent>
          </w:sdt>
        </w:p>
      </w:sdtContent>
    </w:sdt>
    <w:sdt>
      <w:sdtPr>
        <w:id w:val="264228900"/>
        <w:tag w:val="goog_rdk_2022"/>
      </w:sdtPr>
      <w:sdtContent>
        <w:p w:rsidR="00000000" w:rsidDel="00000000" w:rsidP="00000000" w:rsidRDefault="00000000" w:rsidRPr="00000000" w14:paraId="000002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7466741"/>
              <w:tag w:val="goog_rdk_2020"/>
            </w:sdtPr>
            <w:sdtContent>
              <w:ins w:author="Anonymous" w:id="66" w:date="2026-09-22T03:03:20Z"/>
              <w:sdt>
                <w:sdtPr>
                  <w:id w:val="1643129975"/>
                  <w:tag w:val="goog_rdk_2021"/>
                </w:sdtPr>
                <w:sdtContent>
                  <w:ins w:author="Anonymous" w:id="66" w:date="2026-09-22T03:03:20Z">
                    <w:r w:rsidDel="00000000" w:rsidR="00000000" w:rsidRPr="00000000">
                      <w:rPr>
                        <w:rtl w:val="0"/>
                      </w:rPr>
                    </w:r>
                  </w:ins>
                </w:sdtContent>
              </w:sdt>
              <w:ins w:author="Anonymous" w:id="66" w:date="2026-09-22T03:03:20Z">
                <w:bookmarkStart w:colFirst="0" w:colLast="0" w:name="_heading=h.9b62mkuqbrsw" w:id="355"/>
                <w:bookmarkEnd w:id="355"/>
              </w:ins>
            </w:sdtContent>
          </w:sdt>
        </w:p>
      </w:sdtContent>
    </w:sdt>
    <w:sdt>
      <w:sdtPr>
        <w:id w:val="1358268561"/>
        <w:tag w:val="goog_rdk_2025"/>
      </w:sdtPr>
      <w:sdtContent>
        <w:p w:rsidR="00000000" w:rsidDel="00000000" w:rsidP="00000000" w:rsidRDefault="00000000" w:rsidRPr="00000000" w14:paraId="000002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8165416"/>
              <w:tag w:val="goog_rdk_2023"/>
            </w:sdtPr>
            <w:sdtContent>
              <w:ins w:author="Anonymous" w:id="66" w:date="2026-09-22T03:03:20Z"/>
              <w:sdt>
                <w:sdtPr>
                  <w:id w:val="1561941685"/>
                  <w:tag w:val="goog_rdk_2024"/>
                </w:sdtPr>
                <w:sdtContent>
                  <w:ins w:author="Anonymous" w:id="66" w:date="2026-09-22T03:03:20Z">
                    <w:r w:rsidDel="00000000" w:rsidR="00000000" w:rsidRPr="00000000">
                      <w:rPr>
                        <w:rtl w:val="0"/>
                      </w:rPr>
                    </w:r>
                  </w:ins>
                </w:sdtContent>
              </w:sdt>
              <w:ins w:author="Anonymous" w:id="66" w:date="2026-09-22T03:03:20Z">
                <w:bookmarkStart w:colFirst="0" w:colLast="0" w:name="_heading=h.82qvnqobe0tv" w:id="356"/>
                <w:bookmarkEnd w:id="356"/>
              </w:ins>
            </w:sdtContent>
          </w:sdt>
        </w:p>
      </w:sdtContent>
    </w:sdt>
    <w:sdt>
      <w:sdtPr>
        <w:id w:val="-884354266"/>
        <w:tag w:val="goog_rdk_2028"/>
      </w:sdtPr>
      <w:sdtContent>
        <w:p w:rsidR="00000000" w:rsidDel="00000000" w:rsidP="00000000" w:rsidRDefault="00000000" w:rsidRPr="00000000" w14:paraId="000002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407666"/>
              <w:tag w:val="goog_rdk_2026"/>
            </w:sdtPr>
            <w:sdtContent>
              <w:ins w:author="Anonymous" w:id="66" w:date="2026-09-22T03:03:20Z"/>
              <w:sdt>
                <w:sdtPr>
                  <w:id w:val="-127311184"/>
                  <w:tag w:val="goog_rdk_2027"/>
                </w:sdtPr>
                <w:sdtContent>
                  <w:ins w:author="Anonymous" w:id="66" w:date="2026-09-22T03:03:20Z">
                    <w:r w:rsidDel="00000000" w:rsidR="00000000" w:rsidRPr="00000000">
                      <w:rPr>
                        <w:rtl w:val="0"/>
                      </w:rPr>
                    </w:r>
                  </w:ins>
                </w:sdtContent>
              </w:sdt>
              <w:ins w:author="Anonymous" w:id="66" w:date="2026-09-22T03:03:20Z">
                <w:bookmarkStart w:colFirst="0" w:colLast="0" w:name="_heading=h.2ljl03f01h7b" w:id="357"/>
                <w:bookmarkEnd w:id="357"/>
              </w:ins>
            </w:sdtContent>
          </w:sdt>
        </w:p>
      </w:sdtContent>
    </w:sdt>
    <w:sdt>
      <w:sdtPr>
        <w:id w:val="1267577489"/>
        <w:tag w:val="goog_rdk_2031"/>
      </w:sdtPr>
      <w:sdtContent>
        <w:p w:rsidR="00000000" w:rsidDel="00000000" w:rsidP="00000000" w:rsidRDefault="00000000" w:rsidRPr="00000000" w14:paraId="000002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5586671"/>
              <w:tag w:val="goog_rdk_2029"/>
            </w:sdtPr>
            <w:sdtContent>
              <w:ins w:author="Anonymous" w:id="66" w:date="2026-09-22T03:03:20Z"/>
              <w:sdt>
                <w:sdtPr>
                  <w:id w:val="-518223020"/>
                  <w:tag w:val="goog_rdk_2030"/>
                </w:sdtPr>
                <w:sdtContent>
                  <w:ins w:author="Anonymous" w:id="66" w:date="2026-09-22T03:03:20Z">
                    <w:r w:rsidDel="00000000" w:rsidR="00000000" w:rsidRPr="00000000">
                      <w:rPr>
                        <w:rtl w:val="0"/>
                      </w:rPr>
                    </w:r>
                  </w:ins>
                </w:sdtContent>
              </w:sdt>
              <w:ins w:author="Anonymous" w:id="66" w:date="2026-09-22T03:03:20Z">
                <w:bookmarkStart w:colFirst="0" w:colLast="0" w:name="_heading=h.qqnqzkvj5e0k" w:id="358"/>
                <w:bookmarkEnd w:id="358"/>
              </w:ins>
            </w:sdtContent>
          </w:sdt>
        </w:p>
      </w:sdtContent>
    </w:sdt>
    <w:sdt>
      <w:sdtPr>
        <w:id w:val="1822859025"/>
        <w:tag w:val="goog_rdk_2034"/>
      </w:sdtPr>
      <w:sdtContent>
        <w:p w:rsidR="00000000" w:rsidDel="00000000" w:rsidP="00000000" w:rsidRDefault="00000000" w:rsidRPr="00000000" w14:paraId="000002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9815481"/>
              <w:tag w:val="goog_rdk_2032"/>
            </w:sdtPr>
            <w:sdtContent>
              <w:ins w:author="Anonymous" w:id="66" w:date="2026-09-22T03:03:20Z"/>
              <w:sdt>
                <w:sdtPr>
                  <w:id w:val="1724618001"/>
                  <w:tag w:val="goog_rdk_2033"/>
                </w:sdtPr>
                <w:sdtContent>
                  <w:ins w:author="Anonymous" w:id="66" w:date="2026-09-22T03:03:20Z">
                    <w:r w:rsidDel="00000000" w:rsidR="00000000" w:rsidRPr="00000000">
                      <w:rPr>
                        <w:rtl w:val="0"/>
                      </w:rPr>
                    </w:r>
                  </w:ins>
                </w:sdtContent>
              </w:sdt>
              <w:ins w:author="Anonymous" w:id="66" w:date="2026-09-22T03:03:20Z">
                <w:bookmarkStart w:colFirst="0" w:colLast="0" w:name="_heading=h.khlsqld2kdul" w:id="359"/>
                <w:bookmarkEnd w:id="359"/>
              </w:ins>
            </w:sdtContent>
          </w:sdt>
        </w:p>
      </w:sdtContent>
    </w:sdt>
    <w:sdt>
      <w:sdtPr>
        <w:id w:val="807427223"/>
        <w:tag w:val="goog_rdk_2037"/>
      </w:sdtPr>
      <w:sdtContent>
        <w:p w:rsidR="00000000" w:rsidDel="00000000" w:rsidP="00000000" w:rsidRDefault="00000000" w:rsidRPr="00000000" w14:paraId="000002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552962"/>
              <w:tag w:val="goog_rdk_2035"/>
            </w:sdtPr>
            <w:sdtContent>
              <w:ins w:author="Anonymous" w:id="66" w:date="2026-09-22T03:03:20Z"/>
              <w:sdt>
                <w:sdtPr>
                  <w:id w:val="1449474476"/>
                  <w:tag w:val="goog_rdk_2036"/>
                </w:sdtPr>
                <w:sdtContent>
                  <w:ins w:author="Anonymous" w:id="66" w:date="2026-09-22T03:03:20Z">
                    <w:r w:rsidDel="00000000" w:rsidR="00000000" w:rsidRPr="00000000">
                      <w:rPr>
                        <w:rtl w:val="0"/>
                      </w:rPr>
                    </w:r>
                  </w:ins>
                </w:sdtContent>
              </w:sdt>
              <w:ins w:author="Anonymous" w:id="66" w:date="2026-09-22T03:03:20Z">
                <w:bookmarkStart w:colFirst="0" w:colLast="0" w:name="_heading=h.nzjpruaylwbu" w:id="360"/>
                <w:bookmarkEnd w:id="360"/>
              </w:ins>
            </w:sdtContent>
          </w:sdt>
        </w:p>
      </w:sdtContent>
    </w:sdt>
    <w:sdt>
      <w:sdtPr>
        <w:id w:val="-1112334031"/>
        <w:tag w:val="goog_rdk_2040"/>
      </w:sdtPr>
      <w:sdtContent>
        <w:p w:rsidR="00000000" w:rsidDel="00000000" w:rsidP="00000000" w:rsidRDefault="00000000" w:rsidRPr="00000000" w14:paraId="000002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2116014"/>
              <w:tag w:val="goog_rdk_2038"/>
            </w:sdtPr>
            <w:sdtContent>
              <w:ins w:author="Anonymous" w:id="66" w:date="2026-09-22T03:03:20Z"/>
              <w:sdt>
                <w:sdtPr>
                  <w:id w:val="-1737037680"/>
                  <w:tag w:val="goog_rdk_2039"/>
                </w:sdtPr>
                <w:sdtContent>
                  <w:ins w:author="Anonymous" w:id="66" w:date="2026-09-22T03:03:20Z">
                    <w:r w:rsidDel="00000000" w:rsidR="00000000" w:rsidRPr="00000000">
                      <w:rPr>
                        <w:rtl w:val="0"/>
                      </w:rPr>
                    </w:r>
                  </w:ins>
                </w:sdtContent>
              </w:sdt>
              <w:ins w:author="Anonymous" w:id="66" w:date="2026-09-22T03:03:20Z">
                <w:bookmarkStart w:colFirst="0" w:colLast="0" w:name="_heading=h.l7ymir436laj" w:id="361"/>
                <w:bookmarkEnd w:id="361"/>
              </w:ins>
            </w:sdtContent>
          </w:sdt>
        </w:p>
      </w:sdtContent>
    </w:sdt>
    <w:sdt>
      <w:sdtPr>
        <w:id w:val="1979190233"/>
        <w:tag w:val="goog_rdk_2043"/>
      </w:sdtPr>
      <w:sdtContent>
        <w:p w:rsidR="00000000" w:rsidDel="00000000" w:rsidP="00000000" w:rsidRDefault="00000000" w:rsidRPr="00000000" w14:paraId="000002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7954857"/>
              <w:tag w:val="goog_rdk_2041"/>
            </w:sdtPr>
            <w:sdtContent>
              <w:ins w:author="Anonymous" w:id="66" w:date="2026-09-22T03:03:20Z"/>
              <w:sdt>
                <w:sdtPr>
                  <w:id w:val="-815868745"/>
                  <w:tag w:val="goog_rdk_2042"/>
                </w:sdtPr>
                <w:sdtContent>
                  <w:ins w:author="Anonymous" w:id="66" w:date="2026-09-22T03:03:20Z">
                    <w:r w:rsidDel="00000000" w:rsidR="00000000" w:rsidRPr="00000000">
                      <w:rPr>
                        <w:rtl w:val="0"/>
                      </w:rPr>
                    </w:r>
                  </w:ins>
                </w:sdtContent>
              </w:sdt>
              <w:ins w:author="Anonymous" w:id="66" w:date="2026-09-22T03:03:20Z">
                <w:bookmarkStart w:colFirst="0" w:colLast="0" w:name="_heading=h.r29o2f36emqe" w:id="362"/>
                <w:bookmarkEnd w:id="362"/>
              </w:ins>
            </w:sdtContent>
          </w:sdt>
        </w:p>
      </w:sdtContent>
    </w:sdt>
    <w:sdt>
      <w:sdtPr>
        <w:id w:val="298183537"/>
        <w:tag w:val="goog_rdk_2046"/>
      </w:sdtPr>
      <w:sdtContent>
        <w:p w:rsidR="00000000" w:rsidDel="00000000" w:rsidP="00000000" w:rsidRDefault="00000000" w:rsidRPr="00000000" w14:paraId="000002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037307"/>
              <w:tag w:val="goog_rdk_2044"/>
            </w:sdtPr>
            <w:sdtContent>
              <w:ins w:author="Anonymous" w:id="66" w:date="2026-09-22T03:03:20Z"/>
              <w:sdt>
                <w:sdtPr>
                  <w:id w:val="1799443129"/>
                  <w:tag w:val="goog_rdk_2045"/>
                </w:sdtPr>
                <w:sdtContent>
                  <w:ins w:author="Anonymous" w:id="66" w:date="2026-09-22T03:03:20Z">
                    <w:r w:rsidDel="00000000" w:rsidR="00000000" w:rsidRPr="00000000">
                      <w:rPr>
                        <w:rtl w:val="0"/>
                      </w:rPr>
                    </w:r>
                  </w:ins>
                </w:sdtContent>
              </w:sdt>
              <w:ins w:author="Anonymous" w:id="66" w:date="2026-09-22T03:03:20Z">
                <w:bookmarkStart w:colFirst="0" w:colLast="0" w:name="_heading=h.8b1faf2swbdv" w:id="363"/>
                <w:bookmarkEnd w:id="363"/>
              </w:ins>
            </w:sdtContent>
          </w:sdt>
        </w:p>
      </w:sdtContent>
    </w:sdt>
    <w:sdt>
      <w:sdtPr>
        <w:id w:val="2096124884"/>
        <w:tag w:val="goog_rdk_2049"/>
      </w:sdtPr>
      <w:sdtContent>
        <w:p w:rsidR="00000000" w:rsidDel="00000000" w:rsidP="00000000" w:rsidRDefault="00000000" w:rsidRPr="00000000" w14:paraId="000002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8879002"/>
              <w:tag w:val="goog_rdk_2047"/>
            </w:sdtPr>
            <w:sdtContent>
              <w:ins w:author="Anonymous" w:id="66" w:date="2026-09-22T03:03:20Z"/>
              <w:sdt>
                <w:sdtPr>
                  <w:id w:val="-891582448"/>
                  <w:tag w:val="goog_rdk_2048"/>
                </w:sdtPr>
                <w:sdtContent>
                  <w:ins w:author="Anonymous" w:id="66" w:date="2026-09-22T03:03:20Z">
                    <w:r w:rsidDel="00000000" w:rsidR="00000000" w:rsidRPr="00000000">
                      <w:rPr>
                        <w:rtl w:val="0"/>
                      </w:rPr>
                    </w:r>
                  </w:ins>
                </w:sdtContent>
              </w:sdt>
              <w:ins w:author="Anonymous" w:id="66" w:date="2026-09-22T03:03:20Z">
                <w:bookmarkStart w:colFirst="0" w:colLast="0" w:name="_heading=h.ewn5ho577k9w" w:id="364"/>
                <w:bookmarkEnd w:id="364"/>
              </w:ins>
            </w:sdtContent>
          </w:sdt>
        </w:p>
      </w:sdtContent>
    </w:sdt>
    <w:sdt>
      <w:sdtPr>
        <w:id w:val="2019755498"/>
        <w:tag w:val="goog_rdk_2052"/>
      </w:sdtPr>
      <w:sdtContent>
        <w:p w:rsidR="00000000" w:rsidDel="00000000" w:rsidP="00000000" w:rsidRDefault="00000000" w:rsidRPr="00000000" w14:paraId="000002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058326"/>
              <w:tag w:val="goog_rdk_2050"/>
            </w:sdtPr>
            <w:sdtContent>
              <w:ins w:author="Anonymous" w:id="66" w:date="2026-09-22T03:03:20Z"/>
              <w:sdt>
                <w:sdtPr>
                  <w:id w:val="160262565"/>
                  <w:tag w:val="goog_rdk_2051"/>
                </w:sdtPr>
                <w:sdtContent>
                  <w:ins w:author="Anonymous" w:id="66" w:date="2026-09-22T03:03:20Z">
                    <w:r w:rsidDel="00000000" w:rsidR="00000000" w:rsidRPr="00000000">
                      <w:rPr>
                        <w:rtl w:val="0"/>
                      </w:rPr>
                    </w:r>
                  </w:ins>
                </w:sdtContent>
              </w:sdt>
              <w:ins w:author="Anonymous" w:id="66" w:date="2026-09-22T03:03:20Z">
                <w:bookmarkStart w:colFirst="0" w:colLast="0" w:name="_heading=h.ulwvlkz21mww" w:id="365"/>
                <w:bookmarkEnd w:id="365"/>
              </w:ins>
            </w:sdtContent>
          </w:sdt>
        </w:p>
      </w:sdtContent>
    </w:sdt>
    <w:sdt>
      <w:sdtPr>
        <w:id w:val="-724327198"/>
        <w:tag w:val="goog_rdk_2055"/>
      </w:sdtPr>
      <w:sdtContent>
        <w:p w:rsidR="00000000" w:rsidDel="00000000" w:rsidP="00000000" w:rsidRDefault="00000000" w:rsidRPr="00000000" w14:paraId="000002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8051507"/>
              <w:tag w:val="goog_rdk_2053"/>
            </w:sdtPr>
            <w:sdtContent>
              <w:ins w:author="Anonymous" w:id="66" w:date="2026-09-22T03:03:20Z"/>
              <w:sdt>
                <w:sdtPr>
                  <w:id w:val="204802518"/>
                  <w:tag w:val="goog_rdk_2054"/>
                </w:sdtPr>
                <w:sdtContent>
                  <w:ins w:author="Anonymous" w:id="66" w:date="2026-09-22T03:03:20Z">
                    <w:r w:rsidDel="00000000" w:rsidR="00000000" w:rsidRPr="00000000">
                      <w:rPr>
                        <w:rtl w:val="0"/>
                      </w:rPr>
                    </w:r>
                  </w:ins>
                </w:sdtContent>
              </w:sdt>
              <w:ins w:author="Anonymous" w:id="66" w:date="2026-09-22T03:03:20Z">
                <w:bookmarkStart w:colFirst="0" w:colLast="0" w:name="_heading=h.xgre2gd1k588" w:id="366"/>
                <w:bookmarkEnd w:id="366"/>
              </w:ins>
            </w:sdtContent>
          </w:sdt>
        </w:p>
      </w:sdtContent>
    </w:sdt>
    <w:sdt>
      <w:sdtPr>
        <w:id w:val="1149484365"/>
        <w:tag w:val="goog_rdk_2058"/>
      </w:sdtPr>
      <w:sdtContent>
        <w:p w:rsidR="00000000" w:rsidDel="00000000" w:rsidP="00000000" w:rsidRDefault="00000000" w:rsidRPr="00000000" w14:paraId="000002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5442146"/>
              <w:tag w:val="goog_rdk_2056"/>
            </w:sdtPr>
            <w:sdtContent>
              <w:ins w:author="Anonymous" w:id="66" w:date="2026-09-22T03:03:20Z"/>
              <w:sdt>
                <w:sdtPr>
                  <w:id w:val="934622811"/>
                  <w:tag w:val="goog_rdk_2057"/>
                </w:sdtPr>
                <w:sdtContent>
                  <w:ins w:author="Anonymous" w:id="66" w:date="2026-09-22T03:03:20Z">
                    <w:r w:rsidDel="00000000" w:rsidR="00000000" w:rsidRPr="00000000">
                      <w:rPr>
                        <w:rtl w:val="0"/>
                      </w:rPr>
                    </w:r>
                  </w:ins>
                </w:sdtContent>
              </w:sdt>
              <w:ins w:author="Anonymous" w:id="66" w:date="2026-09-22T03:03:20Z">
                <w:bookmarkStart w:colFirst="0" w:colLast="0" w:name="_heading=h.noxhtlvt92ji" w:id="367"/>
                <w:bookmarkEnd w:id="367"/>
              </w:ins>
            </w:sdtContent>
          </w:sdt>
        </w:p>
      </w:sdtContent>
    </w:sdt>
    <w:sdt>
      <w:sdtPr>
        <w:id w:val="1473059848"/>
        <w:tag w:val="goog_rdk_2061"/>
      </w:sdtPr>
      <w:sdtContent>
        <w:p w:rsidR="00000000" w:rsidDel="00000000" w:rsidP="00000000" w:rsidRDefault="00000000" w:rsidRPr="00000000" w14:paraId="000002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7585884"/>
              <w:tag w:val="goog_rdk_2059"/>
            </w:sdtPr>
            <w:sdtContent>
              <w:ins w:author="Anonymous" w:id="66" w:date="2026-09-22T03:03:20Z"/>
              <w:sdt>
                <w:sdtPr>
                  <w:id w:val="-46045116"/>
                  <w:tag w:val="goog_rdk_2060"/>
                </w:sdtPr>
                <w:sdtContent>
                  <w:ins w:author="Anonymous" w:id="66" w:date="2026-09-22T03:03:20Z">
                    <w:r w:rsidDel="00000000" w:rsidR="00000000" w:rsidRPr="00000000">
                      <w:rPr>
                        <w:rtl w:val="0"/>
                      </w:rPr>
                    </w:r>
                  </w:ins>
                </w:sdtContent>
              </w:sdt>
              <w:ins w:author="Anonymous" w:id="66" w:date="2026-09-22T03:03:20Z">
                <w:bookmarkStart w:colFirst="0" w:colLast="0" w:name="_heading=h.edw07lh9raq4" w:id="368"/>
                <w:bookmarkEnd w:id="368"/>
              </w:ins>
            </w:sdtContent>
          </w:sdt>
        </w:p>
      </w:sdtContent>
    </w:sdt>
    <w:sdt>
      <w:sdtPr>
        <w:id w:val="896693259"/>
        <w:tag w:val="goog_rdk_2064"/>
      </w:sdtPr>
      <w:sdtContent>
        <w:p w:rsidR="00000000" w:rsidDel="00000000" w:rsidP="00000000" w:rsidRDefault="00000000" w:rsidRPr="00000000" w14:paraId="000002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3658373"/>
              <w:tag w:val="goog_rdk_2062"/>
            </w:sdtPr>
            <w:sdtContent>
              <w:ins w:author="Anonymous" w:id="66" w:date="2026-09-22T03:03:20Z"/>
              <w:sdt>
                <w:sdtPr>
                  <w:id w:val="298385874"/>
                  <w:tag w:val="goog_rdk_2063"/>
                </w:sdtPr>
                <w:sdtContent>
                  <w:ins w:author="Anonymous" w:id="66" w:date="2026-09-22T03:03:20Z">
                    <w:r w:rsidDel="00000000" w:rsidR="00000000" w:rsidRPr="00000000">
                      <w:rPr>
                        <w:rtl w:val="0"/>
                      </w:rPr>
                    </w:r>
                  </w:ins>
                </w:sdtContent>
              </w:sdt>
              <w:ins w:author="Anonymous" w:id="66" w:date="2026-09-22T03:03:20Z">
                <w:bookmarkStart w:colFirst="0" w:colLast="0" w:name="_heading=h.3ola84nvum7o" w:id="369"/>
                <w:bookmarkEnd w:id="369"/>
              </w:ins>
            </w:sdtContent>
          </w:sdt>
        </w:p>
      </w:sdtContent>
    </w:sdt>
    <w:sdt>
      <w:sdtPr>
        <w:id w:val="82728133"/>
        <w:tag w:val="goog_rdk_2067"/>
      </w:sdtPr>
      <w:sdtContent>
        <w:p w:rsidR="00000000" w:rsidDel="00000000" w:rsidP="00000000" w:rsidRDefault="00000000" w:rsidRPr="00000000" w14:paraId="000002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6063108"/>
              <w:tag w:val="goog_rdk_2065"/>
            </w:sdtPr>
            <w:sdtContent>
              <w:ins w:author="Anonymous" w:id="66" w:date="2026-09-22T03:03:20Z"/>
              <w:sdt>
                <w:sdtPr>
                  <w:id w:val="-1222910944"/>
                  <w:tag w:val="goog_rdk_2066"/>
                </w:sdtPr>
                <w:sdtContent>
                  <w:ins w:author="Anonymous" w:id="66" w:date="2026-09-22T03:03:20Z">
                    <w:r w:rsidDel="00000000" w:rsidR="00000000" w:rsidRPr="00000000">
                      <w:rPr>
                        <w:rtl w:val="0"/>
                      </w:rPr>
                    </w:r>
                  </w:ins>
                </w:sdtContent>
              </w:sdt>
              <w:ins w:author="Anonymous" w:id="66" w:date="2026-09-22T03:03:20Z">
                <w:bookmarkStart w:colFirst="0" w:colLast="0" w:name="_heading=h.w9wf4fgd86im" w:id="370"/>
                <w:bookmarkEnd w:id="370"/>
              </w:ins>
            </w:sdtContent>
          </w:sdt>
        </w:p>
      </w:sdtContent>
    </w:sdt>
    <w:sdt>
      <w:sdtPr>
        <w:id w:val="-835030663"/>
        <w:tag w:val="goog_rdk_2070"/>
      </w:sdtPr>
      <w:sdtContent>
        <w:p w:rsidR="00000000" w:rsidDel="00000000" w:rsidP="00000000" w:rsidRDefault="00000000" w:rsidRPr="00000000" w14:paraId="000002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6426436"/>
              <w:tag w:val="goog_rdk_2068"/>
            </w:sdtPr>
            <w:sdtContent>
              <w:ins w:author="Anonymous" w:id="66" w:date="2026-09-22T03:03:20Z"/>
              <w:sdt>
                <w:sdtPr>
                  <w:id w:val="-157145438"/>
                  <w:tag w:val="goog_rdk_2069"/>
                </w:sdtPr>
                <w:sdtContent>
                  <w:ins w:author="Anonymous" w:id="66" w:date="2026-09-22T03:03:20Z">
                    <w:r w:rsidDel="00000000" w:rsidR="00000000" w:rsidRPr="00000000">
                      <w:rPr>
                        <w:rtl w:val="0"/>
                      </w:rPr>
                    </w:r>
                  </w:ins>
                </w:sdtContent>
              </w:sdt>
              <w:ins w:author="Anonymous" w:id="66" w:date="2026-09-22T03:03:20Z">
                <w:bookmarkStart w:colFirst="0" w:colLast="0" w:name="_heading=h.5i5vz7dyast4" w:id="371"/>
                <w:bookmarkEnd w:id="371"/>
              </w:ins>
            </w:sdtContent>
          </w:sdt>
        </w:p>
      </w:sdtContent>
    </w:sdt>
    <w:sdt>
      <w:sdtPr>
        <w:id w:val="-943114499"/>
        <w:tag w:val="goog_rdk_2073"/>
      </w:sdtPr>
      <w:sdtContent>
        <w:p w:rsidR="00000000" w:rsidDel="00000000" w:rsidP="00000000" w:rsidRDefault="00000000" w:rsidRPr="00000000" w14:paraId="000002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2027142"/>
              <w:tag w:val="goog_rdk_2071"/>
            </w:sdtPr>
            <w:sdtContent>
              <w:ins w:author="Anonymous" w:id="66" w:date="2026-09-22T03:03:20Z"/>
              <w:sdt>
                <w:sdtPr>
                  <w:id w:val="247567816"/>
                  <w:tag w:val="goog_rdk_2072"/>
                </w:sdtPr>
                <w:sdtContent>
                  <w:ins w:author="Anonymous" w:id="66" w:date="2026-09-22T03:03:20Z">
                    <w:r w:rsidDel="00000000" w:rsidR="00000000" w:rsidRPr="00000000">
                      <w:rPr>
                        <w:rtl w:val="0"/>
                      </w:rPr>
                    </w:r>
                  </w:ins>
                </w:sdtContent>
              </w:sdt>
              <w:ins w:author="Anonymous" w:id="66" w:date="2026-09-22T03:03:20Z">
                <w:bookmarkStart w:colFirst="0" w:colLast="0" w:name="_heading=h.propys8t43fx" w:id="372"/>
                <w:bookmarkEnd w:id="372"/>
              </w:ins>
            </w:sdtContent>
          </w:sdt>
        </w:p>
      </w:sdtContent>
    </w:sdt>
    <w:sdt>
      <w:sdtPr>
        <w:id w:val="-1465142743"/>
        <w:tag w:val="goog_rdk_2076"/>
      </w:sdtPr>
      <w:sdtContent>
        <w:p w:rsidR="00000000" w:rsidDel="00000000" w:rsidP="00000000" w:rsidRDefault="00000000" w:rsidRPr="00000000" w14:paraId="000002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806564"/>
              <w:tag w:val="goog_rdk_2074"/>
            </w:sdtPr>
            <w:sdtContent>
              <w:ins w:author="Anonymous" w:id="66" w:date="2026-09-22T03:03:20Z"/>
              <w:sdt>
                <w:sdtPr>
                  <w:id w:val="-1656102708"/>
                  <w:tag w:val="goog_rdk_2075"/>
                </w:sdtPr>
                <w:sdtContent>
                  <w:ins w:author="Anonymous" w:id="66" w:date="2026-09-22T03:03:20Z">
                    <w:r w:rsidDel="00000000" w:rsidR="00000000" w:rsidRPr="00000000">
                      <w:rPr>
                        <w:rtl w:val="0"/>
                      </w:rPr>
                    </w:r>
                  </w:ins>
                </w:sdtContent>
              </w:sdt>
              <w:ins w:author="Anonymous" w:id="66" w:date="2026-09-22T03:03:20Z">
                <w:bookmarkStart w:colFirst="0" w:colLast="0" w:name="_heading=h.gt3umuvhhf3m" w:id="373"/>
                <w:bookmarkEnd w:id="373"/>
              </w:ins>
            </w:sdtContent>
          </w:sdt>
        </w:p>
      </w:sdtContent>
    </w:sdt>
    <w:sdt>
      <w:sdtPr>
        <w:id w:val="-1709324464"/>
        <w:tag w:val="goog_rdk_2079"/>
      </w:sdtPr>
      <w:sdtContent>
        <w:p w:rsidR="00000000" w:rsidDel="00000000" w:rsidP="00000000" w:rsidRDefault="00000000" w:rsidRPr="00000000" w14:paraId="000002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5543191"/>
              <w:tag w:val="goog_rdk_2077"/>
            </w:sdtPr>
            <w:sdtContent>
              <w:ins w:author="Anonymous" w:id="66" w:date="2026-09-22T03:03:20Z"/>
              <w:sdt>
                <w:sdtPr>
                  <w:id w:val="1115852907"/>
                  <w:tag w:val="goog_rdk_2078"/>
                </w:sdtPr>
                <w:sdtContent>
                  <w:ins w:author="Anonymous" w:id="66" w:date="2026-09-22T03:03:20Z">
                    <w:r w:rsidDel="00000000" w:rsidR="00000000" w:rsidRPr="00000000">
                      <w:rPr>
                        <w:rtl w:val="0"/>
                      </w:rPr>
                    </w:r>
                  </w:ins>
                </w:sdtContent>
              </w:sdt>
              <w:ins w:author="Anonymous" w:id="66" w:date="2026-09-22T03:03:20Z">
                <w:bookmarkStart w:colFirst="0" w:colLast="0" w:name="_heading=h.x6wzaadao1da" w:id="374"/>
                <w:bookmarkEnd w:id="374"/>
              </w:ins>
            </w:sdtContent>
          </w:sdt>
        </w:p>
      </w:sdtContent>
    </w:sdt>
    <w:sdt>
      <w:sdtPr>
        <w:id w:val="-789399558"/>
        <w:tag w:val="goog_rdk_2082"/>
      </w:sdtPr>
      <w:sdtContent>
        <w:p w:rsidR="00000000" w:rsidDel="00000000" w:rsidP="00000000" w:rsidRDefault="00000000" w:rsidRPr="00000000" w14:paraId="000002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06771523"/>
              <w:tag w:val="goog_rdk_2080"/>
            </w:sdtPr>
            <w:sdtContent>
              <w:ins w:author="Anonymous" w:id="66" w:date="2026-09-22T03:03:20Z"/>
              <w:sdt>
                <w:sdtPr>
                  <w:id w:val="-1850466961"/>
                  <w:tag w:val="goog_rdk_2081"/>
                </w:sdtPr>
                <w:sdtContent>
                  <w:ins w:author="Anonymous" w:id="66" w:date="2026-09-22T03:03:20Z">
                    <w:r w:rsidDel="00000000" w:rsidR="00000000" w:rsidRPr="00000000">
                      <w:rPr>
                        <w:rtl w:val="0"/>
                      </w:rPr>
                    </w:r>
                  </w:ins>
                </w:sdtContent>
              </w:sdt>
              <w:ins w:author="Anonymous" w:id="66" w:date="2026-09-22T03:03:20Z">
                <w:bookmarkStart w:colFirst="0" w:colLast="0" w:name="_heading=h.qb9ox2xo5pmb" w:id="375"/>
                <w:bookmarkEnd w:id="375"/>
              </w:ins>
            </w:sdtContent>
          </w:sdt>
        </w:p>
      </w:sdtContent>
    </w:sdt>
    <w:sdt>
      <w:sdtPr>
        <w:id w:val="-1399064279"/>
        <w:tag w:val="goog_rdk_2085"/>
      </w:sdtPr>
      <w:sdtContent>
        <w:p w:rsidR="00000000" w:rsidDel="00000000" w:rsidP="00000000" w:rsidRDefault="00000000" w:rsidRPr="00000000" w14:paraId="000002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6644607"/>
              <w:tag w:val="goog_rdk_2083"/>
            </w:sdtPr>
            <w:sdtContent>
              <w:ins w:author="Anonymous" w:id="66" w:date="2026-09-22T03:03:20Z"/>
              <w:sdt>
                <w:sdtPr>
                  <w:id w:val="625368901"/>
                  <w:tag w:val="goog_rdk_2084"/>
                </w:sdtPr>
                <w:sdtContent>
                  <w:ins w:author="Anonymous" w:id="66" w:date="2026-09-22T03:03:20Z">
                    <w:r w:rsidDel="00000000" w:rsidR="00000000" w:rsidRPr="00000000">
                      <w:rPr>
                        <w:rtl w:val="0"/>
                      </w:rPr>
                    </w:r>
                  </w:ins>
                </w:sdtContent>
              </w:sdt>
              <w:ins w:author="Anonymous" w:id="66" w:date="2026-09-22T03:03:20Z">
                <w:bookmarkStart w:colFirst="0" w:colLast="0" w:name="_heading=h.dui496hlic6w" w:id="376"/>
                <w:bookmarkEnd w:id="376"/>
              </w:ins>
            </w:sdtContent>
          </w:sdt>
        </w:p>
      </w:sdtContent>
    </w:sdt>
    <w:sdt>
      <w:sdtPr>
        <w:id w:val="1992579637"/>
        <w:tag w:val="goog_rdk_2088"/>
      </w:sdtPr>
      <w:sdtContent>
        <w:p w:rsidR="00000000" w:rsidDel="00000000" w:rsidP="00000000" w:rsidRDefault="00000000" w:rsidRPr="00000000" w14:paraId="000002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4444637"/>
              <w:tag w:val="goog_rdk_2086"/>
            </w:sdtPr>
            <w:sdtContent>
              <w:ins w:author="Anonymous" w:id="66" w:date="2026-09-22T03:03:20Z"/>
              <w:sdt>
                <w:sdtPr>
                  <w:id w:val="-1781642593"/>
                  <w:tag w:val="goog_rdk_2087"/>
                </w:sdtPr>
                <w:sdtContent>
                  <w:ins w:author="Anonymous" w:id="66" w:date="2026-09-22T03:03:20Z">
                    <w:r w:rsidDel="00000000" w:rsidR="00000000" w:rsidRPr="00000000">
                      <w:rPr>
                        <w:rtl w:val="0"/>
                      </w:rPr>
                    </w:r>
                  </w:ins>
                </w:sdtContent>
              </w:sdt>
              <w:ins w:author="Anonymous" w:id="66" w:date="2026-09-22T03:03:20Z">
                <w:bookmarkStart w:colFirst="0" w:colLast="0" w:name="_heading=h.k3yqi1evrhpd" w:id="377"/>
                <w:bookmarkEnd w:id="377"/>
              </w:ins>
            </w:sdtContent>
          </w:sdt>
        </w:p>
      </w:sdtContent>
    </w:sdt>
    <w:sdt>
      <w:sdtPr>
        <w:id w:val="-2084996153"/>
        <w:tag w:val="goog_rdk_2091"/>
      </w:sdtPr>
      <w:sdtContent>
        <w:p w:rsidR="00000000" w:rsidDel="00000000" w:rsidP="00000000" w:rsidRDefault="00000000" w:rsidRPr="00000000" w14:paraId="000002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0599947"/>
              <w:tag w:val="goog_rdk_2089"/>
            </w:sdtPr>
            <w:sdtContent>
              <w:ins w:author="Anonymous" w:id="66" w:date="2026-09-22T03:03:20Z"/>
              <w:sdt>
                <w:sdtPr>
                  <w:id w:val="-458948676"/>
                  <w:tag w:val="goog_rdk_2090"/>
                </w:sdtPr>
                <w:sdtContent>
                  <w:ins w:author="Anonymous" w:id="66" w:date="2026-09-22T03:03:20Z">
                    <w:r w:rsidDel="00000000" w:rsidR="00000000" w:rsidRPr="00000000">
                      <w:rPr>
                        <w:rtl w:val="0"/>
                      </w:rPr>
                    </w:r>
                  </w:ins>
                </w:sdtContent>
              </w:sdt>
              <w:ins w:author="Anonymous" w:id="66" w:date="2026-09-22T03:03:20Z">
                <w:bookmarkStart w:colFirst="0" w:colLast="0" w:name="_heading=h.2tih8zq4jdxx" w:id="378"/>
                <w:bookmarkEnd w:id="378"/>
              </w:ins>
            </w:sdtContent>
          </w:sdt>
        </w:p>
      </w:sdtContent>
    </w:sdt>
    <w:sdt>
      <w:sdtPr>
        <w:id w:val="-2128767656"/>
        <w:tag w:val="goog_rdk_2094"/>
      </w:sdtPr>
      <w:sdtContent>
        <w:p w:rsidR="00000000" w:rsidDel="00000000" w:rsidP="00000000" w:rsidRDefault="00000000" w:rsidRPr="00000000" w14:paraId="000002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5870858"/>
              <w:tag w:val="goog_rdk_2092"/>
            </w:sdtPr>
            <w:sdtContent>
              <w:ins w:author="Anonymous" w:id="66" w:date="2026-09-22T03:03:20Z"/>
              <w:sdt>
                <w:sdtPr>
                  <w:id w:val="-1545459647"/>
                  <w:tag w:val="goog_rdk_2093"/>
                </w:sdtPr>
                <w:sdtContent>
                  <w:ins w:author="Anonymous" w:id="66" w:date="2026-09-22T03:03:20Z">
                    <w:r w:rsidDel="00000000" w:rsidR="00000000" w:rsidRPr="00000000">
                      <w:rPr>
                        <w:rtl w:val="0"/>
                      </w:rPr>
                    </w:r>
                  </w:ins>
                </w:sdtContent>
              </w:sdt>
              <w:ins w:author="Anonymous" w:id="66" w:date="2026-09-22T03:03:20Z">
                <w:bookmarkStart w:colFirst="0" w:colLast="0" w:name="_heading=h.jsb6l9y62kez" w:id="379"/>
                <w:bookmarkEnd w:id="379"/>
              </w:ins>
            </w:sdtContent>
          </w:sdt>
        </w:p>
      </w:sdtContent>
    </w:sdt>
    <w:sdt>
      <w:sdtPr>
        <w:id w:val="899386438"/>
        <w:tag w:val="goog_rdk_2097"/>
      </w:sdtPr>
      <w:sdtContent>
        <w:p w:rsidR="00000000" w:rsidDel="00000000" w:rsidP="00000000" w:rsidRDefault="00000000" w:rsidRPr="00000000" w14:paraId="000002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4511844"/>
              <w:tag w:val="goog_rdk_2095"/>
            </w:sdtPr>
            <w:sdtContent>
              <w:ins w:author="Anonymous" w:id="66" w:date="2026-09-22T03:03:20Z"/>
              <w:sdt>
                <w:sdtPr>
                  <w:id w:val="-959207499"/>
                  <w:tag w:val="goog_rdk_2096"/>
                </w:sdtPr>
                <w:sdtContent>
                  <w:ins w:author="Anonymous" w:id="66" w:date="2026-09-22T03:03:20Z">
                    <w:r w:rsidDel="00000000" w:rsidR="00000000" w:rsidRPr="00000000">
                      <w:rPr>
                        <w:rtl w:val="0"/>
                      </w:rPr>
                    </w:r>
                  </w:ins>
                </w:sdtContent>
              </w:sdt>
              <w:ins w:author="Anonymous" w:id="66" w:date="2026-09-22T03:03:20Z">
                <w:bookmarkStart w:colFirst="0" w:colLast="0" w:name="_heading=h.1t8rc4e6va6d" w:id="380"/>
                <w:bookmarkEnd w:id="380"/>
              </w:ins>
            </w:sdtContent>
          </w:sdt>
        </w:p>
      </w:sdtContent>
    </w:sdt>
    <w:sdt>
      <w:sdtPr>
        <w:id w:val="-778609938"/>
        <w:tag w:val="goog_rdk_2100"/>
      </w:sdtPr>
      <w:sdtContent>
        <w:p w:rsidR="00000000" w:rsidDel="00000000" w:rsidP="00000000" w:rsidRDefault="00000000" w:rsidRPr="00000000" w14:paraId="000002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4052218"/>
              <w:tag w:val="goog_rdk_2098"/>
            </w:sdtPr>
            <w:sdtContent>
              <w:ins w:author="Anonymous" w:id="66" w:date="2026-09-22T03:03:20Z"/>
              <w:sdt>
                <w:sdtPr>
                  <w:id w:val="-1890805968"/>
                  <w:tag w:val="goog_rdk_2099"/>
                </w:sdtPr>
                <w:sdtContent>
                  <w:ins w:author="Anonymous" w:id="66" w:date="2026-09-22T03:03:20Z">
                    <w:r w:rsidDel="00000000" w:rsidR="00000000" w:rsidRPr="00000000">
                      <w:rPr>
                        <w:rtl w:val="0"/>
                      </w:rPr>
                    </w:r>
                  </w:ins>
                </w:sdtContent>
              </w:sdt>
              <w:ins w:author="Anonymous" w:id="66" w:date="2026-09-22T03:03:20Z">
                <w:bookmarkStart w:colFirst="0" w:colLast="0" w:name="_heading=h.op0vj39dq97f" w:id="381"/>
                <w:bookmarkEnd w:id="381"/>
              </w:ins>
            </w:sdtContent>
          </w:sdt>
        </w:p>
      </w:sdtContent>
    </w:sdt>
    <w:sdt>
      <w:sdtPr>
        <w:id w:val="907330954"/>
        <w:tag w:val="goog_rdk_2103"/>
      </w:sdtPr>
      <w:sdtContent>
        <w:p w:rsidR="00000000" w:rsidDel="00000000" w:rsidP="00000000" w:rsidRDefault="00000000" w:rsidRPr="00000000" w14:paraId="000002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2609316"/>
              <w:tag w:val="goog_rdk_2101"/>
            </w:sdtPr>
            <w:sdtContent>
              <w:ins w:author="Anonymous" w:id="66" w:date="2026-09-22T03:03:20Z"/>
              <w:sdt>
                <w:sdtPr>
                  <w:id w:val="2103809700"/>
                  <w:tag w:val="goog_rdk_2102"/>
                </w:sdtPr>
                <w:sdtContent>
                  <w:ins w:author="Anonymous" w:id="66" w:date="2026-09-22T03:03:20Z">
                    <w:r w:rsidDel="00000000" w:rsidR="00000000" w:rsidRPr="00000000">
                      <w:rPr>
                        <w:rtl w:val="0"/>
                      </w:rPr>
                    </w:r>
                  </w:ins>
                </w:sdtContent>
              </w:sdt>
              <w:ins w:author="Anonymous" w:id="66" w:date="2026-09-22T03:03:20Z">
                <w:bookmarkStart w:colFirst="0" w:colLast="0" w:name="_heading=h.r9pks0eer1a" w:id="382"/>
                <w:bookmarkEnd w:id="382"/>
              </w:ins>
            </w:sdtContent>
          </w:sdt>
        </w:p>
      </w:sdtContent>
    </w:sdt>
    <w:sdt>
      <w:sdtPr>
        <w:id w:val="1145987621"/>
        <w:tag w:val="goog_rdk_2106"/>
      </w:sdtPr>
      <w:sdtContent>
        <w:p w:rsidR="00000000" w:rsidDel="00000000" w:rsidP="00000000" w:rsidRDefault="00000000" w:rsidRPr="00000000" w14:paraId="000002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4898708"/>
              <w:tag w:val="goog_rdk_2104"/>
            </w:sdtPr>
            <w:sdtContent>
              <w:ins w:author="Anonymous" w:id="66" w:date="2026-09-22T03:03:20Z"/>
              <w:sdt>
                <w:sdtPr>
                  <w:id w:val="-2138543802"/>
                  <w:tag w:val="goog_rdk_2105"/>
                </w:sdtPr>
                <w:sdtContent>
                  <w:ins w:author="Anonymous" w:id="66" w:date="2026-09-22T03:03:20Z">
                    <w:r w:rsidDel="00000000" w:rsidR="00000000" w:rsidRPr="00000000">
                      <w:rPr>
                        <w:rtl w:val="0"/>
                      </w:rPr>
                    </w:r>
                  </w:ins>
                </w:sdtContent>
              </w:sdt>
              <w:ins w:author="Anonymous" w:id="66" w:date="2026-09-22T03:03:20Z">
                <w:bookmarkStart w:colFirst="0" w:colLast="0" w:name="_heading=h.orh9sxhhh93k" w:id="383"/>
                <w:bookmarkEnd w:id="383"/>
              </w:ins>
            </w:sdtContent>
          </w:sdt>
        </w:p>
      </w:sdtContent>
    </w:sdt>
    <w:sdt>
      <w:sdtPr>
        <w:id w:val="1572269678"/>
        <w:tag w:val="goog_rdk_2109"/>
      </w:sdtPr>
      <w:sdtContent>
        <w:p w:rsidR="00000000" w:rsidDel="00000000" w:rsidP="00000000" w:rsidRDefault="00000000" w:rsidRPr="00000000" w14:paraId="000002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6064253"/>
              <w:tag w:val="goog_rdk_2107"/>
            </w:sdtPr>
            <w:sdtContent>
              <w:ins w:author="Anonymous" w:id="66" w:date="2026-09-22T03:03:20Z"/>
              <w:sdt>
                <w:sdtPr>
                  <w:id w:val="-371137125"/>
                  <w:tag w:val="goog_rdk_2108"/>
                </w:sdtPr>
                <w:sdtContent>
                  <w:ins w:author="Anonymous" w:id="66" w:date="2026-09-22T03:03:20Z">
                    <w:r w:rsidDel="00000000" w:rsidR="00000000" w:rsidRPr="00000000">
                      <w:rPr>
                        <w:rtl w:val="0"/>
                      </w:rPr>
                    </w:r>
                  </w:ins>
                </w:sdtContent>
              </w:sdt>
              <w:ins w:author="Anonymous" w:id="66" w:date="2026-09-22T03:03:20Z">
                <w:bookmarkStart w:colFirst="0" w:colLast="0" w:name="_heading=h.keigzd586l77" w:id="384"/>
                <w:bookmarkEnd w:id="384"/>
              </w:ins>
            </w:sdtContent>
          </w:sdt>
        </w:p>
      </w:sdtContent>
    </w:sdt>
    <w:sdt>
      <w:sdtPr>
        <w:id w:val="-1184958777"/>
        <w:tag w:val="goog_rdk_2112"/>
      </w:sdtPr>
      <w:sdtContent>
        <w:p w:rsidR="00000000" w:rsidDel="00000000" w:rsidP="00000000" w:rsidRDefault="00000000" w:rsidRPr="00000000" w14:paraId="000002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7700297"/>
              <w:tag w:val="goog_rdk_2110"/>
            </w:sdtPr>
            <w:sdtContent>
              <w:ins w:author="Anonymous" w:id="66" w:date="2026-09-22T03:03:20Z"/>
              <w:sdt>
                <w:sdtPr>
                  <w:id w:val="-913493384"/>
                  <w:tag w:val="goog_rdk_2111"/>
                </w:sdtPr>
                <w:sdtContent>
                  <w:ins w:author="Anonymous" w:id="66" w:date="2026-09-22T03:03:20Z">
                    <w:r w:rsidDel="00000000" w:rsidR="00000000" w:rsidRPr="00000000">
                      <w:rPr>
                        <w:rtl w:val="0"/>
                      </w:rPr>
                    </w:r>
                  </w:ins>
                </w:sdtContent>
              </w:sdt>
              <w:ins w:author="Anonymous" w:id="66" w:date="2026-09-22T03:03:20Z">
                <w:bookmarkStart w:colFirst="0" w:colLast="0" w:name="_heading=h.u64qhyejrfn3" w:id="385"/>
                <w:bookmarkEnd w:id="385"/>
              </w:ins>
            </w:sdtContent>
          </w:sdt>
        </w:p>
      </w:sdtContent>
    </w:sdt>
    <w:sdt>
      <w:sdtPr>
        <w:id w:val="418958391"/>
        <w:tag w:val="goog_rdk_2115"/>
      </w:sdtPr>
      <w:sdtContent>
        <w:p w:rsidR="00000000" w:rsidDel="00000000" w:rsidP="00000000" w:rsidRDefault="00000000" w:rsidRPr="00000000" w14:paraId="000002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1893124"/>
              <w:tag w:val="goog_rdk_2113"/>
            </w:sdtPr>
            <w:sdtContent>
              <w:ins w:author="Anonymous" w:id="66" w:date="2026-09-22T03:03:20Z"/>
              <w:sdt>
                <w:sdtPr>
                  <w:id w:val="1898403412"/>
                  <w:tag w:val="goog_rdk_2114"/>
                </w:sdtPr>
                <w:sdtContent>
                  <w:ins w:author="Anonymous" w:id="66" w:date="2026-09-22T03:03:20Z">
                    <w:r w:rsidDel="00000000" w:rsidR="00000000" w:rsidRPr="00000000">
                      <w:rPr>
                        <w:rtl w:val="0"/>
                      </w:rPr>
                    </w:r>
                  </w:ins>
                </w:sdtContent>
              </w:sdt>
              <w:ins w:author="Anonymous" w:id="66" w:date="2026-09-22T03:03:20Z">
                <w:bookmarkStart w:colFirst="0" w:colLast="0" w:name="_heading=h.crtk58pzweb2" w:id="386"/>
                <w:bookmarkEnd w:id="386"/>
              </w:ins>
            </w:sdtContent>
          </w:sdt>
        </w:p>
      </w:sdtContent>
    </w:sdt>
    <w:sdt>
      <w:sdtPr>
        <w:id w:val="-1259025802"/>
        <w:tag w:val="goog_rdk_2118"/>
      </w:sdtPr>
      <w:sdtContent>
        <w:p w:rsidR="00000000" w:rsidDel="00000000" w:rsidP="00000000" w:rsidRDefault="00000000" w:rsidRPr="00000000" w14:paraId="000002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4200335"/>
              <w:tag w:val="goog_rdk_2116"/>
            </w:sdtPr>
            <w:sdtContent>
              <w:ins w:author="Anonymous" w:id="66" w:date="2026-09-22T03:03:20Z"/>
              <w:sdt>
                <w:sdtPr>
                  <w:id w:val="-813558129"/>
                  <w:tag w:val="goog_rdk_2117"/>
                </w:sdtPr>
                <w:sdtContent>
                  <w:ins w:author="Anonymous" w:id="66" w:date="2026-09-22T03:03:20Z">
                    <w:r w:rsidDel="00000000" w:rsidR="00000000" w:rsidRPr="00000000">
                      <w:rPr>
                        <w:rtl w:val="0"/>
                      </w:rPr>
                    </w:r>
                  </w:ins>
                </w:sdtContent>
              </w:sdt>
              <w:ins w:author="Anonymous" w:id="66" w:date="2026-09-22T03:03:20Z">
                <w:bookmarkStart w:colFirst="0" w:colLast="0" w:name="_heading=h.j8qhiiohcc36" w:id="387"/>
                <w:bookmarkEnd w:id="387"/>
              </w:ins>
            </w:sdtContent>
          </w:sdt>
        </w:p>
      </w:sdtContent>
    </w:sdt>
    <w:sdt>
      <w:sdtPr>
        <w:id w:val="-328208298"/>
        <w:tag w:val="goog_rdk_2121"/>
      </w:sdtPr>
      <w:sdtContent>
        <w:p w:rsidR="00000000" w:rsidDel="00000000" w:rsidP="00000000" w:rsidRDefault="00000000" w:rsidRPr="00000000" w14:paraId="000002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14614337"/>
              <w:tag w:val="goog_rdk_2119"/>
            </w:sdtPr>
            <w:sdtContent>
              <w:ins w:author="Anonymous" w:id="66" w:date="2026-09-22T03:03:20Z"/>
              <w:sdt>
                <w:sdtPr>
                  <w:id w:val="984818782"/>
                  <w:tag w:val="goog_rdk_2120"/>
                </w:sdtPr>
                <w:sdtContent>
                  <w:ins w:author="Anonymous" w:id="66" w:date="2026-09-22T03:03:20Z">
                    <w:r w:rsidDel="00000000" w:rsidR="00000000" w:rsidRPr="00000000">
                      <w:rPr>
                        <w:rtl w:val="0"/>
                      </w:rPr>
                    </w:r>
                  </w:ins>
                </w:sdtContent>
              </w:sdt>
              <w:ins w:author="Anonymous" w:id="66" w:date="2026-09-22T03:03:20Z">
                <w:bookmarkStart w:colFirst="0" w:colLast="0" w:name="_heading=h.roxru7dd92ck" w:id="388"/>
                <w:bookmarkEnd w:id="388"/>
              </w:ins>
            </w:sdtContent>
          </w:sdt>
        </w:p>
      </w:sdtContent>
    </w:sdt>
    <w:sdt>
      <w:sdtPr>
        <w:id w:val="1659814873"/>
        <w:tag w:val="goog_rdk_2124"/>
      </w:sdtPr>
      <w:sdtContent>
        <w:p w:rsidR="00000000" w:rsidDel="00000000" w:rsidP="00000000" w:rsidRDefault="00000000" w:rsidRPr="00000000" w14:paraId="000002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6394039"/>
              <w:tag w:val="goog_rdk_2122"/>
            </w:sdtPr>
            <w:sdtContent>
              <w:ins w:author="Anonymous" w:id="66" w:date="2026-09-22T03:03:20Z"/>
              <w:sdt>
                <w:sdtPr>
                  <w:id w:val="113548275"/>
                  <w:tag w:val="goog_rdk_2123"/>
                </w:sdtPr>
                <w:sdtContent>
                  <w:ins w:author="Anonymous" w:id="66" w:date="2026-09-22T03:03:20Z">
                    <w:r w:rsidDel="00000000" w:rsidR="00000000" w:rsidRPr="00000000">
                      <w:rPr>
                        <w:rtl w:val="0"/>
                      </w:rPr>
                    </w:r>
                  </w:ins>
                </w:sdtContent>
              </w:sdt>
              <w:ins w:author="Anonymous" w:id="66" w:date="2026-09-22T03:03:20Z">
                <w:bookmarkStart w:colFirst="0" w:colLast="0" w:name="_heading=h.gcn27b895uv" w:id="389"/>
                <w:bookmarkEnd w:id="389"/>
              </w:ins>
            </w:sdtContent>
          </w:sdt>
        </w:p>
      </w:sdtContent>
    </w:sdt>
    <w:sdt>
      <w:sdtPr>
        <w:id w:val="-1155626360"/>
        <w:tag w:val="goog_rdk_2127"/>
      </w:sdtPr>
      <w:sdtContent>
        <w:p w:rsidR="00000000" w:rsidDel="00000000" w:rsidP="00000000" w:rsidRDefault="00000000" w:rsidRPr="00000000" w14:paraId="000002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3787565"/>
              <w:tag w:val="goog_rdk_2125"/>
            </w:sdtPr>
            <w:sdtContent>
              <w:ins w:author="Anonymous" w:id="66" w:date="2026-09-22T03:03:20Z"/>
              <w:sdt>
                <w:sdtPr>
                  <w:id w:val="-123219062"/>
                  <w:tag w:val="goog_rdk_2126"/>
                </w:sdtPr>
                <w:sdtContent>
                  <w:ins w:author="Anonymous" w:id="66" w:date="2026-09-22T03:03:20Z">
                    <w:r w:rsidDel="00000000" w:rsidR="00000000" w:rsidRPr="00000000">
                      <w:rPr>
                        <w:rtl w:val="0"/>
                      </w:rPr>
                    </w:r>
                  </w:ins>
                </w:sdtContent>
              </w:sdt>
              <w:ins w:author="Anonymous" w:id="66" w:date="2026-09-22T03:03:20Z">
                <w:bookmarkStart w:colFirst="0" w:colLast="0" w:name="_heading=h.1jt22oln42cl" w:id="390"/>
                <w:bookmarkEnd w:id="390"/>
              </w:ins>
            </w:sdtContent>
          </w:sdt>
        </w:p>
      </w:sdtContent>
    </w:sdt>
    <w:sdt>
      <w:sdtPr>
        <w:id w:val="186044214"/>
        <w:tag w:val="goog_rdk_2130"/>
      </w:sdtPr>
      <w:sdtContent>
        <w:p w:rsidR="00000000" w:rsidDel="00000000" w:rsidP="00000000" w:rsidRDefault="00000000" w:rsidRPr="00000000" w14:paraId="000002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3255853"/>
              <w:tag w:val="goog_rdk_2128"/>
            </w:sdtPr>
            <w:sdtContent>
              <w:ins w:author="Anonymous" w:id="66" w:date="2026-09-22T03:03:20Z"/>
              <w:sdt>
                <w:sdtPr>
                  <w:id w:val="1044609415"/>
                  <w:tag w:val="goog_rdk_2129"/>
                </w:sdtPr>
                <w:sdtContent>
                  <w:ins w:author="Anonymous" w:id="66" w:date="2026-09-22T03:03:20Z">
                    <w:r w:rsidDel="00000000" w:rsidR="00000000" w:rsidRPr="00000000">
                      <w:rPr>
                        <w:rtl w:val="0"/>
                      </w:rPr>
                    </w:r>
                  </w:ins>
                </w:sdtContent>
              </w:sdt>
              <w:ins w:author="Anonymous" w:id="66" w:date="2026-09-22T03:03:20Z">
                <w:bookmarkStart w:colFirst="0" w:colLast="0" w:name="_heading=h.8xnv2brz13n2" w:id="391"/>
                <w:bookmarkEnd w:id="391"/>
              </w:ins>
            </w:sdtContent>
          </w:sdt>
        </w:p>
      </w:sdtContent>
    </w:sdt>
    <w:sdt>
      <w:sdtPr>
        <w:id w:val="2077570963"/>
        <w:tag w:val="goog_rdk_2133"/>
      </w:sdtPr>
      <w:sdtContent>
        <w:p w:rsidR="00000000" w:rsidDel="00000000" w:rsidP="00000000" w:rsidRDefault="00000000" w:rsidRPr="00000000" w14:paraId="000002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2751641"/>
              <w:tag w:val="goog_rdk_2131"/>
            </w:sdtPr>
            <w:sdtContent>
              <w:ins w:author="Anonymous" w:id="66" w:date="2026-09-22T03:03:20Z"/>
              <w:sdt>
                <w:sdtPr>
                  <w:id w:val="364315305"/>
                  <w:tag w:val="goog_rdk_2132"/>
                </w:sdtPr>
                <w:sdtContent>
                  <w:ins w:author="Anonymous" w:id="66" w:date="2026-09-22T03:03:20Z">
                    <w:r w:rsidDel="00000000" w:rsidR="00000000" w:rsidRPr="00000000">
                      <w:rPr>
                        <w:rtl w:val="0"/>
                      </w:rPr>
                    </w:r>
                  </w:ins>
                </w:sdtContent>
              </w:sdt>
              <w:ins w:author="Anonymous" w:id="66" w:date="2026-09-22T03:03:20Z">
                <w:bookmarkStart w:colFirst="0" w:colLast="0" w:name="_heading=h.agjwqtbfzljg" w:id="392"/>
                <w:bookmarkEnd w:id="392"/>
              </w:ins>
            </w:sdtContent>
          </w:sdt>
        </w:p>
      </w:sdtContent>
    </w:sdt>
    <w:sdt>
      <w:sdtPr>
        <w:id w:val="1122872548"/>
        <w:tag w:val="goog_rdk_2136"/>
      </w:sdtPr>
      <w:sdtContent>
        <w:p w:rsidR="00000000" w:rsidDel="00000000" w:rsidP="00000000" w:rsidRDefault="00000000" w:rsidRPr="00000000" w14:paraId="000002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4418468"/>
              <w:tag w:val="goog_rdk_2134"/>
            </w:sdtPr>
            <w:sdtContent>
              <w:ins w:author="Anonymous" w:id="66" w:date="2026-09-22T03:03:20Z"/>
              <w:sdt>
                <w:sdtPr>
                  <w:id w:val="-1221760990"/>
                  <w:tag w:val="goog_rdk_2135"/>
                </w:sdtPr>
                <w:sdtContent>
                  <w:ins w:author="Anonymous" w:id="66" w:date="2026-09-22T03:03:20Z">
                    <w:r w:rsidDel="00000000" w:rsidR="00000000" w:rsidRPr="00000000">
                      <w:rPr>
                        <w:rtl w:val="0"/>
                      </w:rPr>
                    </w:r>
                  </w:ins>
                </w:sdtContent>
              </w:sdt>
              <w:ins w:author="Anonymous" w:id="66" w:date="2026-09-22T03:03:20Z">
                <w:bookmarkStart w:colFirst="0" w:colLast="0" w:name="_heading=h.m5xbkex29g9a" w:id="393"/>
                <w:bookmarkEnd w:id="393"/>
              </w:ins>
            </w:sdtContent>
          </w:sdt>
        </w:p>
      </w:sdtContent>
    </w:sdt>
    <w:sdt>
      <w:sdtPr>
        <w:id w:val="1252577484"/>
        <w:tag w:val="goog_rdk_2139"/>
      </w:sdtPr>
      <w:sdtContent>
        <w:p w:rsidR="00000000" w:rsidDel="00000000" w:rsidP="00000000" w:rsidRDefault="00000000" w:rsidRPr="00000000" w14:paraId="000002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3657051"/>
              <w:tag w:val="goog_rdk_2137"/>
            </w:sdtPr>
            <w:sdtContent>
              <w:ins w:author="Anonymous" w:id="66" w:date="2026-09-22T03:03:20Z"/>
              <w:sdt>
                <w:sdtPr>
                  <w:id w:val="1708734359"/>
                  <w:tag w:val="goog_rdk_2138"/>
                </w:sdtPr>
                <w:sdtContent>
                  <w:ins w:author="Anonymous" w:id="66" w:date="2026-09-22T03:03:20Z">
                    <w:r w:rsidDel="00000000" w:rsidR="00000000" w:rsidRPr="00000000">
                      <w:rPr>
                        <w:rtl w:val="0"/>
                      </w:rPr>
                    </w:r>
                  </w:ins>
                </w:sdtContent>
              </w:sdt>
              <w:ins w:author="Anonymous" w:id="66" w:date="2026-09-22T03:03:20Z">
                <w:bookmarkStart w:colFirst="0" w:colLast="0" w:name="_heading=h.ngbi22fxcx30" w:id="394"/>
                <w:bookmarkEnd w:id="394"/>
              </w:ins>
            </w:sdtContent>
          </w:sdt>
        </w:p>
      </w:sdtContent>
    </w:sdt>
    <w:sdt>
      <w:sdtPr>
        <w:id w:val="1779090448"/>
        <w:tag w:val="goog_rdk_2142"/>
      </w:sdtPr>
      <w:sdtContent>
        <w:p w:rsidR="00000000" w:rsidDel="00000000" w:rsidP="00000000" w:rsidRDefault="00000000" w:rsidRPr="00000000" w14:paraId="000002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8007300"/>
              <w:tag w:val="goog_rdk_2140"/>
            </w:sdtPr>
            <w:sdtContent>
              <w:ins w:author="Anonymous" w:id="66" w:date="2026-09-22T03:03:20Z"/>
              <w:sdt>
                <w:sdtPr>
                  <w:id w:val="-973868866"/>
                  <w:tag w:val="goog_rdk_2141"/>
                </w:sdtPr>
                <w:sdtContent>
                  <w:ins w:author="Anonymous" w:id="66" w:date="2026-09-22T03:03:20Z">
                    <w:r w:rsidDel="00000000" w:rsidR="00000000" w:rsidRPr="00000000">
                      <w:rPr>
                        <w:rtl w:val="0"/>
                      </w:rPr>
                    </w:r>
                  </w:ins>
                </w:sdtContent>
              </w:sdt>
              <w:ins w:author="Anonymous" w:id="66" w:date="2026-09-22T03:03:20Z">
                <w:bookmarkStart w:colFirst="0" w:colLast="0" w:name="_heading=h.6jgccvhrcv87" w:id="395"/>
                <w:bookmarkEnd w:id="395"/>
              </w:ins>
            </w:sdtContent>
          </w:sdt>
        </w:p>
      </w:sdtContent>
    </w:sdt>
    <w:sdt>
      <w:sdtPr>
        <w:id w:val="58473825"/>
        <w:tag w:val="goog_rdk_2145"/>
      </w:sdtPr>
      <w:sdtContent>
        <w:p w:rsidR="00000000" w:rsidDel="00000000" w:rsidP="00000000" w:rsidRDefault="00000000" w:rsidRPr="00000000" w14:paraId="000002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3314986"/>
              <w:tag w:val="goog_rdk_2143"/>
            </w:sdtPr>
            <w:sdtContent>
              <w:ins w:author="Anonymous" w:id="66" w:date="2026-09-22T03:03:20Z"/>
              <w:sdt>
                <w:sdtPr>
                  <w:id w:val="-1227181275"/>
                  <w:tag w:val="goog_rdk_2144"/>
                </w:sdtPr>
                <w:sdtContent>
                  <w:ins w:author="Anonymous" w:id="66" w:date="2026-09-22T03:03:20Z">
                    <w:r w:rsidDel="00000000" w:rsidR="00000000" w:rsidRPr="00000000">
                      <w:rPr>
                        <w:rtl w:val="0"/>
                      </w:rPr>
                    </w:r>
                  </w:ins>
                </w:sdtContent>
              </w:sdt>
              <w:ins w:author="Anonymous" w:id="66" w:date="2026-09-22T03:03:20Z">
                <w:bookmarkStart w:colFirst="0" w:colLast="0" w:name="_heading=h.x4hgfvc5yzbr" w:id="396"/>
                <w:bookmarkEnd w:id="396"/>
              </w:ins>
            </w:sdtContent>
          </w:sdt>
        </w:p>
      </w:sdtContent>
    </w:sdt>
    <w:sdt>
      <w:sdtPr>
        <w:id w:val="1041231911"/>
        <w:tag w:val="goog_rdk_2148"/>
      </w:sdtPr>
      <w:sdtContent>
        <w:p w:rsidR="00000000" w:rsidDel="00000000" w:rsidP="00000000" w:rsidRDefault="00000000" w:rsidRPr="00000000" w14:paraId="000002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2725565"/>
              <w:tag w:val="goog_rdk_2146"/>
            </w:sdtPr>
            <w:sdtContent>
              <w:ins w:author="Anonymous" w:id="66" w:date="2026-09-22T03:03:20Z"/>
              <w:sdt>
                <w:sdtPr>
                  <w:id w:val="-106807708"/>
                  <w:tag w:val="goog_rdk_2147"/>
                </w:sdtPr>
                <w:sdtContent>
                  <w:ins w:author="Anonymous" w:id="66" w:date="2026-09-22T03:03:20Z">
                    <w:r w:rsidDel="00000000" w:rsidR="00000000" w:rsidRPr="00000000">
                      <w:rPr>
                        <w:rtl w:val="0"/>
                      </w:rPr>
                    </w:r>
                  </w:ins>
                </w:sdtContent>
              </w:sdt>
              <w:ins w:author="Anonymous" w:id="66" w:date="2026-09-22T03:03:20Z">
                <w:bookmarkStart w:colFirst="0" w:colLast="0" w:name="_heading=h.3mo4cquxsak3" w:id="397"/>
                <w:bookmarkEnd w:id="397"/>
              </w:ins>
            </w:sdtContent>
          </w:sdt>
        </w:p>
      </w:sdtContent>
    </w:sdt>
    <w:sdt>
      <w:sdtPr>
        <w:id w:val="-761380374"/>
        <w:tag w:val="goog_rdk_2151"/>
      </w:sdtPr>
      <w:sdtContent>
        <w:p w:rsidR="00000000" w:rsidDel="00000000" w:rsidP="00000000" w:rsidRDefault="00000000" w:rsidRPr="00000000" w14:paraId="000002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5734116"/>
              <w:tag w:val="goog_rdk_2149"/>
            </w:sdtPr>
            <w:sdtContent>
              <w:ins w:author="Anonymous" w:id="66" w:date="2026-09-22T03:03:20Z"/>
              <w:sdt>
                <w:sdtPr>
                  <w:id w:val="-574865678"/>
                  <w:tag w:val="goog_rdk_2150"/>
                </w:sdtPr>
                <w:sdtContent>
                  <w:ins w:author="Anonymous" w:id="66" w:date="2026-09-22T03:03:20Z">
                    <w:r w:rsidDel="00000000" w:rsidR="00000000" w:rsidRPr="00000000">
                      <w:rPr>
                        <w:rtl w:val="0"/>
                      </w:rPr>
                    </w:r>
                  </w:ins>
                </w:sdtContent>
              </w:sdt>
              <w:ins w:author="Anonymous" w:id="66" w:date="2026-09-22T03:03:20Z">
                <w:bookmarkStart w:colFirst="0" w:colLast="0" w:name="_heading=h.wo9i2rntzbpc" w:id="398"/>
                <w:bookmarkEnd w:id="398"/>
              </w:ins>
            </w:sdtContent>
          </w:sdt>
        </w:p>
      </w:sdtContent>
    </w:sdt>
    <w:sdt>
      <w:sdtPr>
        <w:id w:val="-1825484242"/>
        <w:tag w:val="goog_rdk_2154"/>
      </w:sdtPr>
      <w:sdtContent>
        <w:p w:rsidR="00000000" w:rsidDel="00000000" w:rsidP="00000000" w:rsidRDefault="00000000" w:rsidRPr="00000000" w14:paraId="000002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4317574"/>
              <w:tag w:val="goog_rdk_2152"/>
            </w:sdtPr>
            <w:sdtContent>
              <w:ins w:author="Anonymous" w:id="66" w:date="2026-09-22T03:03:20Z"/>
              <w:sdt>
                <w:sdtPr>
                  <w:id w:val="109571435"/>
                  <w:tag w:val="goog_rdk_2153"/>
                </w:sdtPr>
                <w:sdtContent>
                  <w:ins w:author="Anonymous" w:id="66" w:date="2026-09-22T03:03:20Z">
                    <w:r w:rsidDel="00000000" w:rsidR="00000000" w:rsidRPr="00000000">
                      <w:rPr>
                        <w:rtl w:val="0"/>
                      </w:rPr>
                    </w:r>
                  </w:ins>
                </w:sdtContent>
              </w:sdt>
              <w:ins w:author="Anonymous" w:id="66" w:date="2026-09-22T03:03:20Z">
                <w:bookmarkStart w:colFirst="0" w:colLast="0" w:name="_heading=h.r1zi7t7y6d08" w:id="399"/>
                <w:bookmarkEnd w:id="399"/>
              </w:ins>
            </w:sdtContent>
          </w:sdt>
        </w:p>
      </w:sdtContent>
    </w:sdt>
    <w:sdt>
      <w:sdtPr>
        <w:id w:val="1752911747"/>
        <w:tag w:val="goog_rdk_2157"/>
      </w:sdtPr>
      <w:sdtContent>
        <w:p w:rsidR="00000000" w:rsidDel="00000000" w:rsidP="00000000" w:rsidRDefault="00000000" w:rsidRPr="00000000" w14:paraId="000002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7151801"/>
              <w:tag w:val="goog_rdk_2155"/>
            </w:sdtPr>
            <w:sdtContent>
              <w:ins w:author="Anonymous" w:id="66" w:date="2026-09-22T03:03:20Z"/>
              <w:sdt>
                <w:sdtPr>
                  <w:id w:val="501742974"/>
                  <w:tag w:val="goog_rdk_2156"/>
                </w:sdtPr>
                <w:sdtContent>
                  <w:ins w:author="Anonymous" w:id="66" w:date="2026-09-22T03:03:20Z">
                    <w:r w:rsidDel="00000000" w:rsidR="00000000" w:rsidRPr="00000000">
                      <w:rPr>
                        <w:rtl w:val="0"/>
                      </w:rPr>
                    </w:r>
                  </w:ins>
                </w:sdtContent>
              </w:sdt>
              <w:ins w:author="Anonymous" w:id="66" w:date="2026-09-22T03:03:20Z">
                <w:bookmarkStart w:colFirst="0" w:colLast="0" w:name="_heading=h.8kz097ne6ls3" w:id="400"/>
                <w:bookmarkEnd w:id="400"/>
              </w:ins>
            </w:sdtContent>
          </w:sdt>
        </w:p>
      </w:sdtContent>
    </w:sdt>
    <w:sdt>
      <w:sdtPr>
        <w:id w:val="2119245798"/>
        <w:tag w:val="goog_rdk_2160"/>
      </w:sdtPr>
      <w:sdtContent>
        <w:p w:rsidR="00000000" w:rsidDel="00000000" w:rsidP="00000000" w:rsidRDefault="00000000" w:rsidRPr="00000000" w14:paraId="000002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9414579"/>
              <w:tag w:val="goog_rdk_2158"/>
            </w:sdtPr>
            <w:sdtContent>
              <w:ins w:author="Anonymous" w:id="66" w:date="2026-09-22T03:03:20Z"/>
              <w:sdt>
                <w:sdtPr>
                  <w:id w:val="-247997637"/>
                  <w:tag w:val="goog_rdk_2159"/>
                </w:sdtPr>
                <w:sdtContent>
                  <w:ins w:author="Anonymous" w:id="66" w:date="2026-09-22T03:03:20Z">
                    <w:r w:rsidDel="00000000" w:rsidR="00000000" w:rsidRPr="00000000">
                      <w:rPr>
                        <w:rtl w:val="0"/>
                      </w:rPr>
                    </w:r>
                  </w:ins>
                </w:sdtContent>
              </w:sdt>
              <w:ins w:author="Anonymous" w:id="66" w:date="2026-09-22T03:03:20Z">
                <w:bookmarkStart w:colFirst="0" w:colLast="0" w:name="_heading=h.9oti7kmw1cnr" w:id="401"/>
                <w:bookmarkEnd w:id="401"/>
              </w:ins>
            </w:sdtContent>
          </w:sdt>
        </w:p>
      </w:sdtContent>
    </w:sdt>
    <w:sdt>
      <w:sdtPr>
        <w:id w:val="-1117563568"/>
        <w:tag w:val="goog_rdk_2163"/>
      </w:sdtPr>
      <w:sdtContent>
        <w:p w:rsidR="00000000" w:rsidDel="00000000" w:rsidP="00000000" w:rsidRDefault="00000000" w:rsidRPr="00000000" w14:paraId="000002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890491"/>
              <w:tag w:val="goog_rdk_2161"/>
            </w:sdtPr>
            <w:sdtContent>
              <w:ins w:author="Anonymous" w:id="66" w:date="2026-09-22T03:03:20Z"/>
              <w:sdt>
                <w:sdtPr>
                  <w:id w:val="121256626"/>
                  <w:tag w:val="goog_rdk_2162"/>
                </w:sdtPr>
                <w:sdtContent>
                  <w:ins w:author="Anonymous" w:id="66" w:date="2026-09-22T03:03:20Z">
                    <w:r w:rsidDel="00000000" w:rsidR="00000000" w:rsidRPr="00000000">
                      <w:rPr>
                        <w:rtl w:val="0"/>
                      </w:rPr>
                    </w:r>
                  </w:ins>
                </w:sdtContent>
              </w:sdt>
              <w:ins w:author="Anonymous" w:id="66" w:date="2026-09-22T03:03:20Z">
                <w:bookmarkStart w:colFirst="0" w:colLast="0" w:name="_heading=h.eou7zgxce0t5" w:id="402"/>
                <w:bookmarkEnd w:id="402"/>
              </w:ins>
            </w:sdtContent>
          </w:sdt>
        </w:p>
      </w:sdtContent>
    </w:sdt>
    <w:sdt>
      <w:sdtPr>
        <w:id w:val="2108650847"/>
        <w:tag w:val="goog_rdk_2166"/>
      </w:sdtPr>
      <w:sdtContent>
        <w:p w:rsidR="00000000" w:rsidDel="00000000" w:rsidP="00000000" w:rsidRDefault="00000000" w:rsidRPr="00000000" w14:paraId="000002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6313906"/>
              <w:tag w:val="goog_rdk_2164"/>
            </w:sdtPr>
            <w:sdtContent>
              <w:ins w:author="Anonymous" w:id="66" w:date="2026-09-22T03:03:20Z"/>
              <w:sdt>
                <w:sdtPr>
                  <w:id w:val="920319453"/>
                  <w:tag w:val="goog_rdk_2165"/>
                </w:sdtPr>
                <w:sdtContent>
                  <w:ins w:author="Anonymous" w:id="66" w:date="2026-09-22T03:03:20Z">
                    <w:r w:rsidDel="00000000" w:rsidR="00000000" w:rsidRPr="00000000">
                      <w:rPr>
                        <w:rtl w:val="0"/>
                      </w:rPr>
                    </w:r>
                  </w:ins>
                </w:sdtContent>
              </w:sdt>
              <w:ins w:author="Anonymous" w:id="66" w:date="2026-09-22T03:03:20Z">
                <w:bookmarkStart w:colFirst="0" w:colLast="0" w:name="_heading=h.dfbd4jdvit14" w:id="403"/>
                <w:bookmarkEnd w:id="403"/>
              </w:ins>
            </w:sdtContent>
          </w:sdt>
        </w:p>
      </w:sdtContent>
    </w:sdt>
    <w:sdt>
      <w:sdtPr>
        <w:id w:val="-1838969029"/>
        <w:tag w:val="goog_rdk_2169"/>
      </w:sdtPr>
      <w:sdtContent>
        <w:p w:rsidR="00000000" w:rsidDel="00000000" w:rsidP="00000000" w:rsidRDefault="00000000" w:rsidRPr="00000000" w14:paraId="000002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6893003"/>
              <w:tag w:val="goog_rdk_2167"/>
            </w:sdtPr>
            <w:sdtContent>
              <w:ins w:author="Anonymous" w:id="66" w:date="2026-09-22T03:03:20Z"/>
              <w:sdt>
                <w:sdtPr>
                  <w:id w:val="668875671"/>
                  <w:tag w:val="goog_rdk_2168"/>
                </w:sdtPr>
                <w:sdtContent>
                  <w:ins w:author="Anonymous" w:id="66" w:date="2026-09-22T03:03:20Z">
                    <w:r w:rsidDel="00000000" w:rsidR="00000000" w:rsidRPr="00000000">
                      <w:rPr>
                        <w:rtl w:val="0"/>
                      </w:rPr>
                    </w:r>
                  </w:ins>
                </w:sdtContent>
              </w:sdt>
              <w:ins w:author="Anonymous" w:id="66" w:date="2026-09-22T03:03:20Z">
                <w:bookmarkStart w:colFirst="0" w:colLast="0" w:name="_heading=h.wire5k8fvyn9" w:id="404"/>
                <w:bookmarkEnd w:id="404"/>
              </w:ins>
            </w:sdtContent>
          </w:sdt>
        </w:p>
      </w:sdtContent>
    </w:sdt>
    <w:sdt>
      <w:sdtPr>
        <w:id w:val="1831740112"/>
        <w:tag w:val="goog_rdk_2172"/>
      </w:sdtPr>
      <w:sdtContent>
        <w:p w:rsidR="00000000" w:rsidDel="00000000" w:rsidP="00000000" w:rsidRDefault="00000000" w:rsidRPr="00000000" w14:paraId="000002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8920788"/>
              <w:tag w:val="goog_rdk_2170"/>
            </w:sdtPr>
            <w:sdtContent>
              <w:ins w:author="Anonymous" w:id="66" w:date="2026-09-22T03:03:20Z"/>
              <w:sdt>
                <w:sdtPr>
                  <w:id w:val="-271118882"/>
                  <w:tag w:val="goog_rdk_2171"/>
                </w:sdtPr>
                <w:sdtContent>
                  <w:ins w:author="Anonymous" w:id="66" w:date="2026-09-22T03:03:20Z">
                    <w:r w:rsidDel="00000000" w:rsidR="00000000" w:rsidRPr="00000000">
                      <w:rPr>
                        <w:rtl w:val="0"/>
                      </w:rPr>
                    </w:r>
                  </w:ins>
                </w:sdtContent>
              </w:sdt>
              <w:ins w:author="Anonymous" w:id="66" w:date="2026-09-22T03:03:20Z">
                <w:bookmarkStart w:colFirst="0" w:colLast="0" w:name="_heading=h.aeb2r4agbmwl" w:id="405"/>
                <w:bookmarkEnd w:id="405"/>
              </w:ins>
            </w:sdtContent>
          </w:sdt>
        </w:p>
      </w:sdtContent>
    </w:sdt>
    <w:sdt>
      <w:sdtPr>
        <w:id w:val="473192078"/>
        <w:tag w:val="goog_rdk_2175"/>
      </w:sdtPr>
      <w:sdtContent>
        <w:p w:rsidR="00000000" w:rsidDel="00000000" w:rsidP="00000000" w:rsidRDefault="00000000" w:rsidRPr="00000000" w14:paraId="000002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772694"/>
              <w:tag w:val="goog_rdk_2173"/>
            </w:sdtPr>
            <w:sdtContent>
              <w:ins w:author="Anonymous" w:id="66" w:date="2026-09-22T03:03:20Z"/>
              <w:sdt>
                <w:sdtPr>
                  <w:id w:val="788467566"/>
                  <w:tag w:val="goog_rdk_2174"/>
                </w:sdtPr>
                <w:sdtContent>
                  <w:ins w:author="Anonymous" w:id="66" w:date="2026-09-22T03:03:20Z">
                    <w:r w:rsidDel="00000000" w:rsidR="00000000" w:rsidRPr="00000000">
                      <w:rPr>
                        <w:rtl w:val="0"/>
                      </w:rPr>
                    </w:r>
                  </w:ins>
                </w:sdtContent>
              </w:sdt>
              <w:ins w:author="Anonymous" w:id="66" w:date="2026-09-22T03:03:20Z">
                <w:bookmarkStart w:colFirst="0" w:colLast="0" w:name="_heading=h.fkq9y1somd4u" w:id="406"/>
                <w:bookmarkEnd w:id="406"/>
              </w:ins>
            </w:sdtContent>
          </w:sdt>
        </w:p>
      </w:sdtContent>
    </w:sdt>
    <w:sdt>
      <w:sdtPr>
        <w:id w:val="1395162713"/>
        <w:tag w:val="goog_rdk_2178"/>
      </w:sdtPr>
      <w:sdtContent>
        <w:p w:rsidR="00000000" w:rsidDel="00000000" w:rsidP="00000000" w:rsidRDefault="00000000" w:rsidRPr="00000000" w14:paraId="000002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7633666"/>
              <w:tag w:val="goog_rdk_2176"/>
            </w:sdtPr>
            <w:sdtContent>
              <w:ins w:author="Anonymous" w:id="66" w:date="2026-09-22T03:03:20Z"/>
              <w:sdt>
                <w:sdtPr>
                  <w:id w:val="701080537"/>
                  <w:tag w:val="goog_rdk_2177"/>
                </w:sdtPr>
                <w:sdtContent>
                  <w:ins w:author="Anonymous" w:id="66" w:date="2026-09-22T03:03:20Z">
                    <w:r w:rsidDel="00000000" w:rsidR="00000000" w:rsidRPr="00000000">
                      <w:rPr>
                        <w:rtl w:val="0"/>
                      </w:rPr>
                    </w:r>
                  </w:ins>
                </w:sdtContent>
              </w:sdt>
              <w:ins w:author="Anonymous" w:id="66" w:date="2026-09-22T03:03:20Z">
                <w:bookmarkStart w:colFirst="0" w:colLast="0" w:name="_heading=h.eip5ank1qm45" w:id="407"/>
                <w:bookmarkEnd w:id="407"/>
              </w:ins>
            </w:sdtContent>
          </w:sdt>
        </w:p>
      </w:sdtContent>
    </w:sdt>
    <w:sdt>
      <w:sdtPr>
        <w:id w:val="-2059734556"/>
        <w:tag w:val="goog_rdk_2181"/>
      </w:sdtPr>
      <w:sdtContent>
        <w:p w:rsidR="00000000" w:rsidDel="00000000" w:rsidP="00000000" w:rsidRDefault="00000000" w:rsidRPr="00000000" w14:paraId="000002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5734364"/>
              <w:tag w:val="goog_rdk_2179"/>
            </w:sdtPr>
            <w:sdtContent>
              <w:ins w:author="Anonymous" w:id="66" w:date="2026-09-22T03:03:20Z"/>
              <w:sdt>
                <w:sdtPr>
                  <w:id w:val="1565285744"/>
                  <w:tag w:val="goog_rdk_2180"/>
                </w:sdtPr>
                <w:sdtContent>
                  <w:ins w:author="Anonymous" w:id="66" w:date="2026-09-22T03:03:20Z">
                    <w:r w:rsidDel="00000000" w:rsidR="00000000" w:rsidRPr="00000000">
                      <w:rPr>
                        <w:rtl w:val="0"/>
                      </w:rPr>
                    </w:r>
                  </w:ins>
                </w:sdtContent>
              </w:sdt>
              <w:ins w:author="Anonymous" w:id="66" w:date="2026-09-22T03:03:20Z">
                <w:bookmarkStart w:colFirst="0" w:colLast="0" w:name="_heading=h.fv17xqpvv1sg" w:id="408"/>
                <w:bookmarkEnd w:id="408"/>
              </w:ins>
            </w:sdtContent>
          </w:sdt>
        </w:p>
      </w:sdtContent>
    </w:sdt>
    <w:sdt>
      <w:sdtPr>
        <w:id w:val="1390359351"/>
        <w:tag w:val="goog_rdk_2184"/>
      </w:sdtPr>
      <w:sdtContent>
        <w:p w:rsidR="00000000" w:rsidDel="00000000" w:rsidP="00000000" w:rsidRDefault="00000000" w:rsidRPr="00000000" w14:paraId="000002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3703769"/>
              <w:tag w:val="goog_rdk_2182"/>
            </w:sdtPr>
            <w:sdtContent>
              <w:ins w:author="Anonymous" w:id="66" w:date="2026-09-22T03:03:20Z"/>
              <w:sdt>
                <w:sdtPr>
                  <w:id w:val="-170476881"/>
                  <w:tag w:val="goog_rdk_2183"/>
                </w:sdtPr>
                <w:sdtContent>
                  <w:ins w:author="Anonymous" w:id="66" w:date="2026-09-22T03:03:20Z">
                    <w:r w:rsidDel="00000000" w:rsidR="00000000" w:rsidRPr="00000000">
                      <w:rPr>
                        <w:rtl w:val="0"/>
                      </w:rPr>
                    </w:r>
                  </w:ins>
                </w:sdtContent>
              </w:sdt>
              <w:ins w:author="Anonymous" w:id="66" w:date="2026-09-22T03:03:20Z">
                <w:bookmarkStart w:colFirst="0" w:colLast="0" w:name="_heading=h.1i9lr9gxuaco" w:id="409"/>
                <w:bookmarkEnd w:id="409"/>
              </w:ins>
            </w:sdtContent>
          </w:sdt>
        </w:p>
      </w:sdtContent>
    </w:sdt>
    <w:sdt>
      <w:sdtPr>
        <w:id w:val="866084070"/>
        <w:tag w:val="goog_rdk_2187"/>
      </w:sdtPr>
      <w:sdtContent>
        <w:p w:rsidR="00000000" w:rsidDel="00000000" w:rsidP="00000000" w:rsidRDefault="00000000" w:rsidRPr="00000000" w14:paraId="000002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9064866"/>
              <w:tag w:val="goog_rdk_2185"/>
            </w:sdtPr>
            <w:sdtContent>
              <w:ins w:author="Anonymous" w:id="66" w:date="2026-09-22T03:03:20Z"/>
              <w:sdt>
                <w:sdtPr>
                  <w:id w:val="1616066121"/>
                  <w:tag w:val="goog_rdk_2186"/>
                </w:sdtPr>
                <w:sdtContent>
                  <w:ins w:author="Anonymous" w:id="66" w:date="2026-09-22T03:03:20Z">
                    <w:r w:rsidDel="00000000" w:rsidR="00000000" w:rsidRPr="00000000">
                      <w:rPr>
                        <w:rtl w:val="0"/>
                      </w:rPr>
                    </w:r>
                  </w:ins>
                </w:sdtContent>
              </w:sdt>
              <w:ins w:author="Anonymous" w:id="66" w:date="2026-09-22T03:03:20Z">
                <w:bookmarkStart w:colFirst="0" w:colLast="0" w:name="_heading=h.83nx9otv9vm5" w:id="410"/>
                <w:bookmarkEnd w:id="410"/>
              </w:ins>
            </w:sdtContent>
          </w:sdt>
        </w:p>
      </w:sdtContent>
    </w:sdt>
    <w:sdt>
      <w:sdtPr>
        <w:id w:val="1366823350"/>
        <w:tag w:val="goog_rdk_2190"/>
      </w:sdtPr>
      <w:sdtContent>
        <w:p w:rsidR="00000000" w:rsidDel="00000000" w:rsidP="00000000" w:rsidRDefault="00000000" w:rsidRPr="00000000" w14:paraId="000002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090917"/>
              <w:tag w:val="goog_rdk_2188"/>
            </w:sdtPr>
            <w:sdtContent>
              <w:ins w:author="Anonymous" w:id="66" w:date="2026-09-22T03:03:20Z"/>
              <w:sdt>
                <w:sdtPr>
                  <w:id w:val="-397695660"/>
                  <w:tag w:val="goog_rdk_2189"/>
                </w:sdtPr>
                <w:sdtContent>
                  <w:ins w:author="Anonymous" w:id="66" w:date="2026-09-22T03:03:20Z">
                    <w:r w:rsidDel="00000000" w:rsidR="00000000" w:rsidRPr="00000000">
                      <w:rPr>
                        <w:rtl w:val="0"/>
                      </w:rPr>
                    </w:r>
                  </w:ins>
                </w:sdtContent>
              </w:sdt>
              <w:ins w:author="Anonymous" w:id="66" w:date="2026-09-22T03:03:20Z">
                <w:bookmarkStart w:colFirst="0" w:colLast="0" w:name="_heading=h.s75x97df2h6r" w:id="411"/>
                <w:bookmarkEnd w:id="411"/>
              </w:ins>
            </w:sdtContent>
          </w:sdt>
        </w:p>
      </w:sdtContent>
    </w:sdt>
    <w:sdt>
      <w:sdtPr>
        <w:id w:val="7749842"/>
        <w:tag w:val="goog_rdk_2193"/>
      </w:sdtPr>
      <w:sdtContent>
        <w:p w:rsidR="00000000" w:rsidDel="00000000" w:rsidP="00000000" w:rsidRDefault="00000000" w:rsidRPr="00000000" w14:paraId="000002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4213755"/>
              <w:tag w:val="goog_rdk_2191"/>
            </w:sdtPr>
            <w:sdtContent>
              <w:ins w:author="Anonymous" w:id="66" w:date="2026-09-22T03:03:20Z"/>
              <w:sdt>
                <w:sdtPr>
                  <w:id w:val="-173349638"/>
                  <w:tag w:val="goog_rdk_2192"/>
                </w:sdtPr>
                <w:sdtContent>
                  <w:ins w:author="Anonymous" w:id="66" w:date="2026-09-22T03:03:20Z">
                    <w:r w:rsidDel="00000000" w:rsidR="00000000" w:rsidRPr="00000000">
                      <w:rPr>
                        <w:rtl w:val="0"/>
                      </w:rPr>
                    </w:r>
                  </w:ins>
                </w:sdtContent>
              </w:sdt>
              <w:ins w:author="Anonymous" w:id="66" w:date="2026-09-22T03:03:20Z">
                <w:bookmarkStart w:colFirst="0" w:colLast="0" w:name="_heading=h.kxi52t2rqyxb" w:id="412"/>
                <w:bookmarkEnd w:id="412"/>
              </w:ins>
            </w:sdtContent>
          </w:sdt>
        </w:p>
      </w:sdtContent>
    </w:sdt>
    <w:sdt>
      <w:sdtPr>
        <w:id w:val="445767549"/>
        <w:tag w:val="goog_rdk_2196"/>
      </w:sdtPr>
      <w:sdtContent>
        <w:p w:rsidR="00000000" w:rsidDel="00000000" w:rsidP="00000000" w:rsidRDefault="00000000" w:rsidRPr="00000000" w14:paraId="000002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3830819"/>
              <w:tag w:val="goog_rdk_2194"/>
            </w:sdtPr>
            <w:sdtContent>
              <w:ins w:author="Anonymous" w:id="66" w:date="2026-09-22T03:03:20Z"/>
              <w:sdt>
                <w:sdtPr>
                  <w:id w:val="110483786"/>
                  <w:tag w:val="goog_rdk_2195"/>
                </w:sdtPr>
                <w:sdtContent>
                  <w:ins w:author="Anonymous" w:id="66" w:date="2026-09-22T03:03:20Z">
                    <w:r w:rsidDel="00000000" w:rsidR="00000000" w:rsidRPr="00000000">
                      <w:rPr>
                        <w:rtl w:val="0"/>
                      </w:rPr>
                    </w:r>
                  </w:ins>
                </w:sdtContent>
              </w:sdt>
              <w:ins w:author="Anonymous" w:id="66" w:date="2026-09-22T03:03:20Z">
                <w:bookmarkStart w:colFirst="0" w:colLast="0" w:name="_heading=h.cr9aewe4a2kg" w:id="413"/>
                <w:bookmarkEnd w:id="413"/>
              </w:ins>
            </w:sdtContent>
          </w:sdt>
        </w:p>
      </w:sdtContent>
    </w:sdt>
    <w:sdt>
      <w:sdtPr>
        <w:id w:val="-855739423"/>
        <w:tag w:val="goog_rdk_2199"/>
      </w:sdtPr>
      <w:sdtContent>
        <w:p w:rsidR="00000000" w:rsidDel="00000000" w:rsidP="00000000" w:rsidRDefault="00000000" w:rsidRPr="00000000" w14:paraId="000002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8058166"/>
              <w:tag w:val="goog_rdk_2197"/>
            </w:sdtPr>
            <w:sdtContent>
              <w:ins w:author="Anonymous" w:id="66" w:date="2026-09-22T03:03:20Z"/>
              <w:sdt>
                <w:sdtPr>
                  <w:id w:val="-218776501"/>
                  <w:tag w:val="goog_rdk_2198"/>
                </w:sdtPr>
                <w:sdtContent>
                  <w:ins w:author="Anonymous" w:id="66" w:date="2026-09-22T03:03:20Z">
                    <w:r w:rsidDel="00000000" w:rsidR="00000000" w:rsidRPr="00000000">
                      <w:rPr>
                        <w:rtl w:val="0"/>
                      </w:rPr>
                    </w:r>
                  </w:ins>
                </w:sdtContent>
              </w:sdt>
              <w:ins w:author="Anonymous" w:id="66" w:date="2026-09-22T03:03:20Z">
                <w:bookmarkStart w:colFirst="0" w:colLast="0" w:name="_heading=h.8p55f4icfjxf" w:id="414"/>
                <w:bookmarkEnd w:id="414"/>
              </w:ins>
            </w:sdtContent>
          </w:sdt>
        </w:p>
      </w:sdtContent>
    </w:sdt>
    <w:sdt>
      <w:sdtPr>
        <w:id w:val="292300617"/>
        <w:tag w:val="goog_rdk_2202"/>
      </w:sdtPr>
      <w:sdtContent>
        <w:p w:rsidR="00000000" w:rsidDel="00000000" w:rsidP="00000000" w:rsidRDefault="00000000" w:rsidRPr="00000000" w14:paraId="000002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5574214"/>
              <w:tag w:val="goog_rdk_2200"/>
            </w:sdtPr>
            <w:sdtContent>
              <w:ins w:author="Anonymous" w:id="66" w:date="2026-09-22T03:03:20Z"/>
              <w:sdt>
                <w:sdtPr>
                  <w:id w:val="1619901552"/>
                  <w:tag w:val="goog_rdk_2201"/>
                </w:sdtPr>
                <w:sdtContent>
                  <w:ins w:author="Anonymous" w:id="66" w:date="2026-09-22T03:03:20Z">
                    <w:r w:rsidDel="00000000" w:rsidR="00000000" w:rsidRPr="00000000">
                      <w:rPr>
                        <w:rtl w:val="0"/>
                      </w:rPr>
                    </w:r>
                  </w:ins>
                </w:sdtContent>
              </w:sdt>
              <w:ins w:author="Anonymous" w:id="66" w:date="2026-09-22T03:03:20Z">
                <w:bookmarkStart w:colFirst="0" w:colLast="0" w:name="_heading=h.6poo5onleag6" w:id="415"/>
                <w:bookmarkEnd w:id="415"/>
              </w:ins>
            </w:sdtContent>
          </w:sdt>
        </w:p>
      </w:sdtContent>
    </w:sdt>
    <w:sdt>
      <w:sdtPr>
        <w:id w:val="586357163"/>
        <w:tag w:val="goog_rdk_2205"/>
      </w:sdtPr>
      <w:sdtContent>
        <w:p w:rsidR="00000000" w:rsidDel="00000000" w:rsidP="00000000" w:rsidRDefault="00000000" w:rsidRPr="00000000" w14:paraId="000002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9811804"/>
              <w:tag w:val="goog_rdk_2203"/>
            </w:sdtPr>
            <w:sdtContent>
              <w:ins w:author="Anonymous" w:id="66" w:date="2026-09-22T03:03:20Z"/>
              <w:sdt>
                <w:sdtPr>
                  <w:id w:val="-1883903573"/>
                  <w:tag w:val="goog_rdk_2204"/>
                </w:sdtPr>
                <w:sdtContent>
                  <w:ins w:author="Anonymous" w:id="66" w:date="2026-09-22T03:03:20Z">
                    <w:r w:rsidDel="00000000" w:rsidR="00000000" w:rsidRPr="00000000">
                      <w:rPr>
                        <w:rtl w:val="0"/>
                      </w:rPr>
                    </w:r>
                  </w:ins>
                </w:sdtContent>
              </w:sdt>
              <w:ins w:author="Anonymous" w:id="66" w:date="2026-09-22T03:03:20Z">
                <w:bookmarkStart w:colFirst="0" w:colLast="0" w:name="_heading=h.uf8l4twv2kr6" w:id="416"/>
                <w:bookmarkEnd w:id="416"/>
              </w:ins>
            </w:sdtContent>
          </w:sdt>
        </w:p>
      </w:sdtContent>
    </w:sdt>
    <w:sdt>
      <w:sdtPr>
        <w:id w:val="-1146943088"/>
        <w:tag w:val="goog_rdk_2208"/>
      </w:sdtPr>
      <w:sdtContent>
        <w:p w:rsidR="00000000" w:rsidDel="00000000" w:rsidP="00000000" w:rsidRDefault="00000000" w:rsidRPr="00000000" w14:paraId="000002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2437644"/>
              <w:tag w:val="goog_rdk_2206"/>
            </w:sdtPr>
            <w:sdtContent>
              <w:ins w:author="Anonymous" w:id="66" w:date="2026-09-22T03:03:20Z"/>
              <w:sdt>
                <w:sdtPr>
                  <w:id w:val="-770345482"/>
                  <w:tag w:val="goog_rdk_2207"/>
                </w:sdtPr>
                <w:sdtContent>
                  <w:ins w:author="Anonymous" w:id="66" w:date="2026-09-22T03:03:20Z">
                    <w:r w:rsidDel="00000000" w:rsidR="00000000" w:rsidRPr="00000000">
                      <w:rPr>
                        <w:rtl w:val="0"/>
                      </w:rPr>
                    </w:r>
                  </w:ins>
                </w:sdtContent>
              </w:sdt>
              <w:ins w:author="Anonymous" w:id="66" w:date="2026-09-22T03:03:20Z">
                <w:bookmarkStart w:colFirst="0" w:colLast="0" w:name="_heading=h.tu6d6hgv4wbm" w:id="417"/>
                <w:bookmarkEnd w:id="417"/>
              </w:ins>
            </w:sdtContent>
          </w:sdt>
        </w:p>
      </w:sdtContent>
    </w:sdt>
    <w:sdt>
      <w:sdtPr>
        <w:id w:val="-856601865"/>
        <w:tag w:val="goog_rdk_2211"/>
      </w:sdtPr>
      <w:sdtContent>
        <w:p w:rsidR="00000000" w:rsidDel="00000000" w:rsidP="00000000" w:rsidRDefault="00000000" w:rsidRPr="00000000" w14:paraId="000002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2209010"/>
              <w:tag w:val="goog_rdk_2209"/>
            </w:sdtPr>
            <w:sdtContent>
              <w:ins w:author="Anonymous" w:id="66" w:date="2026-09-22T03:03:20Z"/>
              <w:sdt>
                <w:sdtPr>
                  <w:id w:val="234242683"/>
                  <w:tag w:val="goog_rdk_2210"/>
                </w:sdtPr>
                <w:sdtContent>
                  <w:ins w:author="Anonymous" w:id="66" w:date="2026-09-22T03:03:20Z">
                    <w:r w:rsidDel="00000000" w:rsidR="00000000" w:rsidRPr="00000000">
                      <w:rPr>
                        <w:rtl w:val="0"/>
                      </w:rPr>
                    </w:r>
                  </w:ins>
                </w:sdtContent>
              </w:sdt>
              <w:ins w:author="Anonymous" w:id="66" w:date="2026-09-22T03:03:20Z">
                <w:bookmarkStart w:colFirst="0" w:colLast="0" w:name="_heading=h.lbz3c0luzzy" w:id="418"/>
                <w:bookmarkEnd w:id="418"/>
              </w:ins>
            </w:sdtContent>
          </w:sdt>
        </w:p>
      </w:sdtContent>
    </w:sdt>
    <w:sdt>
      <w:sdtPr>
        <w:id w:val="-1300296756"/>
        <w:tag w:val="goog_rdk_2214"/>
      </w:sdtPr>
      <w:sdtContent>
        <w:p w:rsidR="00000000" w:rsidDel="00000000" w:rsidP="00000000" w:rsidRDefault="00000000" w:rsidRPr="00000000" w14:paraId="000002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5692709"/>
              <w:tag w:val="goog_rdk_2212"/>
            </w:sdtPr>
            <w:sdtContent>
              <w:ins w:author="Anonymous" w:id="66" w:date="2026-09-22T03:03:20Z"/>
              <w:sdt>
                <w:sdtPr>
                  <w:id w:val="-1442070885"/>
                  <w:tag w:val="goog_rdk_2213"/>
                </w:sdtPr>
                <w:sdtContent>
                  <w:ins w:author="Anonymous" w:id="66" w:date="2026-09-22T03:03:20Z">
                    <w:r w:rsidDel="00000000" w:rsidR="00000000" w:rsidRPr="00000000">
                      <w:rPr>
                        <w:rtl w:val="0"/>
                      </w:rPr>
                    </w:r>
                  </w:ins>
                </w:sdtContent>
              </w:sdt>
              <w:ins w:author="Anonymous" w:id="66" w:date="2026-09-22T03:03:20Z">
                <w:bookmarkStart w:colFirst="0" w:colLast="0" w:name="_heading=h.2gy9jzld9omr" w:id="419"/>
                <w:bookmarkEnd w:id="419"/>
              </w:ins>
            </w:sdtContent>
          </w:sdt>
        </w:p>
      </w:sdtContent>
    </w:sdt>
    <w:sdt>
      <w:sdtPr>
        <w:id w:val="-1812861532"/>
        <w:tag w:val="goog_rdk_2217"/>
      </w:sdtPr>
      <w:sdtContent>
        <w:p w:rsidR="00000000" w:rsidDel="00000000" w:rsidP="00000000" w:rsidRDefault="00000000" w:rsidRPr="00000000" w14:paraId="000002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8466067"/>
              <w:tag w:val="goog_rdk_2215"/>
            </w:sdtPr>
            <w:sdtContent>
              <w:ins w:author="Anonymous" w:id="66" w:date="2026-09-22T03:03:20Z"/>
              <w:sdt>
                <w:sdtPr>
                  <w:id w:val="516363837"/>
                  <w:tag w:val="goog_rdk_2216"/>
                </w:sdtPr>
                <w:sdtContent>
                  <w:ins w:author="Anonymous" w:id="66" w:date="2026-09-22T03:03:20Z">
                    <w:r w:rsidDel="00000000" w:rsidR="00000000" w:rsidRPr="00000000">
                      <w:rPr>
                        <w:rtl w:val="0"/>
                      </w:rPr>
                    </w:r>
                  </w:ins>
                </w:sdtContent>
              </w:sdt>
              <w:ins w:author="Anonymous" w:id="66" w:date="2026-09-22T03:03:20Z">
                <w:bookmarkStart w:colFirst="0" w:colLast="0" w:name="_heading=h.gdp0h1k6ryox" w:id="420"/>
                <w:bookmarkEnd w:id="420"/>
              </w:ins>
            </w:sdtContent>
          </w:sdt>
        </w:p>
      </w:sdtContent>
    </w:sdt>
    <w:sdt>
      <w:sdtPr>
        <w:id w:val="-942086005"/>
        <w:tag w:val="goog_rdk_2220"/>
      </w:sdtPr>
      <w:sdtContent>
        <w:p w:rsidR="00000000" w:rsidDel="00000000" w:rsidP="00000000" w:rsidRDefault="00000000" w:rsidRPr="00000000" w14:paraId="000002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0397535"/>
              <w:tag w:val="goog_rdk_2218"/>
            </w:sdtPr>
            <w:sdtContent>
              <w:ins w:author="Anonymous" w:id="66" w:date="2026-09-22T03:03:20Z"/>
              <w:sdt>
                <w:sdtPr>
                  <w:id w:val="865251430"/>
                  <w:tag w:val="goog_rdk_2219"/>
                </w:sdtPr>
                <w:sdtContent>
                  <w:ins w:author="Anonymous" w:id="66" w:date="2026-09-22T03:03:20Z">
                    <w:r w:rsidDel="00000000" w:rsidR="00000000" w:rsidRPr="00000000">
                      <w:rPr>
                        <w:rtl w:val="0"/>
                      </w:rPr>
                    </w:r>
                  </w:ins>
                </w:sdtContent>
              </w:sdt>
              <w:ins w:author="Anonymous" w:id="66" w:date="2026-09-22T03:03:20Z">
                <w:bookmarkStart w:colFirst="0" w:colLast="0" w:name="_heading=h.q7jzeut4vvns" w:id="421"/>
                <w:bookmarkEnd w:id="421"/>
              </w:ins>
            </w:sdtContent>
          </w:sdt>
        </w:p>
      </w:sdtContent>
    </w:sdt>
    <w:sdt>
      <w:sdtPr>
        <w:id w:val="-1898478280"/>
        <w:tag w:val="goog_rdk_2223"/>
      </w:sdtPr>
      <w:sdtContent>
        <w:p w:rsidR="00000000" w:rsidDel="00000000" w:rsidP="00000000" w:rsidRDefault="00000000" w:rsidRPr="00000000" w14:paraId="000002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3796558"/>
              <w:tag w:val="goog_rdk_2221"/>
            </w:sdtPr>
            <w:sdtContent>
              <w:ins w:author="Anonymous" w:id="66" w:date="2026-09-22T03:03:20Z"/>
              <w:sdt>
                <w:sdtPr>
                  <w:id w:val="-1618018997"/>
                  <w:tag w:val="goog_rdk_2222"/>
                </w:sdtPr>
                <w:sdtContent>
                  <w:ins w:author="Anonymous" w:id="66" w:date="2026-09-22T03:03:20Z">
                    <w:r w:rsidDel="00000000" w:rsidR="00000000" w:rsidRPr="00000000">
                      <w:rPr>
                        <w:rtl w:val="0"/>
                      </w:rPr>
                    </w:r>
                  </w:ins>
                </w:sdtContent>
              </w:sdt>
              <w:ins w:author="Anonymous" w:id="66" w:date="2026-09-22T03:03:20Z">
                <w:bookmarkStart w:colFirst="0" w:colLast="0" w:name="_heading=h.51srewbeykih" w:id="422"/>
                <w:bookmarkEnd w:id="422"/>
              </w:ins>
            </w:sdtContent>
          </w:sdt>
        </w:p>
      </w:sdtContent>
    </w:sdt>
    <w:sdt>
      <w:sdtPr>
        <w:id w:val="1804689356"/>
        <w:tag w:val="goog_rdk_2226"/>
      </w:sdtPr>
      <w:sdtContent>
        <w:p w:rsidR="00000000" w:rsidDel="00000000" w:rsidP="00000000" w:rsidRDefault="00000000" w:rsidRPr="00000000" w14:paraId="000002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5908639"/>
              <w:tag w:val="goog_rdk_2224"/>
            </w:sdtPr>
            <w:sdtContent>
              <w:ins w:author="Anonymous" w:id="66" w:date="2026-09-22T03:03:20Z"/>
              <w:sdt>
                <w:sdtPr>
                  <w:id w:val="1588237840"/>
                  <w:tag w:val="goog_rdk_2225"/>
                </w:sdtPr>
                <w:sdtContent>
                  <w:ins w:author="Anonymous" w:id="66" w:date="2026-09-22T03:03:20Z">
                    <w:r w:rsidDel="00000000" w:rsidR="00000000" w:rsidRPr="00000000">
                      <w:rPr>
                        <w:rtl w:val="0"/>
                      </w:rPr>
                    </w:r>
                  </w:ins>
                </w:sdtContent>
              </w:sdt>
              <w:ins w:author="Anonymous" w:id="66" w:date="2026-09-22T03:03:20Z">
                <w:bookmarkStart w:colFirst="0" w:colLast="0" w:name="_heading=h.334eu1rs83x9" w:id="423"/>
                <w:bookmarkEnd w:id="423"/>
              </w:ins>
            </w:sdtContent>
          </w:sdt>
        </w:p>
      </w:sdtContent>
    </w:sdt>
    <w:sdt>
      <w:sdtPr>
        <w:id w:val="-1324350960"/>
        <w:tag w:val="goog_rdk_2229"/>
      </w:sdtPr>
      <w:sdtContent>
        <w:p w:rsidR="00000000" w:rsidDel="00000000" w:rsidP="00000000" w:rsidRDefault="00000000" w:rsidRPr="00000000" w14:paraId="000002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5131549"/>
              <w:tag w:val="goog_rdk_2227"/>
            </w:sdtPr>
            <w:sdtContent>
              <w:ins w:author="Anonymous" w:id="66" w:date="2026-09-22T03:03:20Z"/>
              <w:sdt>
                <w:sdtPr>
                  <w:id w:val="-1926256208"/>
                  <w:tag w:val="goog_rdk_2228"/>
                </w:sdtPr>
                <w:sdtContent>
                  <w:ins w:author="Anonymous" w:id="66" w:date="2026-09-22T03:03:20Z">
                    <w:r w:rsidDel="00000000" w:rsidR="00000000" w:rsidRPr="00000000">
                      <w:rPr>
                        <w:rtl w:val="0"/>
                      </w:rPr>
                    </w:r>
                  </w:ins>
                </w:sdtContent>
              </w:sdt>
              <w:ins w:author="Anonymous" w:id="66" w:date="2026-09-22T03:03:20Z">
                <w:bookmarkStart w:colFirst="0" w:colLast="0" w:name="_heading=h.qb4fbjw9ey5d" w:id="424"/>
                <w:bookmarkEnd w:id="424"/>
              </w:ins>
            </w:sdtContent>
          </w:sdt>
        </w:p>
      </w:sdtContent>
    </w:sdt>
    <w:sdt>
      <w:sdtPr>
        <w:id w:val="-1633876224"/>
        <w:tag w:val="goog_rdk_2232"/>
      </w:sdtPr>
      <w:sdtContent>
        <w:p w:rsidR="00000000" w:rsidDel="00000000" w:rsidP="00000000" w:rsidRDefault="00000000" w:rsidRPr="00000000" w14:paraId="000002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6744933"/>
              <w:tag w:val="goog_rdk_2230"/>
            </w:sdtPr>
            <w:sdtContent>
              <w:ins w:author="Anonymous" w:id="66" w:date="2026-09-22T03:03:20Z"/>
              <w:sdt>
                <w:sdtPr>
                  <w:id w:val="86031462"/>
                  <w:tag w:val="goog_rdk_2231"/>
                </w:sdtPr>
                <w:sdtContent>
                  <w:ins w:author="Anonymous" w:id="66" w:date="2026-09-22T03:03:20Z">
                    <w:r w:rsidDel="00000000" w:rsidR="00000000" w:rsidRPr="00000000">
                      <w:rPr>
                        <w:rtl w:val="0"/>
                      </w:rPr>
                    </w:r>
                  </w:ins>
                </w:sdtContent>
              </w:sdt>
              <w:ins w:author="Anonymous" w:id="66" w:date="2026-09-22T03:03:20Z">
                <w:bookmarkStart w:colFirst="0" w:colLast="0" w:name="_heading=h.wuk8m0o6ljce" w:id="425"/>
                <w:bookmarkEnd w:id="425"/>
              </w:ins>
            </w:sdtContent>
          </w:sdt>
        </w:p>
      </w:sdtContent>
    </w:sdt>
    <w:sdt>
      <w:sdtPr>
        <w:id w:val="-2058710456"/>
        <w:tag w:val="goog_rdk_2235"/>
      </w:sdtPr>
      <w:sdtContent>
        <w:p w:rsidR="00000000" w:rsidDel="00000000" w:rsidP="00000000" w:rsidRDefault="00000000" w:rsidRPr="00000000" w14:paraId="000002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9213159"/>
              <w:tag w:val="goog_rdk_2233"/>
            </w:sdtPr>
            <w:sdtContent>
              <w:ins w:author="Anonymous" w:id="66" w:date="2026-09-22T03:03:20Z"/>
              <w:sdt>
                <w:sdtPr>
                  <w:id w:val="1241429486"/>
                  <w:tag w:val="goog_rdk_2234"/>
                </w:sdtPr>
                <w:sdtContent>
                  <w:ins w:author="Anonymous" w:id="66" w:date="2026-09-22T03:03:20Z">
                    <w:r w:rsidDel="00000000" w:rsidR="00000000" w:rsidRPr="00000000">
                      <w:rPr>
                        <w:rtl w:val="0"/>
                      </w:rPr>
                    </w:r>
                  </w:ins>
                </w:sdtContent>
              </w:sdt>
              <w:ins w:author="Anonymous" w:id="66" w:date="2026-09-22T03:03:20Z">
                <w:bookmarkStart w:colFirst="0" w:colLast="0" w:name="_heading=h.h6qqt23do5" w:id="426"/>
                <w:bookmarkEnd w:id="426"/>
              </w:ins>
            </w:sdtContent>
          </w:sdt>
        </w:p>
      </w:sdtContent>
    </w:sdt>
    <w:sdt>
      <w:sdtPr>
        <w:id w:val="10753984"/>
        <w:tag w:val="goog_rdk_2238"/>
      </w:sdtPr>
      <w:sdtContent>
        <w:p w:rsidR="00000000" w:rsidDel="00000000" w:rsidP="00000000" w:rsidRDefault="00000000" w:rsidRPr="00000000" w14:paraId="000002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5701920"/>
              <w:tag w:val="goog_rdk_2236"/>
            </w:sdtPr>
            <w:sdtContent>
              <w:ins w:author="Anonymous" w:id="66" w:date="2026-09-22T03:03:20Z"/>
              <w:sdt>
                <w:sdtPr>
                  <w:id w:val="-1999486820"/>
                  <w:tag w:val="goog_rdk_2237"/>
                </w:sdtPr>
                <w:sdtContent>
                  <w:ins w:author="Anonymous" w:id="66" w:date="2026-09-22T03:03:20Z">
                    <w:r w:rsidDel="00000000" w:rsidR="00000000" w:rsidRPr="00000000">
                      <w:rPr>
                        <w:rtl w:val="0"/>
                      </w:rPr>
                    </w:r>
                  </w:ins>
                </w:sdtContent>
              </w:sdt>
              <w:ins w:author="Anonymous" w:id="66" w:date="2026-09-22T03:03:20Z">
                <w:bookmarkStart w:colFirst="0" w:colLast="0" w:name="_heading=h.efy3dsz430yu" w:id="427"/>
                <w:bookmarkEnd w:id="427"/>
              </w:ins>
            </w:sdtContent>
          </w:sdt>
        </w:p>
      </w:sdtContent>
    </w:sdt>
    <w:sdt>
      <w:sdtPr>
        <w:id w:val="1094807703"/>
        <w:tag w:val="goog_rdk_2241"/>
      </w:sdtPr>
      <w:sdtContent>
        <w:p w:rsidR="00000000" w:rsidDel="00000000" w:rsidP="00000000" w:rsidRDefault="00000000" w:rsidRPr="00000000" w14:paraId="000002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6133092"/>
              <w:tag w:val="goog_rdk_2239"/>
            </w:sdtPr>
            <w:sdtContent>
              <w:ins w:author="Anonymous" w:id="66" w:date="2026-09-22T03:03:20Z"/>
              <w:sdt>
                <w:sdtPr>
                  <w:id w:val="-1819117918"/>
                  <w:tag w:val="goog_rdk_2240"/>
                </w:sdtPr>
                <w:sdtContent>
                  <w:ins w:author="Anonymous" w:id="66" w:date="2026-09-22T03:03:20Z">
                    <w:r w:rsidDel="00000000" w:rsidR="00000000" w:rsidRPr="00000000">
                      <w:rPr>
                        <w:rtl w:val="0"/>
                      </w:rPr>
                    </w:r>
                  </w:ins>
                </w:sdtContent>
              </w:sdt>
              <w:ins w:author="Anonymous" w:id="66" w:date="2026-09-22T03:03:20Z">
                <w:bookmarkStart w:colFirst="0" w:colLast="0" w:name="_heading=h.rj3hzm13i4w8" w:id="428"/>
                <w:bookmarkEnd w:id="428"/>
              </w:ins>
            </w:sdtContent>
          </w:sdt>
        </w:p>
      </w:sdtContent>
    </w:sdt>
    <w:sdt>
      <w:sdtPr>
        <w:id w:val="-986299819"/>
        <w:tag w:val="goog_rdk_2244"/>
      </w:sdtPr>
      <w:sdtContent>
        <w:p w:rsidR="00000000" w:rsidDel="00000000" w:rsidP="00000000" w:rsidRDefault="00000000" w:rsidRPr="00000000" w14:paraId="000002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6841935"/>
              <w:tag w:val="goog_rdk_2242"/>
            </w:sdtPr>
            <w:sdtContent>
              <w:ins w:author="Anonymous" w:id="66" w:date="2026-09-22T03:03:20Z"/>
              <w:sdt>
                <w:sdtPr>
                  <w:id w:val="-935140901"/>
                  <w:tag w:val="goog_rdk_2243"/>
                </w:sdtPr>
                <w:sdtContent>
                  <w:ins w:author="Anonymous" w:id="66" w:date="2026-09-22T03:03:20Z">
                    <w:r w:rsidDel="00000000" w:rsidR="00000000" w:rsidRPr="00000000">
                      <w:rPr>
                        <w:rtl w:val="0"/>
                      </w:rPr>
                    </w:r>
                  </w:ins>
                </w:sdtContent>
              </w:sdt>
              <w:ins w:author="Anonymous" w:id="66" w:date="2026-09-22T03:03:20Z">
                <w:bookmarkStart w:colFirst="0" w:colLast="0" w:name="_heading=h.qqqsz7cdd80g" w:id="429"/>
                <w:bookmarkEnd w:id="429"/>
              </w:ins>
            </w:sdtContent>
          </w:sdt>
        </w:p>
      </w:sdtContent>
    </w:sdt>
    <w:sdt>
      <w:sdtPr>
        <w:id w:val="-1617447537"/>
        <w:tag w:val="goog_rdk_2247"/>
      </w:sdtPr>
      <w:sdtContent>
        <w:p w:rsidR="00000000" w:rsidDel="00000000" w:rsidP="00000000" w:rsidRDefault="00000000" w:rsidRPr="00000000" w14:paraId="000002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6813992"/>
              <w:tag w:val="goog_rdk_2245"/>
            </w:sdtPr>
            <w:sdtContent>
              <w:ins w:author="Anonymous" w:id="66" w:date="2026-09-22T03:03:20Z"/>
              <w:sdt>
                <w:sdtPr>
                  <w:id w:val="-983381678"/>
                  <w:tag w:val="goog_rdk_2246"/>
                </w:sdtPr>
                <w:sdtContent>
                  <w:ins w:author="Anonymous" w:id="66" w:date="2026-09-22T03:03:20Z">
                    <w:r w:rsidDel="00000000" w:rsidR="00000000" w:rsidRPr="00000000">
                      <w:rPr>
                        <w:rtl w:val="0"/>
                      </w:rPr>
                    </w:r>
                  </w:ins>
                </w:sdtContent>
              </w:sdt>
              <w:ins w:author="Anonymous" w:id="66" w:date="2026-09-22T03:03:20Z">
                <w:bookmarkStart w:colFirst="0" w:colLast="0" w:name="_heading=h.f2tbqgd5m7me" w:id="430"/>
                <w:bookmarkEnd w:id="430"/>
              </w:ins>
            </w:sdtContent>
          </w:sdt>
        </w:p>
      </w:sdtContent>
    </w:sdt>
    <w:sdt>
      <w:sdtPr>
        <w:id w:val="-1651344431"/>
        <w:tag w:val="goog_rdk_2250"/>
      </w:sdtPr>
      <w:sdtContent>
        <w:p w:rsidR="00000000" w:rsidDel="00000000" w:rsidP="00000000" w:rsidRDefault="00000000" w:rsidRPr="00000000" w14:paraId="000002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1206739"/>
              <w:tag w:val="goog_rdk_2248"/>
            </w:sdtPr>
            <w:sdtContent>
              <w:ins w:author="Anonymous" w:id="66" w:date="2026-09-22T03:03:20Z"/>
              <w:sdt>
                <w:sdtPr>
                  <w:id w:val="-1501048779"/>
                  <w:tag w:val="goog_rdk_2249"/>
                </w:sdtPr>
                <w:sdtContent>
                  <w:ins w:author="Anonymous" w:id="66" w:date="2026-09-22T03:03:20Z">
                    <w:r w:rsidDel="00000000" w:rsidR="00000000" w:rsidRPr="00000000">
                      <w:rPr>
                        <w:rtl w:val="0"/>
                      </w:rPr>
                    </w:r>
                  </w:ins>
                </w:sdtContent>
              </w:sdt>
              <w:ins w:author="Anonymous" w:id="66" w:date="2026-09-22T03:03:20Z">
                <w:bookmarkStart w:colFirst="0" w:colLast="0" w:name="_heading=h.npeqy2qhbe7h" w:id="431"/>
                <w:bookmarkEnd w:id="431"/>
              </w:ins>
            </w:sdtContent>
          </w:sdt>
        </w:p>
      </w:sdtContent>
    </w:sdt>
    <w:sdt>
      <w:sdtPr>
        <w:id w:val="751511220"/>
        <w:tag w:val="goog_rdk_2253"/>
      </w:sdtPr>
      <w:sdtContent>
        <w:p w:rsidR="00000000" w:rsidDel="00000000" w:rsidP="00000000" w:rsidRDefault="00000000" w:rsidRPr="00000000" w14:paraId="000002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7628091"/>
              <w:tag w:val="goog_rdk_2251"/>
            </w:sdtPr>
            <w:sdtContent>
              <w:ins w:author="Anonymous" w:id="66" w:date="2026-09-22T03:03:20Z"/>
              <w:sdt>
                <w:sdtPr>
                  <w:id w:val="1161684031"/>
                  <w:tag w:val="goog_rdk_2252"/>
                </w:sdtPr>
                <w:sdtContent>
                  <w:ins w:author="Anonymous" w:id="66" w:date="2026-09-22T03:03:20Z">
                    <w:r w:rsidDel="00000000" w:rsidR="00000000" w:rsidRPr="00000000">
                      <w:rPr>
                        <w:rtl w:val="0"/>
                      </w:rPr>
                    </w:r>
                  </w:ins>
                </w:sdtContent>
              </w:sdt>
              <w:ins w:author="Anonymous" w:id="66" w:date="2026-09-22T03:03:20Z">
                <w:bookmarkStart w:colFirst="0" w:colLast="0" w:name="_heading=h.vjsxdpuzgzqm" w:id="432"/>
                <w:bookmarkEnd w:id="432"/>
              </w:ins>
            </w:sdtContent>
          </w:sdt>
        </w:p>
      </w:sdtContent>
    </w:sdt>
    <w:sdt>
      <w:sdtPr>
        <w:id w:val="-469578293"/>
        <w:tag w:val="goog_rdk_2256"/>
      </w:sdtPr>
      <w:sdtContent>
        <w:p w:rsidR="00000000" w:rsidDel="00000000" w:rsidP="00000000" w:rsidRDefault="00000000" w:rsidRPr="00000000" w14:paraId="000002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156422"/>
              <w:tag w:val="goog_rdk_2254"/>
            </w:sdtPr>
            <w:sdtContent>
              <w:ins w:author="Anonymous" w:id="66" w:date="2026-09-22T03:03:20Z"/>
              <w:sdt>
                <w:sdtPr>
                  <w:id w:val="-1551467304"/>
                  <w:tag w:val="goog_rdk_2255"/>
                </w:sdtPr>
                <w:sdtContent>
                  <w:ins w:author="Anonymous" w:id="66" w:date="2026-09-22T03:03:20Z">
                    <w:r w:rsidDel="00000000" w:rsidR="00000000" w:rsidRPr="00000000">
                      <w:rPr>
                        <w:rtl w:val="0"/>
                      </w:rPr>
                    </w:r>
                  </w:ins>
                </w:sdtContent>
              </w:sdt>
              <w:ins w:author="Anonymous" w:id="66" w:date="2026-09-22T03:03:20Z">
                <w:bookmarkStart w:colFirst="0" w:colLast="0" w:name="_heading=h.rcb6r2bnwkz5" w:id="433"/>
                <w:bookmarkEnd w:id="433"/>
              </w:ins>
            </w:sdtContent>
          </w:sdt>
        </w:p>
      </w:sdtContent>
    </w:sdt>
    <w:sdt>
      <w:sdtPr>
        <w:id w:val="-197523897"/>
        <w:tag w:val="goog_rdk_2259"/>
      </w:sdtPr>
      <w:sdtContent>
        <w:p w:rsidR="00000000" w:rsidDel="00000000" w:rsidP="00000000" w:rsidRDefault="00000000" w:rsidRPr="00000000" w14:paraId="000002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6358536"/>
              <w:tag w:val="goog_rdk_2257"/>
            </w:sdtPr>
            <w:sdtContent>
              <w:ins w:author="Anonymous" w:id="66" w:date="2026-09-22T03:03:20Z"/>
              <w:sdt>
                <w:sdtPr>
                  <w:id w:val="915482683"/>
                  <w:tag w:val="goog_rdk_2258"/>
                </w:sdtPr>
                <w:sdtContent>
                  <w:ins w:author="Anonymous" w:id="66" w:date="2026-09-22T03:03:20Z">
                    <w:r w:rsidDel="00000000" w:rsidR="00000000" w:rsidRPr="00000000">
                      <w:rPr>
                        <w:rtl w:val="0"/>
                      </w:rPr>
                    </w:r>
                  </w:ins>
                </w:sdtContent>
              </w:sdt>
              <w:ins w:author="Anonymous" w:id="66" w:date="2026-09-22T03:03:20Z">
                <w:bookmarkStart w:colFirst="0" w:colLast="0" w:name="_heading=h.vjhiei86s8b1" w:id="434"/>
                <w:bookmarkEnd w:id="434"/>
              </w:ins>
            </w:sdtContent>
          </w:sdt>
        </w:p>
      </w:sdtContent>
    </w:sdt>
    <w:sdt>
      <w:sdtPr>
        <w:id w:val="-1781782458"/>
        <w:tag w:val="goog_rdk_2262"/>
      </w:sdtPr>
      <w:sdtContent>
        <w:p w:rsidR="00000000" w:rsidDel="00000000" w:rsidP="00000000" w:rsidRDefault="00000000" w:rsidRPr="00000000" w14:paraId="000002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621107"/>
              <w:tag w:val="goog_rdk_2260"/>
            </w:sdtPr>
            <w:sdtContent>
              <w:ins w:author="Anonymous" w:id="66" w:date="2026-09-22T03:03:20Z"/>
              <w:sdt>
                <w:sdtPr>
                  <w:id w:val="1099393742"/>
                  <w:tag w:val="goog_rdk_2261"/>
                </w:sdtPr>
                <w:sdtContent>
                  <w:ins w:author="Anonymous" w:id="66" w:date="2026-09-22T03:03:20Z">
                    <w:r w:rsidDel="00000000" w:rsidR="00000000" w:rsidRPr="00000000">
                      <w:rPr>
                        <w:rtl w:val="0"/>
                      </w:rPr>
                    </w:r>
                  </w:ins>
                </w:sdtContent>
              </w:sdt>
              <w:ins w:author="Anonymous" w:id="66" w:date="2026-09-22T03:03:20Z">
                <w:bookmarkStart w:colFirst="0" w:colLast="0" w:name="_heading=h.hmxpb840nq1m" w:id="435"/>
                <w:bookmarkEnd w:id="435"/>
              </w:ins>
            </w:sdtContent>
          </w:sdt>
        </w:p>
      </w:sdtContent>
    </w:sdt>
    <w:sdt>
      <w:sdtPr>
        <w:id w:val="1876001807"/>
        <w:tag w:val="goog_rdk_2266"/>
      </w:sdtPr>
      <w:sdtContent>
        <w:p w:rsidR="00000000" w:rsidDel="00000000" w:rsidP="00000000" w:rsidRDefault="00000000" w:rsidRPr="00000000" w14:paraId="000002FB">
          <w:pPr>
            <w:pStyle w:val="Heading3"/>
            <w:keepNext w:val="0"/>
            <w:keepLines w:val="0"/>
            <w:spacing w:before="280" w:lineRule="auto"/>
            <w:rPr>
              <w:ins w:author="Shalini Vedakumari" w:id="69" w:date="2026-09-22T13:05:1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9751981"/>
              <w:tag w:val="goog_rdk_2264"/>
            </w:sdtPr>
            <w:sdtContent>
              <w:ins w:author="Shalini Vedakumari" w:id="69" w:date="2026-09-22T13:05:10Z"/>
              <w:sdt>
                <w:sdtPr>
                  <w:id w:val="-784333808"/>
                  <w:tag w:val="goog_rdk_2265"/>
                </w:sdtPr>
                <w:sdtContent>
                  <w:ins w:author="Shalini Vedakumari" w:id="69" w:date="2026-09-22T13:05:10Z">
                    <w:r w:rsidDel="00000000" w:rsidR="00000000" w:rsidRPr="00000000">
                      <w:rPr>
                        <w:rtl w:val="0"/>
                      </w:rPr>
                    </w:r>
                  </w:ins>
                </w:sdtContent>
              </w:sdt>
              <w:ins w:author="Shalini Vedakumari" w:id="69" w:date="2026-09-22T13:05:10Z">
                <w:bookmarkStart w:colFirst="0" w:colLast="0" w:name="_heading=h.1o3yxhp6jptt" w:id="436"/>
                <w:bookmarkEnd w:id="436"/>
              </w:ins>
            </w:sdtContent>
          </w:sdt>
        </w:p>
      </w:sdtContent>
    </w:sdt>
    <w:sdt>
      <w:sdtPr>
        <w:id w:val="-653335963"/>
        <w:tag w:val="goog_rdk_2269"/>
      </w:sdtPr>
      <w:sdtContent>
        <w:p w:rsidR="00000000" w:rsidDel="00000000" w:rsidP="00000000" w:rsidRDefault="00000000" w:rsidRPr="00000000" w14:paraId="000002FC">
          <w:pPr>
            <w:rPr>
              <w:ins w:author="Shalini Vedakumari" w:id="69" w:date="2026-09-22T13:05:1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
          <w:sdt>
            <w:sdtPr>
              <w:id w:val="891092323"/>
              <w:tag w:val="goog_rdk_2267"/>
            </w:sdtPr>
            <w:sdtContent>
              <w:ins w:author="Shalini Vedakumari" w:id="69" w:date="2026-09-22T13:05:10Z"/>
              <w:sdt>
                <w:sdtPr>
                  <w:id w:val="-1857798246"/>
                  <w:tag w:val="goog_rdk_2268"/>
                </w:sdtPr>
                <w:sdtContent>
                  <w:ins w:author="Shalini Vedakumari" w:id="69" w:date="2026-09-22T13:05:10Z">
                    <w:r w:rsidDel="00000000" w:rsidR="00000000" w:rsidRPr="00000000">
                      <w:rPr>
                        <w:rtl w:val="0"/>
                      </w:rPr>
                    </w:r>
                  </w:ins>
                </w:sdtContent>
              </w:sdt>
              <w:ins w:author="Shalini Vedakumari" w:id="69" w:date="2026-09-22T13:05:10Z"/>
            </w:sdtContent>
          </w:sdt>
        </w:p>
      </w:sdtContent>
    </w:sdt>
    <w:sdt>
      <w:sdtPr>
        <w:id w:val="1201865476"/>
        <w:tag w:val="goog_rdk_2272"/>
      </w:sdtPr>
      <w:sdtContent>
        <w:p w:rsidR="00000000" w:rsidDel="00000000" w:rsidP="00000000" w:rsidRDefault="00000000" w:rsidRPr="00000000" w14:paraId="000002FD">
          <w:pPr>
            <w:rPr>
              <w:ins w:author="Shalini Vedakumari" w:id="69" w:date="2026-09-22T13:05:1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
          <w:sdt>
            <w:sdtPr>
              <w:id w:val="-84781177"/>
              <w:tag w:val="goog_rdk_2270"/>
            </w:sdtPr>
            <w:sdtContent>
              <w:ins w:author="Shalini Vedakumari" w:id="69" w:date="2026-09-22T13:05:10Z"/>
              <w:sdt>
                <w:sdtPr>
                  <w:id w:val="-1788494564"/>
                  <w:tag w:val="goog_rdk_2271"/>
                </w:sdtPr>
                <w:sdtContent>
                  <w:ins w:author="Shalini Vedakumari" w:id="69" w:date="2026-09-22T13:05:10Z">
                    <w:r w:rsidDel="00000000" w:rsidR="00000000" w:rsidRPr="00000000">
                      <w:rPr>
                        <w:rtl w:val="0"/>
                      </w:rPr>
                    </w:r>
                  </w:ins>
                </w:sdtContent>
              </w:sdt>
              <w:ins w:author="Shalini Vedakumari" w:id="69" w:date="2026-09-22T13:05:10Z"/>
            </w:sdtContent>
          </w:sdt>
        </w:p>
      </w:sdtContent>
    </w:sdt>
    <w:sdt>
      <w:sdtPr>
        <w:id w:val="1811314234"/>
        <w:tag w:val="goog_rdk_2275"/>
      </w:sdtPr>
      <w:sdtContent>
        <w:p w:rsidR="00000000" w:rsidDel="00000000" w:rsidP="00000000" w:rsidRDefault="00000000" w:rsidRPr="00000000" w14:paraId="000002FE">
          <w:pPr>
            <w:rPr>
              <w:ins w:author="Shalini Vedakumari" w:id="69" w:date="2026-09-22T13:05:1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
          <w:sdt>
            <w:sdtPr>
              <w:id w:val="-1671542240"/>
              <w:tag w:val="goog_rdk_2273"/>
            </w:sdtPr>
            <w:sdtContent>
              <w:ins w:author="Shalini Vedakumari" w:id="69" w:date="2026-09-22T13:05:10Z"/>
              <w:sdt>
                <w:sdtPr>
                  <w:id w:val="-285000107"/>
                  <w:tag w:val="goog_rdk_2274"/>
                </w:sdtPr>
                <w:sdtContent>
                  <w:ins w:author="Shalini Vedakumari" w:id="69" w:date="2026-09-22T13:05:10Z">
                    <w:r w:rsidDel="00000000" w:rsidR="00000000" w:rsidRPr="00000000">
                      <w:rPr>
                        <w:rtl w:val="0"/>
                      </w:rPr>
                    </w:r>
                  </w:ins>
                </w:sdtContent>
              </w:sdt>
              <w:ins w:author="Shalini Vedakumari" w:id="69" w:date="2026-09-22T13:05:10Z"/>
            </w:sdtContent>
          </w:sdt>
        </w:p>
      </w:sdtContent>
    </w:sdt>
    <w:sdt>
      <w:sdtPr>
        <w:id w:val="-1166678261"/>
        <w:tag w:val="goog_rdk_2279"/>
      </w:sdtPr>
      <w:sdtContent>
        <w:p w:rsidR="00000000" w:rsidDel="00000000" w:rsidP="00000000" w:rsidRDefault="00000000" w:rsidRPr="00000000" w14:paraId="000002FF">
          <w:pPr>
            <w:rPr>
              <w:ins w:author="Anonymous" w:id="66" w:date="2026-09-22T03:03:2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Change w:author="Shalini Vedakumari" w:id="0" w:date="2026-09-22T13:05:10Z">
              <w:pPr>
                <w:pStyle w:val="Heading3"/>
                <w:keepNext w:val="0"/>
                <w:keepLines w:val="0"/>
                <w:spacing w:before="280" w:lineRule="auto"/>
              </w:pPr>
            </w:pPrChange>
          </w:pPr>
          <w:sdt>
            <w:sdtPr>
              <w:id w:val="-1856391310"/>
              <w:tag w:val="goog_rdk_2277"/>
            </w:sdtPr>
            <w:sdtContent>
              <w:ins w:author="Anonymous" w:id="66" w:date="2026-09-22T03:03:20Z"/>
              <w:sdt>
                <w:sdtPr>
                  <w:id w:val="-798277061"/>
                  <w:tag w:val="goog_rdk_2278"/>
                </w:sdtPr>
                <w:sdtContent>
                  <w:ins w:author="Anonymous" w:id="66" w:date="2026-09-22T03:03:20Z">
                    <w:r w:rsidDel="00000000" w:rsidR="00000000" w:rsidRPr="00000000">
                      <w:rPr>
                        <w:rtl w:val="0"/>
                      </w:rPr>
                    </w:r>
                  </w:ins>
                </w:sdtContent>
              </w:sdt>
              <w:ins w:author="Anonymous" w:id="66" w:date="2026-09-22T03:03:20Z">
                <w:bookmarkStart w:colFirst="0" w:colLast="0" w:name="_heading=h.2d5v9lh6171e" w:id="437"/>
                <w:bookmarkEnd w:id="437"/>
              </w:ins>
            </w:sdtContent>
          </w:sdt>
        </w:p>
      </w:sdtContent>
    </w:sdt>
    <w:sdt>
      <w:sdtPr>
        <w:id w:val="1767600214"/>
        <w:tag w:val="goog_rdk_2282"/>
      </w:sdtPr>
      <w:sdtContent>
        <w:p w:rsidR="00000000" w:rsidDel="00000000" w:rsidP="00000000" w:rsidRDefault="00000000" w:rsidRPr="00000000" w14:paraId="000003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2333096"/>
              <w:tag w:val="goog_rdk_2280"/>
            </w:sdtPr>
            <w:sdtContent>
              <w:ins w:author="Anonymous" w:id="66" w:date="2026-09-22T03:03:20Z"/>
              <w:sdt>
                <w:sdtPr>
                  <w:id w:val="-847298030"/>
                  <w:tag w:val="goog_rdk_2281"/>
                </w:sdtPr>
                <w:sdtContent>
                  <w:ins w:author="Anonymous" w:id="66" w:date="2026-09-22T03:03:20Z">
                    <w:r w:rsidDel="00000000" w:rsidR="00000000" w:rsidRPr="00000000">
                      <w:rPr>
                        <w:rtl w:val="0"/>
                      </w:rPr>
                    </w:r>
                  </w:ins>
                </w:sdtContent>
              </w:sdt>
              <w:ins w:author="Anonymous" w:id="66" w:date="2026-09-22T03:03:20Z">
                <w:bookmarkStart w:colFirst="0" w:colLast="0" w:name="_heading=h.ne5zam5v7l8z" w:id="438"/>
                <w:bookmarkEnd w:id="438"/>
              </w:ins>
            </w:sdtContent>
          </w:sdt>
        </w:p>
      </w:sdtContent>
    </w:sdt>
    <w:sdt>
      <w:sdtPr>
        <w:id w:val="-192627593"/>
        <w:tag w:val="goog_rdk_2285"/>
      </w:sdtPr>
      <w:sdtContent>
        <w:p w:rsidR="00000000" w:rsidDel="00000000" w:rsidP="00000000" w:rsidRDefault="00000000" w:rsidRPr="00000000" w14:paraId="000003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026719"/>
              <w:tag w:val="goog_rdk_2283"/>
            </w:sdtPr>
            <w:sdtContent>
              <w:ins w:author="Anonymous" w:id="66" w:date="2026-09-22T03:03:20Z"/>
              <w:sdt>
                <w:sdtPr>
                  <w:id w:val="1277932174"/>
                  <w:tag w:val="goog_rdk_2284"/>
                </w:sdtPr>
                <w:sdtContent>
                  <w:ins w:author="Anonymous" w:id="66" w:date="2026-09-22T03:03:20Z">
                    <w:r w:rsidDel="00000000" w:rsidR="00000000" w:rsidRPr="00000000">
                      <w:rPr>
                        <w:rtl w:val="0"/>
                      </w:rPr>
                    </w:r>
                  </w:ins>
                </w:sdtContent>
              </w:sdt>
              <w:ins w:author="Anonymous" w:id="66" w:date="2026-09-22T03:03:20Z">
                <w:bookmarkStart w:colFirst="0" w:colLast="0" w:name="_heading=h.8h8i1thiby04" w:id="439"/>
                <w:bookmarkEnd w:id="439"/>
              </w:ins>
            </w:sdtContent>
          </w:sdt>
        </w:p>
      </w:sdtContent>
    </w:sdt>
    <w:sdt>
      <w:sdtPr>
        <w:id w:val="-1099717974"/>
        <w:tag w:val="goog_rdk_2288"/>
      </w:sdtPr>
      <w:sdtContent>
        <w:p w:rsidR="00000000" w:rsidDel="00000000" w:rsidP="00000000" w:rsidRDefault="00000000" w:rsidRPr="00000000" w14:paraId="000003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4254516"/>
              <w:tag w:val="goog_rdk_2286"/>
            </w:sdtPr>
            <w:sdtContent>
              <w:ins w:author="Anonymous" w:id="66" w:date="2026-09-22T03:03:20Z"/>
              <w:sdt>
                <w:sdtPr>
                  <w:id w:val="1830908158"/>
                  <w:tag w:val="goog_rdk_2287"/>
                </w:sdtPr>
                <w:sdtContent>
                  <w:ins w:author="Anonymous" w:id="66" w:date="2026-09-22T03:03:20Z">
                    <w:r w:rsidDel="00000000" w:rsidR="00000000" w:rsidRPr="00000000">
                      <w:rPr>
                        <w:rtl w:val="0"/>
                      </w:rPr>
                    </w:r>
                  </w:ins>
                </w:sdtContent>
              </w:sdt>
              <w:ins w:author="Anonymous" w:id="66" w:date="2026-09-22T03:03:20Z">
                <w:bookmarkStart w:colFirst="0" w:colLast="0" w:name="_heading=h.ptik7ln0zh04" w:id="440"/>
                <w:bookmarkEnd w:id="440"/>
              </w:ins>
            </w:sdtContent>
          </w:sdt>
        </w:p>
      </w:sdtContent>
    </w:sdt>
    <w:sdt>
      <w:sdtPr>
        <w:id w:val="215536141"/>
        <w:tag w:val="goog_rdk_2291"/>
      </w:sdtPr>
      <w:sdtContent>
        <w:p w:rsidR="00000000" w:rsidDel="00000000" w:rsidP="00000000" w:rsidRDefault="00000000" w:rsidRPr="00000000" w14:paraId="000003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2115378"/>
              <w:tag w:val="goog_rdk_2289"/>
            </w:sdtPr>
            <w:sdtContent>
              <w:ins w:author="Anonymous" w:id="66" w:date="2026-09-22T03:03:20Z"/>
              <w:sdt>
                <w:sdtPr>
                  <w:id w:val="-1117149452"/>
                  <w:tag w:val="goog_rdk_2290"/>
                </w:sdtPr>
                <w:sdtContent>
                  <w:ins w:author="Anonymous" w:id="66" w:date="2026-09-22T03:03:20Z">
                    <w:r w:rsidDel="00000000" w:rsidR="00000000" w:rsidRPr="00000000">
                      <w:rPr>
                        <w:rtl w:val="0"/>
                      </w:rPr>
                    </w:r>
                  </w:ins>
                </w:sdtContent>
              </w:sdt>
              <w:ins w:author="Anonymous" w:id="66" w:date="2026-09-22T03:03:20Z">
                <w:bookmarkStart w:colFirst="0" w:colLast="0" w:name="_heading=h.9fe1dvsj0yp0" w:id="441"/>
                <w:bookmarkEnd w:id="441"/>
              </w:ins>
            </w:sdtContent>
          </w:sdt>
        </w:p>
      </w:sdtContent>
    </w:sdt>
    <w:sdt>
      <w:sdtPr>
        <w:id w:val="132652943"/>
        <w:tag w:val="goog_rdk_2294"/>
      </w:sdtPr>
      <w:sdtContent>
        <w:p w:rsidR="00000000" w:rsidDel="00000000" w:rsidP="00000000" w:rsidRDefault="00000000" w:rsidRPr="00000000" w14:paraId="000003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8978662"/>
              <w:tag w:val="goog_rdk_2292"/>
            </w:sdtPr>
            <w:sdtContent>
              <w:ins w:author="Anonymous" w:id="66" w:date="2026-09-22T03:03:20Z"/>
              <w:sdt>
                <w:sdtPr>
                  <w:id w:val="-2056637561"/>
                  <w:tag w:val="goog_rdk_2293"/>
                </w:sdtPr>
                <w:sdtContent>
                  <w:ins w:author="Anonymous" w:id="66" w:date="2026-09-22T03:03:20Z">
                    <w:r w:rsidDel="00000000" w:rsidR="00000000" w:rsidRPr="00000000">
                      <w:rPr>
                        <w:rtl w:val="0"/>
                      </w:rPr>
                    </w:r>
                  </w:ins>
                </w:sdtContent>
              </w:sdt>
              <w:ins w:author="Anonymous" w:id="66" w:date="2026-09-22T03:03:20Z">
                <w:bookmarkStart w:colFirst="0" w:colLast="0" w:name="_heading=h.rbouud29d6lo" w:id="442"/>
                <w:bookmarkEnd w:id="442"/>
              </w:ins>
            </w:sdtContent>
          </w:sdt>
        </w:p>
      </w:sdtContent>
    </w:sdt>
    <w:sdt>
      <w:sdtPr>
        <w:id w:val="-646438112"/>
        <w:tag w:val="goog_rdk_2297"/>
      </w:sdtPr>
      <w:sdtContent>
        <w:p w:rsidR="00000000" w:rsidDel="00000000" w:rsidP="00000000" w:rsidRDefault="00000000" w:rsidRPr="00000000" w14:paraId="000003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5696659"/>
              <w:tag w:val="goog_rdk_2295"/>
            </w:sdtPr>
            <w:sdtContent>
              <w:ins w:author="Anonymous" w:id="66" w:date="2026-09-22T03:03:20Z"/>
              <w:sdt>
                <w:sdtPr>
                  <w:id w:val="77619445"/>
                  <w:tag w:val="goog_rdk_2296"/>
                </w:sdtPr>
                <w:sdtContent>
                  <w:ins w:author="Anonymous" w:id="66" w:date="2026-09-22T03:03:20Z">
                    <w:r w:rsidDel="00000000" w:rsidR="00000000" w:rsidRPr="00000000">
                      <w:rPr>
                        <w:rtl w:val="0"/>
                      </w:rPr>
                    </w:r>
                  </w:ins>
                </w:sdtContent>
              </w:sdt>
              <w:ins w:author="Anonymous" w:id="66" w:date="2026-09-22T03:03:20Z">
                <w:bookmarkStart w:colFirst="0" w:colLast="0" w:name="_heading=h.fp5owd8y8z8i" w:id="443"/>
                <w:bookmarkEnd w:id="443"/>
              </w:ins>
            </w:sdtContent>
          </w:sdt>
        </w:p>
      </w:sdtContent>
    </w:sdt>
    <w:sdt>
      <w:sdtPr>
        <w:id w:val="-1140381734"/>
        <w:tag w:val="goog_rdk_2300"/>
      </w:sdtPr>
      <w:sdtContent>
        <w:p w:rsidR="00000000" w:rsidDel="00000000" w:rsidP="00000000" w:rsidRDefault="00000000" w:rsidRPr="00000000" w14:paraId="000003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9247674"/>
              <w:tag w:val="goog_rdk_2298"/>
            </w:sdtPr>
            <w:sdtContent>
              <w:ins w:author="Anonymous" w:id="66" w:date="2026-09-22T03:03:20Z"/>
              <w:sdt>
                <w:sdtPr>
                  <w:id w:val="-57939525"/>
                  <w:tag w:val="goog_rdk_2299"/>
                </w:sdtPr>
                <w:sdtContent>
                  <w:ins w:author="Anonymous" w:id="66" w:date="2026-09-22T03:03:20Z">
                    <w:r w:rsidDel="00000000" w:rsidR="00000000" w:rsidRPr="00000000">
                      <w:rPr>
                        <w:rtl w:val="0"/>
                      </w:rPr>
                    </w:r>
                  </w:ins>
                </w:sdtContent>
              </w:sdt>
              <w:ins w:author="Anonymous" w:id="66" w:date="2026-09-22T03:03:20Z">
                <w:bookmarkStart w:colFirst="0" w:colLast="0" w:name="_heading=h.qkho5sq1qw5r" w:id="444"/>
                <w:bookmarkEnd w:id="444"/>
              </w:ins>
            </w:sdtContent>
          </w:sdt>
        </w:p>
      </w:sdtContent>
    </w:sdt>
    <w:sdt>
      <w:sdtPr>
        <w:id w:val="-218142091"/>
        <w:tag w:val="goog_rdk_2303"/>
      </w:sdtPr>
      <w:sdtContent>
        <w:p w:rsidR="00000000" w:rsidDel="00000000" w:rsidP="00000000" w:rsidRDefault="00000000" w:rsidRPr="00000000" w14:paraId="000003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8363860"/>
              <w:tag w:val="goog_rdk_2301"/>
            </w:sdtPr>
            <w:sdtContent>
              <w:ins w:author="Anonymous" w:id="66" w:date="2026-09-22T03:03:20Z"/>
              <w:sdt>
                <w:sdtPr>
                  <w:id w:val="42225744"/>
                  <w:tag w:val="goog_rdk_2302"/>
                </w:sdtPr>
                <w:sdtContent>
                  <w:ins w:author="Anonymous" w:id="66" w:date="2026-09-22T03:03:20Z">
                    <w:r w:rsidDel="00000000" w:rsidR="00000000" w:rsidRPr="00000000">
                      <w:rPr>
                        <w:rtl w:val="0"/>
                      </w:rPr>
                    </w:r>
                  </w:ins>
                </w:sdtContent>
              </w:sdt>
              <w:ins w:author="Anonymous" w:id="66" w:date="2026-09-22T03:03:20Z">
                <w:bookmarkStart w:colFirst="0" w:colLast="0" w:name="_heading=h.7jee9129mz5j" w:id="445"/>
                <w:bookmarkEnd w:id="445"/>
              </w:ins>
            </w:sdtContent>
          </w:sdt>
        </w:p>
      </w:sdtContent>
    </w:sdt>
    <w:sdt>
      <w:sdtPr>
        <w:id w:val="-1227577893"/>
        <w:tag w:val="goog_rdk_2306"/>
      </w:sdtPr>
      <w:sdtContent>
        <w:p w:rsidR="00000000" w:rsidDel="00000000" w:rsidP="00000000" w:rsidRDefault="00000000" w:rsidRPr="00000000" w14:paraId="000003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0023752"/>
              <w:tag w:val="goog_rdk_2304"/>
            </w:sdtPr>
            <w:sdtContent>
              <w:ins w:author="Anonymous" w:id="66" w:date="2026-09-22T03:03:20Z"/>
              <w:sdt>
                <w:sdtPr>
                  <w:id w:val="-1921874295"/>
                  <w:tag w:val="goog_rdk_2305"/>
                </w:sdtPr>
                <w:sdtContent>
                  <w:ins w:author="Anonymous" w:id="66" w:date="2026-09-22T03:03:20Z">
                    <w:r w:rsidDel="00000000" w:rsidR="00000000" w:rsidRPr="00000000">
                      <w:rPr>
                        <w:rtl w:val="0"/>
                      </w:rPr>
                    </w:r>
                  </w:ins>
                </w:sdtContent>
              </w:sdt>
              <w:ins w:author="Anonymous" w:id="66" w:date="2026-09-22T03:03:20Z">
                <w:bookmarkStart w:colFirst="0" w:colLast="0" w:name="_heading=h.9wl8qfekmsii" w:id="446"/>
                <w:bookmarkEnd w:id="446"/>
              </w:ins>
            </w:sdtContent>
          </w:sdt>
        </w:p>
      </w:sdtContent>
    </w:sdt>
    <w:sdt>
      <w:sdtPr>
        <w:id w:val="416609369"/>
        <w:tag w:val="goog_rdk_2309"/>
      </w:sdtPr>
      <w:sdtContent>
        <w:p w:rsidR="00000000" w:rsidDel="00000000" w:rsidP="00000000" w:rsidRDefault="00000000" w:rsidRPr="00000000" w14:paraId="000003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7719381"/>
              <w:tag w:val="goog_rdk_2307"/>
            </w:sdtPr>
            <w:sdtContent>
              <w:ins w:author="Anonymous" w:id="66" w:date="2026-09-22T03:03:20Z"/>
              <w:sdt>
                <w:sdtPr>
                  <w:id w:val="-1716985340"/>
                  <w:tag w:val="goog_rdk_2308"/>
                </w:sdtPr>
                <w:sdtContent>
                  <w:ins w:author="Anonymous" w:id="66" w:date="2026-09-22T03:03:20Z">
                    <w:r w:rsidDel="00000000" w:rsidR="00000000" w:rsidRPr="00000000">
                      <w:rPr>
                        <w:rtl w:val="0"/>
                      </w:rPr>
                    </w:r>
                  </w:ins>
                </w:sdtContent>
              </w:sdt>
              <w:ins w:author="Anonymous" w:id="66" w:date="2026-09-22T03:03:20Z">
                <w:bookmarkStart w:colFirst="0" w:colLast="0" w:name="_heading=h.62wjxqc0xa9j" w:id="447"/>
                <w:bookmarkEnd w:id="447"/>
              </w:ins>
            </w:sdtContent>
          </w:sdt>
        </w:p>
      </w:sdtContent>
    </w:sdt>
    <w:sdt>
      <w:sdtPr>
        <w:id w:val="-1010369430"/>
        <w:tag w:val="goog_rdk_2312"/>
      </w:sdtPr>
      <w:sdtContent>
        <w:p w:rsidR="00000000" w:rsidDel="00000000" w:rsidP="00000000" w:rsidRDefault="00000000" w:rsidRPr="00000000" w14:paraId="000003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6434361"/>
              <w:tag w:val="goog_rdk_2310"/>
            </w:sdtPr>
            <w:sdtContent>
              <w:ins w:author="Anonymous" w:id="66" w:date="2026-09-22T03:03:20Z"/>
              <w:sdt>
                <w:sdtPr>
                  <w:id w:val="173237322"/>
                  <w:tag w:val="goog_rdk_2311"/>
                </w:sdtPr>
                <w:sdtContent>
                  <w:ins w:author="Anonymous" w:id="66" w:date="2026-09-22T03:03:20Z">
                    <w:r w:rsidDel="00000000" w:rsidR="00000000" w:rsidRPr="00000000">
                      <w:rPr>
                        <w:rtl w:val="0"/>
                      </w:rPr>
                    </w:r>
                  </w:ins>
                </w:sdtContent>
              </w:sdt>
              <w:ins w:author="Anonymous" w:id="66" w:date="2026-09-22T03:03:20Z">
                <w:bookmarkStart w:colFirst="0" w:colLast="0" w:name="_heading=h.o1643jm2po7r" w:id="448"/>
                <w:bookmarkEnd w:id="448"/>
              </w:ins>
            </w:sdtContent>
          </w:sdt>
        </w:p>
      </w:sdtContent>
    </w:sdt>
    <w:sdt>
      <w:sdtPr>
        <w:id w:val="1202679672"/>
        <w:tag w:val="goog_rdk_2315"/>
      </w:sdtPr>
      <w:sdtContent>
        <w:p w:rsidR="00000000" w:rsidDel="00000000" w:rsidP="00000000" w:rsidRDefault="00000000" w:rsidRPr="00000000" w14:paraId="000003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4020431"/>
              <w:tag w:val="goog_rdk_2313"/>
            </w:sdtPr>
            <w:sdtContent>
              <w:ins w:author="Anonymous" w:id="66" w:date="2026-09-22T03:03:20Z"/>
              <w:sdt>
                <w:sdtPr>
                  <w:id w:val="-1522905020"/>
                  <w:tag w:val="goog_rdk_2314"/>
                </w:sdtPr>
                <w:sdtContent>
                  <w:ins w:author="Anonymous" w:id="66" w:date="2026-09-22T03:03:20Z">
                    <w:r w:rsidDel="00000000" w:rsidR="00000000" w:rsidRPr="00000000">
                      <w:rPr>
                        <w:rtl w:val="0"/>
                      </w:rPr>
                    </w:r>
                  </w:ins>
                </w:sdtContent>
              </w:sdt>
              <w:ins w:author="Anonymous" w:id="66" w:date="2026-09-22T03:03:20Z">
                <w:bookmarkStart w:colFirst="0" w:colLast="0" w:name="_heading=h.h3pod0ew9oki" w:id="449"/>
                <w:bookmarkEnd w:id="449"/>
              </w:ins>
            </w:sdtContent>
          </w:sdt>
        </w:p>
      </w:sdtContent>
    </w:sdt>
    <w:sdt>
      <w:sdtPr>
        <w:id w:val="1347934301"/>
        <w:tag w:val="goog_rdk_2318"/>
      </w:sdtPr>
      <w:sdtContent>
        <w:p w:rsidR="00000000" w:rsidDel="00000000" w:rsidP="00000000" w:rsidRDefault="00000000" w:rsidRPr="00000000" w14:paraId="000003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3084194"/>
              <w:tag w:val="goog_rdk_2316"/>
            </w:sdtPr>
            <w:sdtContent>
              <w:ins w:author="Anonymous" w:id="66" w:date="2026-09-22T03:03:20Z"/>
              <w:sdt>
                <w:sdtPr>
                  <w:id w:val="-1563356743"/>
                  <w:tag w:val="goog_rdk_2317"/>
                </w:sdtPr>
                <w:sdtContent>
                  <w:ins w:author="Anonymous" w:id="66" w:date="2026-09-22T03:03:20Z">
                    <w:r w:rsidDel="00000000" w:rsidR="00000000" w:rsidRPr="00000000">
                      <w:rPr>
                        <w:rtl w:val="0"/>
                      </w:rPr>
                    </w:r>
                  </w:ins>
                </w:sdtContent>
              </w:sdt>
              <w:ins w:author="Anonymous" w:id="66" w:date="2026-09-22T03:03:20Z">
                <w:bookmarkStart w:colFirst="0" w:colLast="0" w:name="_heading=h.z35zlwvg9qxa" w:id="450"/>
                <w:bookmarkEnd w:id="450"/>
              </w:ins>
            </w:sdtContent>
          </w:sdt>
        </w:p>
      </w:sdtContent>
    </w:sdt>
    <w:sdt>
      <w:sdtPr>
        <w:id w:val="-1083131376"/>
        <w:tag w:val="goog_rdk_2321"/>
      </w:sdtPr>
      <w:sdtContent>
        <w:p w:rsidR="00000000" w:rsidDel="00000000" w:rsidP="00000000" w:rsidRDefault="00000000" w:rsidRPr="00000000" w14:paraId="000003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1878242"/>
              <w:tag w:val="goog_rdk_2319"/>
            </w:sdtPr>
            <w:sdtContent>
              <w:ins w:author="Anonymous" w:id="66" w:date="2026-09-22T03:03:20Z"/>
              <w:sdt>
                <w:sdtPr>
                  <w:id w:val="1372287578"/>
                  <w:tag w:val="goog_rdk_2320"/>
                </w:sdtPr>
                <w:sdtContent>
                  <w:ins w:author="Anonymous" w:id="66" w:date="2026-09-22T03:03:20Z">
                    <w:r w:rsidDel="00000000" w:rsidR="00000000" w:rsidRPr="00000000">
                      <w:rPr>
                        <w:rtl w:val="0"/>
                      </w:rPr>
                    </w:r>
                  </w:ins>
                </w:sdtContent>
              </w:sdt>
              <w:ins w:author="Anonymous" w:id="66" w:date="2026-09-22T03:03:20Z">
                <w:bookmarkStart w:colFirst="0" w:colLast="0" w:name="_heading=h.f52uof6nwoik" w:id="451"/>
                <w:bookmarkEnd w:id="451"/>
              </w:ins>
            </w:sdtContent>
          </w:sdt>
        </w:p>
      </w:sdtContent>
    </w:sdt>
    <w:sdt>
      <w:sdtPr>
        <w:id w:val="610860799"/>
        <w:tag w:val="goog_rdk_2324"/>
      </w:sdtPr>
      <w:sdtContent>
        <w:p w:rsidR="00000000" w:rsidDel="00000000" w:rsidP="00000000" w:rsidRDefault="00000000" w:rsidRPr="00000000" w14:paraId="000003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6304667"/>
              <w:tag w:val="goog_rdk_2322"/>
            </w:sdtPr>
            <w:sdtContent>
              <w:ins w:author="Anonymous" w:id="66" w:date="2026-09-22T03:03:20Z"/>
              <w:sdt>
                <w:sdtPr>
                  <w:id w:val="984818205"/>
                  <w:tag w:val="goog_rdk_2323"/>
                </w:sdtPr>
                <w:sdtContent>
                  <w:ins w:author="Anonymous" w:id="66" w:date="2026-09-22T03:03:20Z">
                    <w:r w:rsidDel="00000000" w:rsidR="00000000" w:rsidRPr="00000000">
                      <w:rPr>
                        <w:rtl w:val="0"/>
                      </w:rPr>
                    </w:r>
                  </w:ins>
                </w:sdtContent>
              </w:sdt>
              <w:ins w:author="Anonymous" w:id="66" w:date="2026-09-22T03:03:20Z">
                <w:bookmarkStart w:colFirst="0" w:colLast="0" w:name="_heading=h.xdk5rjy22pba" w:id="452"/>
                <w:bookmarkEnd w:id="452"/>
              </w:ins>
            </w:sdtContent>
          </w:sdt>
        </w:p>
      </w:sdtContent>
    </w:sdt>
    <w:sdt>
      <w:sdtPr>
        <w:id w:val="1968485704"/>
        <w:tag w:val="goog_rdk_2327"/>
      </w:sdtPr>
      <w:sdtContent>
        <w:p w:rsidR="00000000" w:rsidDel="00000000" w:rsidP="00000000" w:rsidRDefault="00000000" w:rsidRPr="00000000" w14:paraId="000003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6431610"/>
              <w:tag w:val="goog_rdk_2325"/>
            </w:sdtPr>
            <w:sdtContent>
              <w:ins w:author="Anonymous" w:id="66" w:date="2026-09-22T03:03:20Z"/>
              <w:sdt>
                <w:sdtPr>
                  <w:id w:val="-2059957152"/>
                  <w:tag w:val="goog_rdk_2326"/>
                </w:sdtPr>
                <w:sdtContent>
                  <w:ins w:author="Anonymous" w:id="66" w:date="2026-09-22T03:03:20Z">
                    <w:r w:rsidDel="00000000" w:rsidR="00000000" w:rsidRPr="00000000">
                      <w:rPr>
                        <w:rtl w:val="0"/>
                      </w:rPr>
                    </w:r>
                  </w:ins>
                </w:sdtContent>
              </w:sdt>
              <w:ins w:author="Anonymous" w:id="66" w:date="2026-09-22T03:03:20Z">
                <w:bookmarkStart w:colFirst="0" w:colLast="0" w:name="_heading=h.2vmu3r9ckkci" w:id="453"/>
                <w:bookmarkEnd w:id="453"/>
              </w:ins>
            </w:sdtContent>
          </w:sdt>
        </w:p>
      </w:sdtContent>
    </w:sdt>
    <w:sdt>
      <w:sdtPr>
        <w:id w:val="1031610259"/>
        <w:tag w:val="goog_rdk_2330"/>
      </w:sdtPr>
      <w:sdtContent>
        <w:p w:rsidR="00000000" w:rsidDel="00000000" w:rsidP="00000000" w:rsidRDefault="00000000" w:rsidRPr="00000000" w14:paraId="000003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5502674"/>
              <w:tag w:val="goog_rdk_2328"/>
            </w:sdtPr>
            <w:sdtContent>
              <w:ins w:author="Anonymous" w:id="66" w:date="2026-09-22T03:03:20Z"/>
              <w:sdt>
                <w:sdtPr>
                  <w:id w:val="506592962"/>
                  <w:tag w:val="goog_rdk_2329"/>
                </w:sdtPr>
                <w:sdtContent>
                  <w:ins w:author="Anonymous" w:id="66" w:date="2026-09-22T03:03:20Z">
                    <w:r w:rsidDel="00000000" w:rsidR="00000000" w:rsidRPr="00000000">
                      <w:rPr>
                        <w:rtl w:val="0"/>
                      </w:rPr>
                    </w:r>
                  </w:ins>
                </w:sdtContent>
              </w:sdt>
              <w:ins w:author="Anonymous" w:id="66" w:date="2026-09-22T03:03:20Z">
                <w:bookmarkStart w:colFirst="0" w:colLast="0" w:name="_heading=h.ex11v3v06a6s" w:id="454"/>
                <w:bookmarkEnd w:id="454"/>
              </w:ins>
            </w:sdtContent>
          </w:sdt>
        </w:p>
      </w:sdtContent>
    </w:sdt>
    <w:sdt>
      <w:sdtPr>
        <w:id w:val="-1351347613"/>
        <w:tag w:val="goog_rdk_2333"/>
      </w:sdtPr>
      <w:sdtContent>
        <w:p w:rsidR="00000000" w:rsidDel="00000000" w:rsidP="00000000" w:rsidRDefault="00000000" w:rsidRPr="00000000" w14:paraId="000003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668477"/>
              <w:tag w:val="goog_rdk_2331"/>
            </w:sdtPr>
            <w:sdtContent>
              <w:ins w:author="Anonymous" w:id="66" w:date="2026-09-22T03:03:20Z"/>
              <w:sdt>
                <w:sdtPr>
                  <w:id w:val="1117266044"/>
                  <w:tag w:val="goog_rdk_2332"/>
                </w:sdtPr>
                <w:sdtContent>
                  <w:ins w:author="Anonymous" w:id="66" w:date="2026-09-22T03:03:20Z">
                    <w:r w:rsidDel="00000000" w:rsidR="00000000" w:rsidRPr="00000000">
                      <w:rPr>
                        <w:rtl w:val="0"/>
                      </w:rPr>
                    </w:r>
                  </w:ins>
                </w:sdtContent>
              </w:sdt>
              <w:ins w:author="Anonymous" w:id="66" w:date="2026-09-22T03:03:20Z">
                <w:bookmarkStart w:colFirst="0" w:colLast="0" w:name="_heading=h.m708bmc01qoj" w:id="455"/>
                <w:bookmarkEnd w:id="455"/>
              </w:ins>
            </w:sdtContent>
          </w:sdt>
        </w:p>
      </w:sdtContent>
    </w:sdt>
    <w:sdt>
      <w:sdtPr>
        <w:id w:val="700752538"/>
        <w:tag w:val="goog_rdk_2336"/>
      </w:sdtPr>
      <w:sdtContent>
        <w:p w:rsidR="00000000" w:rsidDel="00000000" w:rsidP="00000000" w:rsidRDefault="00000000" w:rsidRPr="00000000" w14:paraId="000003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1069851"/>
              <w:tag w:val="goog_rdk_2334"/>
            </w:sdtPr>
            <w:sdtContent>
              <w:ins w:author="Anonymous" w:id="66" w:date="2026-09-22T03:03:20Z"/>
              <w:sdt>
                <w:sdtPr>
                  <w:id w:val="-1596541303"/>
                  <w:tag w:val="goog_rdk_2335"/>
                </w:sdtPr>
                <w:sdtContent>
                  <w:ins w:author="Anonymous" w:id="66" w:date="2026-09-22T03:03:20Z">
                    <w:r w:rsidDel="00000000" w:rsidR="00000000" w:rsidRPr="00000000">
                      <w:rPr>
                        <w:rtl w:val="0"/>
                      </w:rPr>
                    </w:r>
                  </w:ins>
                </w:sdtContent>
              </w:sdt>
              <w:ins w:author="Anonymous" w:id="66" w:date="2026-09-22T03:03:20Z">
                <w:bookmarkStart w:colFirst="0" w:colLast="0" w:name="_heading=h.127mznq2npbg" w:id="456"/>
                <w:bookmarkEnd w:id="456"/>
              </w:ins>
            </w:sdtContent>
          </w:sdt>
        </w:p>
      </w:sdtContent>
    </w:sdt>
    <w:sdt>
      <w:sdtPr>
        <w:id w:val="-962911179"/>
        <w:tag w:val="goog_rdk_2339"/>
      </w:sdtPr>
      <w:sdtContent>
        <w:p w:rsidR="00000000" w:rsidDel="00000000" w:rsidP="00000000" w:rsidRDefault="00000000" w:rsidRPr="00000000" w14:paraId="000003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1539233"/>
              <w:tag w:val="goog_rdk_2337"/>
            </w:sdtPr>
            <w:sdtContent>
              <w:ins w:author="Anonymous" w:id="66" w:date="2026-09-22T03:03:20Z"/>
              <w:sdt>
                <w:sdtPr>
                  <w:id w:val="927907161"/>
                  <w:tag w:val="goog_rdk_2338"/>
                </w:sdtPr>
                <w:sdtContent>
                  <w:ins w:author="Anonymous" w:id="66" w:date="2026-09-22T03:03:20Z">
                    <w:r w:rsidDel="00000000" w:rsidR="00000000" w:rsidRPr="00000000">
                      <w:rPr>
                        <w:rtl w:val="0"/>
                      </w:rPr>
                    </w:r>
                  </w:ins>
                </w:sdtContent>
              </w:sdt>
              <w:ins w:author="Anonymous" w:id="66" w:date="2026-09-22T03:03:20Z">
                <w:bookmarkStart w:colFirst="0" w:colLast="0" w:name="_heading=h.6c55x7qlo628" w:id="457"/>
                <w:bookmarkEnd w:id="457"/>
              </w:ins>
            </w:sdtContent>
          </w:sdt>
        </w:p>
      </w:sdtContent>
    </w:sdt>
    <w:sdt>
      <w:sdtPr>
        <w:id w:val="2147383557"/>
        <w:tag w:val="goog_rdk_2342"/>
      </w:sdtPr>
      <w:sdtContent>
        <w:p w:rsidR="00000000" w:rsidDel="00000000" w:rsidP="00000000" w:rsidRDefault="00000000" w:rsidRPr="00000000" w14:paraId="000003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7776552"/>
              <w:tag w:val="goog_rdk_2340"/>
            </w:sdtPr>
            <w:sdtContent>
              <w:ins w:author="Anonymous" w:id="66" w:date="2026-09-22T03:03:20Z"/>
              <w:sdt>
                <w:sdtPr>
                  <w:id w:val="1945029841"/>
                  <w:tag w:val="goog_rdk_2341"/>
                </w:sdtPr>
                <w:sdtContent>
                  <w:ins w:author="Anonymous" w:id="66" w:date="2026-09-22T03:03:20Z">
                    <w:r w:rsidDel="00000000" w:rsidR="00000000" w:rsidRPr="00000000">
                      <w:rPr>
                        <w:rtl w:val="0"/>
                      </w:rPr>
                    </w:r>
                  </w:ins>
                </w:sdtContent>
              </w:sdt>
              <w:ins w:author="Anonymous" w:id="66" w:date="2026-09-22T03:03:20Z">
                <w:bookmarkStart w:colFirst="0" w:colLast="0" w:name="_heading=h.1t10zplywfgs" w:id="458"/>
                <w:bookmarkEnd w:id="458"/>
              </w:ins>
            </w:sdtContent>
          </w:sdt>
        </w:p>
      </w:sdtContent>
    </w:sdt>
    <w:sdt>
      <w:sdtPr>
        <w:id w:val="1265938172"/>
        <w:tag w:val="goog_rdk_2345"/>
      </w:sdtPr>
      <w:sdtContent>
        <w:p w:rsidR="00000000" w:rsidDel="00000000" w:rsidP="00000000" w:rsidRDefault="00000000" w:rsidRPr="00000000" w14:paraId="000003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3282183"/>
              <w:tag w:val="goog_rdk_2343"/>
            </w:sdtPr>
            <w:sdtContent>
              <w:ins w:author="Anonymous" w:id="66" w:date="2026-09-22T03:03:20Z"/>
              <w:sdt>
                <w:sdtPr>
                  <w:id w:val="-568143877"/>
                  <w:tag w:val="goog_rdk_2344"/>
                </w:sdtPr>
                <w:sdtContent>
                  <w:ins w:author="Anonymous" w:id="66" w:date="2026-09-22T03:03:20Z">
                    <w:r w:rsidDel="00000000" w:rsidR="00000000" w:rsidRPr="00000000">
                      <w:rPr>
                        <w:rtl w:val="0"/>
                      </w:rPr>
                    </w:r>
                  </w:ins>
                </w:sdtContent>
              </w:sdt>
              <w:ins w:author="Anonymous" w:id="66" w:date="2026-09-22T03:03:20Z">
                <w:bookmarkStart w:colFirst="0" w:colLast="0" w:name="_heading=h.iqmqgrj48nyp" w:id="459"/>
                <w:bookmarkEnd w:id="459"/>
              </w:ins>
            </w:sdtContent>
          </w:sdt>
        </w:p>
      </w:sdtContent>
    </w:sdt>
    <w:sdt>
      <w:sdtPr>
        <w:id w:val="1361898971"/>
        <w:tag w:val="goog_rdk_2348"/>
      </w:sdtPr>
      <w:sdtContent>
        <w:p w:rsidR="00000000" w:rsidDel="00000000" w:rsidP="00000000" w:rsidRDefault="00000000" w:rsidRPr="00000000" w14:paraId="000003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7305024"/>
              <w:tag w:val="goog_rdk_2346"/>
            </w:sdtPr>
            <w:sdtContent>
              <w:ins w:author="Anonymous" w:id="66" w:date="2026-09-22T03:03:20Z"/>
              <w:sdt>
                <w:sdtPr>
                  <w:id w:val="-1047262570"/>
                  <w:tag w:val="goog_rdk_2347"/>
                </w:sdtPr>
                <w:sdtContent>
                  <w:ins w:author="Anonymous" w:id="66" w:date="2026-09-22T03:03:20Z">
                    <w:r w:rsidDel="00000000" w:rsidR="00000000" w:rsidRPr="00000000">
                      <w:rPr>
                        <w:rtl w:val="0"/>
                      </w:rPr>
                    </w:r>
                  </w:ins>
                </w:sdtContent>
              </w:sdt>
              <w:ins w:author="Anonymous" w:id="66" w:date="2026-09-22T03:03:20Z">
                <w:bookmarkStart w:colFirst="0" w:colLast="0" w:name="_heading=h.kpfvi6y6rsdc" w:id="460"/>
                <w:bookmarkEnd w:id="460"/>
              </w:ins>
            </w:sdtContent>
          </w:sdt>
        </w:p>
      </w:sdtContent>
    </w:sdt>
    <w:sdt>
      <w:sdtPr>
        <w:id w:val="201897949"/>
        <w:tag w:val="goog_rdk_2351"/>
      </w:sdtPr>
      <w:sdtContent>
        <w:p w:rsidR="00000000" w:rsidDel="00000000" w:rsidP="00000000" w:rsidRDefault="00000000" w:rsidRPr="00000000" w14:paraId="000003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0238931"/>
              <w:tag w:val="goog_rdk_2349"/>
            </w:sdtPr>
            <w:sdtContent>
              <w:ins w:author="Anonymous" w:id="66" w:date="2026-09-22T03:03:20Z"/>
              <w:sdt>
                <w:sdtPr>
                  <w:id w:val="-445419264"/>
                  <w:tag w:val="goog_rdk_2350"/>
                </w:sdtPr>
                <w:sdtContent>
                  <w:ins w:author="Anonymous" w:id="66" w:date="2026-09-22T03:03:20Z">
                    <w:r w:rsidDel="00000000" w:rsidR="00000000" w:rsidRPr="00000000">
                      <w:rPr>
                        <w:rtl w:val="0"/>
                      </w:rPr>
                    </w:r>
                  </w:ins>
                </w:sdtContent>
              </w:sdt>
              <w:ins w:author="Anonymous" w:id="66" w:date="2026-09-22T03:03:20Z">
                <w:bookmarkStart w:colFirst="0" w:colLast="0" w:name="_heading=h.dgiimoig4kz" w:id="461"/>
                <w:bookmarkEnd w:id="461"/>
              </w:ins>
            </w:sdtContent>
          </w:sdt>
        </w:p>
      </w:sdtContent>
    </w:sdt>
    <w:sdt>
      <w:sdtPr>
        <w:id w:val="-1323403925"/>
        <w:tag w:val="goog_rdk_2354"/>
      </w:sdtPr>
      <w:sdtContent>
        <w:p w:rsidR="00000000" w:rsidDel="00000000" w:rsidP="00000000" w:rsidRDefault="00000000" w:rsidRPr="00000000" w14:paraId="000003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6679911"/>
              <w:tag w:val="goog_rdk_2352"/>
            </w:sdtPr>
            <w:sdtContent>
              <w:ins w:author="Anonymous" w:id="66" w:date="2026-09-22T03:03:20Z"/>
              <w:sdt>
                <w:sdtPr>
                  <w:id w:val="1497910729"/>
                  <w:tag w:val="goog_rdk_2353"/>
                </w:sdtPr>
                <w:sdtContent>
                  <w:ins w:author="Anonymous" w:id="66" w:date="2026-09-22T03:03:20Z">
                    <w:r w:rsidDel="00000000" w:rsidR="00000000" w:rsidRPr="00000000">
                      <w:rPr>
                        <w:rtl w:val="0"/>
                      </w:rPr>
                    </w:r>
                  </w:ins>
                </w:sdtContent>
              </w:sdt>
              <w:ins w:author="Anonymous" w:id="66" w:date="2026-09-22T03:03:20Z">
                <w:bookmarkStart w:colFirst="0" w:colLast="0" w:name="_heading=h.42e54usmnwz4" w:id="462"/>
                <w:bookmarkEnd w:id="462"/>
              </w:ins>
            </w:sdtContent>
          </w:sdt>
        </w:p>
      </w:sdtContent>
    </w:sdt>
    <w:sdt>
      <w:sdtPr>
        <w:id w:val="-1232120388"/>
        <w:tag w:val="goog_rdk_2357"/>
      </w:sdtPr>
      <w:sdtContent>
        <w:p w:rsidR="00000000" w:rsidDel="00000000" w:rsidP="00000000" w:rsidRDefault="00000000" w:rsidRPr="00000000" w14:paraId="000003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9824973"/>
              <w:tag w:val="goog_rdk_2355"/>
            </w:sdtPr>
            <w:sdtContent>
              <w:ins w:author="Anonymous" w:id="66" w:date="2026-09-22T03:03:20Z"/>
              <w:sdt>
                <w:sdtPr>
                  <w:id w:val="-981649403"/>
                  <w:tag w:val="goog_rdk_2356"/>
                </w:sdtPr>
                <w:sdtContent>
                  <w:ins w:author="Anonymous" w:id="66" w:date="2026-09-22T03:03:20Z">
                    <w:r w:rsidDel="00000000" w:rsidR="00000000" w:rsidRPr="00000000">
                      <w:rPr>
                        <w:rtl w:val="0"/>
                      </w:rPr>
                    </w:r>
                  </w:ins>
                </w:sdtContent>
              </w:sdt>
              <w:ins w:author="Anonymous" w:id="66" w:date="2026-09-22T03:03:20Z">
                <w:bookmarkStart w:colFirst="0" w:colLast="0" w:name="_heading=h.kmoqfv90585i" w:id="463"/>
                <w:bookmarkEnd w:id="463"/>
              </w:ins>
            </w:sdtContent>
          </w:sdt>
        </w:p>
      </w:sdtContent>
    </w:sdt>
    <w:sdt>
      <w:sdtPr>
        <w:id w:val="-1295352782"/>
        <w:tag w:val="goog_rdk_2360"/>
      </w:sdtPr>
      <w:sdtContent>
        <w:p w:rsidR="00000000" w:rsidDel="00000000" w:rsidP="00000000" w:rsidRDefault="00000000" w:rsidRPr="00000000" w14:paraId="000003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6779414"/>
              <w:tag w:val="goog_rdk_2358"/>
            </w:sdtPr>
            <w:sdtContent>
              <w:ins w:author="Anonymous" w:id="66" w:date="2026-09-22T03:03:20Z"/>
              <w:sdt>
                <w:sdtPr>
                  <w:id w:val="2066045560"/>
                  <w:tag w:val="goog_rdk_2359"/>
                </w:sdtPr>
                <w:sdtContent>
                  <w:ins w:author="Anonymous" w:id="66" w:date="2026-09-22T03:03:20Z">
                    <w:r w:rsidDel="00000000" w:rsidR="00000000" w:rsidRPr="00000000">
                      <w:rPr>
                        <w:rtl w:val="0"/>
                      </w:rPr>
                    </w:r>
                  </w:ins>
                </w:sdtContent>
              </w:sdt>
              <w:ins w:author="Anonymous" w:id="66" w:date="2026-09-22T03:03:20Z">
                <w:bookmarkStart w:colFirst="0" w:colLast="0" w:name="_heading=h.3t2vgued45fk" w:id="464"/>
                <w:bookmarkEnd w:id="464"/>
              </w:ins>
            </w:sdtContent>
          </w:sdt>
        </w:p>
      </w:sdtContent>
    </w:sdt>
    <w:sdt>
      <w:sdtPr>
        <w:id w:val="379027430"/>
        <w:tag w:val="goog_rdk_2363"/>
      </w:sdtPr>
      <w:sdtContent>
        <w:p w:rsidR="00000000" w:rsidDel="00000000" w:rsidP="00000000" w:rsidRDefault="00000000" w:rsidRPr="00000000" w14:paraId="000003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3924815"/>
              <w:tag w:val="goog_rdk_2361"/>
            </w:sdtPr>
            <w:sdtContent>
              <w:ins w:author="Anonymous" w:id="66" w:date="2026-09-22T03:03:20Z"/>
              <w:sdt>
                <w:sdtPr>
                  <w:id w:val="-1280046877"/>
                  <w:tag w:val="goog_rdk_2362"/>
                </w:sdtPr>
                <w:sdtContent>
                  <w:ins w:author="Anonymous" w:id="66" w:date="2026-09-22T03:03:20Z">
                    <w:r w:rsidDel="00000000" w:rsidR="00000000" w:rsidRPr="00000000">
                      <w:rPr>
                        <w:rtl w:val="0"/>
                      </w:rPr>
                    </w:r>
                  </w:ins>
                </w:sdtContent>
              </w:sdt>
              <w:ins w:author="Anonymous" w:id="66" w:date="2026-09-22T03:03:20Z">
                <w:bookmarkStart w:colFirst="0" w:colLast="0" w:name="_heading=h.o2krfnofq7m0" w:id="465"/>
                <w:bookmarkEnd w:id="465"/>
              </w:ins>
            </w:sdtContent>
          </w:sdt>
        </w:p>
      </w:sdtContent>
    </w:sdt>
    <w:sdt>
      <w:sdtPr>
        <w:id w:val="1971468588"/>
        <w:tag w:val="goog_rdk_2366"/>
      </w:sdtPr>
      <w:sdtContent>
        <w:p w:rsidR="00000000" w:rsidDel="00000000" w:rsidP="00000000" w:rsidRDefault="00000000" w:rsidRPr="00000000" w14:paraId="000003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8687426"/>
              <w:tag w:val="goog_rdk_2364"/>
            </w:sdtPr>
            <w:sdtContent>
              <w:ins w:author="Anonymous" w:id="66" w:date="2026-09-22T03:03:20Z"/>
              <w:sdt>
                <w:sdtPr>
                  <w:id w:val="245409976"/>
                  <w:tag w:val="goog_rdk_2365"/>
                </w:sdtPr>
                <w:sdtContent>
                  <w:ins w:author="Anonymous" w:id="66" w:date="2026-09-22T03:03:20Z">
                    <w:r w:rsidDel="00000000" w:rsidR="00000000" w:rsidRPr="00000000">
                      <w:rPr>
                        <w:rtl w:val="0"/>
                      </w:rPr>
                    </w:r>
                  </w:ins>
                </w:sdtContent>
              </w:sdt>
              <w:ins w:author="Anonymous" w:id="66" w:date="2026-09-22T03:03:20Z">
                <w:bookmarkStart w:colFirst="0" w:colLast="0" w:name="_heading=h.nwune4u1ubqs" w:id="466"/>
                <w:bookmarkEnd w:id="466"/>
              </w:ins>
            </w:sdtContent>
          </w:sdt>
        </w:p>
      </w:sdtContent>
    </w:sdt>
    <w:sdt>
      <w:sdtPr>
        <w:id w:val="696377424"/>
        <w:tag w:val="goog_rdk_2369"/>
      </w:sdtPr>
      <w:sdtContent>
        <w:p w:rsidR="00000000" w:rsidDel="00000000" w:rsidP="00000000" w:rsidRDefault="00000000" w:rsidRPr="00000000" w14:paraId="000003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3799913"/>
              <w:tag w:val="goog_rdk_2367"/>
            </w:sdtPr>
            <w:sdtContent>
              <w:ins w:author="Anonymous" w:id="66" w:date="2026-09-22T03:03:20Z"/>
              <w:sdt>
                <w:sdtPr>
                  <w:id w:val="1613817074"/>
                  <w:tag w:val="goog_rdk_2368"/>
                </w:sdtPr>
                <w:sdtContent>
                  <w:ins w:author="Anonymous" w:id="66" w:date="2026-09-22T03:03:20Z">
                    <w:r w:rsidDel="00000000" w:rsidR="00000000" w:rsidRPr="00000000">
                      <w:rPr>
                        <w:rtl w:val="0"/>
                      </w:rPr>
                    </w:r>
                  </w:ins>
                </w:sdtContent>
              </w:sdt>
              <w:ins w:author="Anonymous" w:id="66" w:date="2026-09-22T03:03:20Z">
                <w:bookmarkStart w:colFirst="0" w:colLast="0" w:name="_heading=h.xq81ypm2q6q2" w:id="467"/>
                <w:bookmarkEnd w:id="467"/>
              </w:ins>
            </w:sdtContent>
          </w:sdt>
        </w:p>
      </w:sdtContent>
    </w:sdt>
    <w:sdt>
      <w:sdtPr>
        <w:id w:val="536181776"/>
        <w:tag w:val="goog_rdk_2372"/>
      </w:sdtPr>
      <w:sdtContent>
        <w:p w:rsidR="00000000" w:rsidDel="00000000" w:rsidP="00000000" w:rsidRDefault="00000000" w:rsidRPr="00000000" w14:paraId="000003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7046096"/>
              <w:tag w:val="goog_rdk_2370"/>
            </w:sdtPr>
            <w:sdtContent>
              <w:ins w:author="Anonymous" w:id="66" w:date="2026-09-22T03:03:20Z"/>
              <w:sdt>
                <w:sdtPr>
                  <w:id w:val="1373845058"/>
                  <w:tag w:val="goog_rdk_2371"/>
                </w:sdtPr>
                <w:sdtContent>
                  <w:ins w:author="Anonymous" w:id="66" w:date="2026-09-22T03:03:20Z">
                    <w:r w:rsidDel="00000000" w:rsidR="00000000" w:rsidRPr="00000000">
                      <w:rPr>
                        <w:rtl w:val="0"/>
                      </w:rPr>
                    </w:r>
                  </w:ins>
                </w:sdtContent>
              </w:sdt>
              <w:ins w:author="Anonymous" w:id="66" w:date="2026-09-22T03:03:20Z">
                <w:bookmarkStart w:colFirst="0" w:colLast="0" w:name="_heading=h.ixm2v7cqx3j8" w:id="468"/>
                <w:bookmarkEnd w:id="468"/>
              </w:ins>
            </w:sdtContent>
          </w:sdt>
        </w:p>
      </w:sdtContent>
    </w:sdt>
    <w:sdt>
      <w:sdtPr>
        <w:id w:val="-2024824679"/>
        <w:tag w:val="goog_rdk_2375"/>
      </w:sdtPr>
      <w:sdtContent>
        <w:p w:rsidR="00000000" w:rsidDel="00000000" w:rsidP="00000000" w:rsidRDefault="00000000" w:rsidRPr="00000000" w14:paraId="000003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5301662"/>
              <w:tag w:val="goog_rdk_2373"/>
            </w:sdtPr>
            <w:sdtContent>
              <w:ins w:author="Anonymous" w:id="66" w:date="2026-09-22T03:03:20Z"/>
              <w:sdt>
                <w:sdtPr>
                  <w:id w:val="708033025"/>
                  <w:tag w:val="goog_rdk_2374"/>
                </w:sdtPr>
                <w:sdtContent>
                  <w:ins w:author="Anonymous" w:id="66" w:date="2026-09-22T03:03:20Z">
                    <w:r w:rsidDel="00000000" w:rsidR="00000000" w:rsidRPr="00000000">
                      <w:rPr>
                        <w:rtl w:val="0"/>
                      </w:rPr>
                    </w:r>
                  </w:ins>
                </w:sdtContent>
              </w:sdt>
              <w:ins w:author="Anonymous" w:id="66" w:date="2026-09-22T03:03:20Z">
                <w:bookmarkStart w:colFirst="0" w:colLast="0" w:name="_heading=h.79mif2yt6cpl" w:id="469"/>
                <w:bookmarkEnd w:id="469"/>
              </w:ins>
            </w:sdtContent>
          </w:sdt>
        </w:p>
      </w:sdtContent>
    </w:sdt>
    <w:sdt>
      <w:sdtPr>
        <w:id w:val="-435454512"/>
        <w:tag w:val="goog_rdk_2378"/>
      </w:sdtPr>
      <w:sdtContent>
        <w:p w:rsidR="00000000" w:rsidDel="00000000" w:rsidP="00000000" w:rsidRDefault="00000000" w:rsidRPr="00000000" w14:paraId="000003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0022682"/>
              <w:tag w:val="goog_rdk_2376"/>
            </w:sdtPr>
            <w:sdtContent>
              <w:ins w:author="Anonymous" w:id="66" w:date="2026-09-22T03:03:20Z"/>
              <w:sdt>
                <w:sdtPr>
                  <w:id w:val="1320507149"/>
                  <w:tag w:val="goog_rdk_2377"/>
                </w:sdtPr>
                <w:sdtContent>
                  <w:ins w:author="Anonymous" w:id="66" w:date="2026-09-22T03:03:20Z">
                    <w:r w:rsidDel="00000000" w:rsidR="00000000" w:rsidRPr="00000000">
                      <w:rPr>
                        <w:rtl w:val="0"/>
                      </w:rPr>
                    </w:r>
                  </w:ins>
                </w:sdtContent>
              </w:sdt>
              <w:ins w:author="Anonymous" w:id="66" w:date="2026-09-22T03:03:20Z">
                <w:bookmarkStart w:colFirst="0" w:colLast="0" w:name="_heading=h.a08kwcxyooed" w:id="470"/>
                <w:bookmarkEnd w:id="470"/>
              </w:ins>
            </w:sdtContent>
          </w:sdt>
        </w:p>
      </w:sdtContent>
    </w:sdt>
    <w:sdt>
      <w:sdtPr>
        <w:id w:val="-591053559"/>
        <w:tag w:val="goog_rdk_2381"/>
      </w:sdtPr>
      <w:sdtContent>
        <w:p w:rsidR="00000000" w:rsidDel="00000000" w:rsidP="00000000" w:rsidRDefault="00000000" w:rsidRPr="00000000" w14:paraId="000003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7488762"/>
              <w:tag w:val="goog_rdk_2379"/>
            </w:sdtPr>
            <w:sdtContent>
              <w:ins w:author="Anonymous" w:id="66" w:date="2026-09-22T03:03:20Z"/>
              <w:sdt>
                <w:sdtPr>
                  <w:id w:val="-1195821790"/>
                  <w:tag w:val="goog_rdk_2380"/>
                </w:sdtPr>
                <w:sdtContent>
                  <w:ins w:author="Anonymous" w:id="66" w:date="2026-09-22T03:03:20Z">
                    <w:r w:rsidDel="00000000" w:rsidR="00000000" w:rsidRPr="00000000">
                      <w:rPr>
                        <w:rtl w:val="0"/>
                      </w:rPr>
                    </w:r>
                  </w:ins>
                </w:sdtContent>
              </w:sdt>
              <w:ins w:author="Anonymous" w:id="66" w:date="2026-09-22T03:03:20Z">
                <w:bookmarkStart w:colFirst="0" w:colLast="0" w:name="_heading=h.tzyh6rm090qw" w:id="471"/>
                <w:bookmarkEnd w:id="471"/>
              </w:ins>
            </w:sdtContent>
          </w:sdt>
        </w:p>
      </w:sdtContent>
    </w:sdt>
    <w:sdt>
      <w:sdtPr>
        <w:id w:val="1989128322"/>
        <w:tag w:val="goog_rdk_2384"/>
      </w:sdtPr>
      <w:sdtContent>
        <w:p w:rsidR="00000000" w:rsidDel="00000000" w:rsidP="00000000" w:rsidRDefault="00000000" w:rsidRPr="00000000" w14:paraId="000003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7176807"/>
              <w:tag w:val="goog_rdk_2382"/>
            </w:sdtPr>
            <w:sdtContent>
              <w:ins w:author="Anonymous" w:id="66" w:date="2026-09-22T03:03:20Z"/>
              <w:sdt>
                <w:sdtPr>
                  <w:id w:val="-1577155793"/>
                  <w:tag w:val="goog_rdk_2383"/>
                </w:sdtPr>
                <w:sdtContent>
                  <w:ins w:author="Anonymous" w:id="66" w:date="2026-09-22T03:03:20Z">
                    <w:r w:rsidDel="00000000" w:rsidR="00000000" w:rsidRPr="00000000">
                      <w:rPr>
                        <w:rtl w:val="0"/>
                      </w:rPr>
                    </w:r>
                  </w:ins>
                </w:sdtContent>
              </w:sdt>
              <w:ins w:author="Anonymous" w:id="66" w:date="2026-09-22T03:03:20Z">
                <w:bookmarkStart w:colFirst="0" w:colLast="0" w:name="_heading=h.hn0m5sw0n0m" w:id="472"/>
                <w:bookmarkEnd w:id="472"/>
              </w:ins>
            </w:sdtContent>
          </w:sdt>
        </w:p>
      </w:sdtContent>
    </w:sdt>
    <w:sdt>
      <w:sdtPr>
        <w:id w:val="1944146372"/>
        <w:tag w:val="goog_rdk_2387"/>
      </w:sdtPr>
      <w:sdtContent>
        <w:p w:rsidR="00000000" w:rsidDel="00000000" w:rsidP="00000000" w:rsidRDefault="00000000" w:rsidRPr="00000000" w14:paraId="000003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7419788"/>
              <w:tag w:val="goog_rdk_2385"/>
            </w:sdtPr>
            <w:sdtContent>
              <w:ins w:author="Anonymous" w:id="66" w:date="2026-09-22T03:03:20Z"/>
              <w:sdt>
                <w:sdtPr>
                  <w:id w:val="606375528"/>
                  <w:tag w:val="goog_rdk_2386"/>
                </w:sdtPr>
                <w:sdtContent>
                  <w:ins w:author="Anonymous" w:id="66" w:date="2026-09-22T03:03:20Z">
                    <w:r w:rsidDel="00000000" w:rsidR="00000000" w:rsidRPr="00000000">
                      <w:rPr>
                        <w:rtl w:val="0"/>
                      </w:rPr>
                    </w:r>
                  </w:ins>
                </w:sdtContent>
              </w:sdt>
              <w:ins w:author="Anonymous" w:id="66" w:date="2026-09-22T03:03:20Z">
                <w:bookmarkStart w:colFirst="0" w:colLast="0" w:name="_heading=h.7ayqmepgvuu2" w:id="473"/>
                <w:bookmarkEnd w:id="473"/>
              </w:ins>
            </w:sdtContent>
          </w:sdt>
        </w:p>
      </w:sdtContent>
    </w:sdt>
    <w:sdt>
      <w:sdtPr>
        <w:id w:val="1840418751"/>
        <w:tag w:val="goog_rdk_2390"/>
      </w:sdtPr>
      <w:sdtContent>
        <w:p w:rsidR="00000000" w:rsidDel="00000000" w:rsidP="00000000" w:rsidRDefault="00000000" w:rsidRPr="00000000" w14:paraId="000003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4633356"/>
              <w:tag w:val="goog_rdk_2388"/>
            </w:sdtPr>
            <w:sdtContent>
              <w:ins w:author="Anonymous" w:id="66" w:date="2026-09-22T03:03:20Z"/>
              <w:sdt>
                <w:sdtPr>
                  <w:id w:val="1658398735"/>
                  <w:tag w:val="goog_rdk_2389"/>
                </w:sdtPr>
                <w:sdtContent>
                  <w:ins w:author="Anonymous" w:id="66" w:date="2026-09-22T03:03:20Z">
                    <w:r w:rsidDel="00000000" w:rsidR="00000000" w:rsidRPr="00000000">
                      <w:rPr>
                        <w:rtl w:val="0"/>
                      </w:rPr>
                    </w:r>
                  </w:ins>
                </w:sdtContent>
              </w:sdt>
              <w:ins w:author="Anonymous" w:id="66" w:date="2026-09-22T03:03:20Z">
                <w:bookmarkStart w:colFirst="0" w:colLast="0" w:name="_heading=h.8lo40qkz2og5" w:id="474"/>
                <w:bookmarkEnd w:id="474"/>
              </w:ins>
            </w:sdtContent>
          </w:sdt>
        </w:p>
      </w:sdtContent>
    </w:sdt>
    <w:sdt>
      <w:sdtPr>
        <w:id w:val="128413065"/>
        <w:tag w:val="goog_rdk_2393"/>
      </w:sdtPr>
      <w:sdtContent>
        <w:p w:rsidR="00000000" w:rsidDel="00000000" w:rsidP="00000000" w:rsidRDefault="00000000" w:rsidRPr="00000000" w14:paraId="000003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3600545"/>
              <w:tag w:val="goog_rdk_2391"/>
            </w:sdtPr>
            <w:sdtContent>
              <w:ins w:author="Anonymous" w:id="66" w:date="2026-09-22T03:03:20Z"/>
              <w:sdt>
                <w:sdtPr>
                  <w:id w:val="503143496"/>
                  <w:tag w:val="goog_rdk_2392"/>
                </w:sdtPr>
                <w:sdtContent>
                  <w:ins w:author="Anonymous" w:id="66" w:date="2026-09-22T03:03:20Z">
                    <w:r w:rsidDel="00000000" w:rsidR="00000000" w:rsidRPr="00000000">
                      <w:rPr>
                        <w:rtl w:val="0"/>
                      </w:rPr>
                    </w:r>
                  </w:ins>
                </w:sdtContent>
              </w:sdt>
              <w:ins w:author="Anonymous" w:id="66" w:date="2026-09-22T03:03:20Z">
                <w:bookmarkStart w:colFirst="0" w:colLast="0" w:name="_heading=h.1ysvsphejk5o" w:id="475"/>
                <w:bookmarkEnd w:id="475"/>
              </w:ins>
            </w:sdtContent>
          </w:sdt>
        </w:p>
      </w:sdtContent>
    </w:sdt>
    <w:sdt>
      <w:sdtPr>
        <w:id w:val="-1453428600"/>
        <w:tag w:val="goog_rdk_2396"/>
      </w:sdtPr>
      <w:sdtContent>
        <w:p w:rsidR="00000000" w:rsidDel="00000000" w:rsidP="00000000" w:rsidRDefault="00000000" w:rsidRPr="00000000" w14:paraId="000003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3471536"/>
              <w:tag w:val="goog_rdk_2394"/>
            </w:sdtPr>
            <w:sdtContent>
              <w:ins w:author="Anonymous" w:id="66" w:date="2026-09-22T03:03:20Z"/>
              <w:sdt>
                <w:sdtPr>
                  <w:id w:val="909801716"/>
                  <w:tag w:val="goog_rdk_2395"/>
                </w:sdtPr>
                <w:sdtContent>
                  <w:ins w:author="Anonymous" w:id="66" w:date="2026-09-22T03:03:20Z">
                    <w:r w:rsidDel="00000000" w:rsidR="00000000" w:rsidRPr="00000000">
                      <w:rPr>
                        <w:rtl w:val="0"/>
                      </w:rPr>
                    </w:r>
                  </w:ins>
                </w:sdtContent>
              </w:sdt>
              <w:ins w:author="Anonymous" w:id="66" w:date="2026-09-22T03:03:20Z">
                <w:bookmarkStart w:colFirst="0" w:colLast="0" w:name="_heading=h.uvx0qy3bhr72" w:id="476"/>
                <w:bookmarkEnd w:id="476"/>
              </w:ins>
            </w:sdtContent>
          </w:sdt>
        </w:p>
      </w:sdtContent>
    </w:sdt>
    <w:sdt>
      <w:sdtPr>
        <w:id w:val="1614733166"/>
        <w:tag w:val="goog_rdk_2399"/>
      </w:sdtPr>
      <w:sdtContent>
        <w:p w:rsidR="00000000" w:rsidDel="00000000" w:rsidP="00000000" w:rsidRDefault="00000000" w:rsidRPr="00000000" w14:paraId="000003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6855281"/>
              <w:tag w:val="goog_rdk_2397"/>
            </w:sdtPr>
            <w:sdtContent>
              <w:ins w:author="Anonymous" w:id="66" w:date="2026-09-22T03:03:20Z"/>
              <w:sdt>
                <w:sdtPr>
                  <w:id w:val="-1010736441"/>
                  <w:tag w:val="goog_rdk_2398"/>
                </w:sdtPr>
                <w:sdtContent>
                  <w:ins w:author="Anonymous" w:id="66" w:date="2026-09-22T03:03:20Z">
                    <w:r w:rsidDel="00000000" w:rsidR="00000000" w:rsidRPr="00000000">
                      <w:rPr>
                        <w:rtl w:val="0"/>
                      </w:rPr>
                    </w:r>
                  </w:ins>
                </w:sdtContent>
              </w:sdt>
              <w:ins w:author="Anonymous" w:id="66" w:date="2026-09-22T03:03:20Z">
                <w:bookmarkStart w:colFirst="0" w:colLast="0" w:name="_heading=h.v536x6od8sq2" w:id="477"/>
                <w:bookmarkEnd w:id="477"/>
              </w:ins>
            </w:sdtContent>
          </w:sdt>
        </w:p>
      </w:sdtContent>
    </w:sdt>
    <w:sdt>
      <w:sdtPr>
        <w:id w:val="-1671409536"/>
        <w:tag w:val="goog_rdk_2402"/>
      </w:sdtPr>
      <w:sdtContent>
        <w:p w:rsidR="00000000" w:rsidDel="00000000" w:rsidP="00000000" w:rsidRDefault="00000000" w:rsidRPr="00000000" w14:paraId="000003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1464155"/>
              <w:tag w:val="goog_rdk_2400"/>
            </w:sdtPr>
            <w:sdtContent>
              <w:ins w:author="Anonymous" w:id="66" w:date="2026-09-22T03:03:20Z"/>
              <w:sdt>
                <w:sdtPr>
                  <w:id w:val="-600949354"/>
                  <w:tag w:val="goog_rdk_2401"/>
                </w:sdtPr>
                <w:sdtContent>
                  <w:ins w:author="Anonymous" w:id="66" w:date="2026-09-22T03:03:20Z">
                    <w:r w:rsidDel="00000000" w:rsidR="00000000" w:rsidRPr="00000000">
                      <w:rPr>
                        <w:rtl w:val="0"/>
                      </w:rPr>
                    </w:r>
                  </w:ins>
                </w:sdtContent>
              </w:sdt>
              <w:ins w:author="Anonymous" w:id="66" w:date="2026-09-22T03:03:20Z">
                <w:bookmarkStart w:colFirst="0" w:colLast="0" w:name="_heading=h.5wjwdhtlhig5" w:id="478"/>
                <w:bookmarkEnd w:id="478"/>
              </w:ins>
            </w:sdtContent>
          </w:sdt>
        </w:p>
      </w:sdtContent>
    </w:sdt>
    <w:sdt>
      <w:sdtPr>
        <w:id w:val="1952811050"/>
        <w:tag w:val="goog_rdk_2405"/>
      </w:sdtPr>
      <w:sdtContent>
        <w:p w:rsidR="00000000" w:rsidDel="00000000" w:rsidP="00000000" w:rsidRDefault="00000000" w:rsidRPr="00000000" w14:paraId="000003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8782022"/>
              <w:tag w:val="goog_rdk_2403"/>
            </w:sdtPr>
            <w:sdtContent>
              <w:ins w:author="Anonymous" w:id="66" w:date="2026-09-22T03:03:20Z"/>
              <w:sdt>
                <w:sdtPr>
                  <w:id w:val="164258350"/>
                  <w:tag w:val="goog_rdk_2404"/>
                </w:sdtPr>
                <w:sdtContent>
                  <w:ins w:author="Anonymous" w:id="66" w:date="2026-09-22T03:03:20Z">
                    <w:r w:rsidDel="00000000" w:rsidR="00000000" w:rsidRPr="00000000">
                      <w:rPr>
                        <w:rtl w:val="0"/>
                      </w:rPr>
                    </w:r>
                  </w:ins>
                </w:sdtContent>
              </w:sdt>
              <w:ins w:author="Anonymous" w:id="66" w:date="2026-09-22T03:03:20Z">
                <w:bookmarkStart w:colFirst="0" w:colLast="0" w:name="_heading=h.ay2wm493z5je" w:id="479"/>
                <w:bookmarkEnd w:id="479"/>
              </w:ins>
            </w:sdtContent>
          </w:sdt>
        </w:p>
      </w:sdtContent>
    </w:sdt>
    <w:sdt>
      <w:sdtPr>
        <w:id w:val="-43735283"/>
        <w:tag w:val="goog_rdk_2408"/>
      </w:sdtPr>
      <w:sdtContent>
        <w:p w:rsidR="00000000" w:rsidDel="00000000" w:rsidP="00000000" w:rsidRDefault="00000000" w:rsidRPr="00000000" w14:paraId="000003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4081551"/>
              <w:tag w:val="goog_rdk_2406"/>
            </w:sdtPr>
            <w:sdtContent>
              <w:ins w:author="Anonymous" w:id="66" w:date="2026-09-22T03:03:20Z"/>
              <w:sdt>
                <w:sdtPr>
                  <w:id w:val="-1012489213"/>
                  <w:tag w:val="goog_rdk_2407"/>
                </w:sdtPr>
                <w:sdtContent>
                  <w:ins w:author="Anonymous" w:id="66" w:date="2026-09-22T03:03:20Z">
                    <w:r w:rsidDel="00000000" w:rsidR="00000000" w:rsidRPr="00000000">
                      <w:rPr>
                        <w:rtl w:val="0"/>
                      </w:rPr>
                    </w:r>
                  </w:ins>
                </w:sdtContent>
              </w:sdt>
              <w:ins w:author="Anonymous" w:id="66" w:date="2026-09-22T03:03:20Z">
                <w:bookmarkStart w:colFirst="0" w:colLast="0" w:name="_heading=h.twdk3j8hfgcc" w:id="480"/>
                <w:bookmarkEnd w:id="480"/>
              </w:ins>
            </w:sdtContent>
          </w:sdt>
        </w:p>
      </w:sdtContent>
    </w:sdt>
    <w:sdt>
      <w:sdtPr>
        <w:id w:val="221686109"/>
        <w:tag w:val="goog_rdk_2411"/>
      </w:sdtPr>
      <w:sdtContent>
        <w:p w:rsidR="00000000" w:rsidDel="00000000" w:rsidP="00000000" w:rsidRDefault="00000000" w:rsidRPr="00000000" w14:paraId="000003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5969476"/>
              <w:tag w:val="goog_rdk_2409"/>
            </w:sdtPr>
            <w:sdtContent>
              <w:ins w:author="Anonymous" w:id="66" w:date="2026-09-22T03:03:20Z"/>
              <w:sdt>
                <w:sdtPr>
                  <w:id w:val="-347608837"/>
                  <w:tag w:val="goog_rdk_2410"/>
                </w:sdtPr>
                <w:sdtContent>
                  <w:ins w:author="Anonymous" w:id="66" w:date="2026-09-22T03:03:20Z">
                    <w:r w:rsidDel="00000000" w:rsidR="00000000" w:rsidRPr="00000000">
                      <w:rPr>
                        <w:rtl w:val="0"/>
                      </w:rPr>
                    </w:r>
                  </w:ins>
                </w:sdtContent>
              </w:sdt>
              <w:ins w:author="Anonymous" w:id="66" w:date="2026-09-22T03:03:20Z">
                <w:bookmarkStart w:colFirst="0" w:colLast="0" w:name="_heading=h.13ppnnhzbrcn" w:id="481"/>
                <w:bookmarkEnd w:id="481"/>
              </w:ins>
            </w:sdtContent>
          </w:sdt>
        </w:p>
      </w:sdtContent>
    </w:sdt>
    <w:sdt>
      <w:sdtPr>
        <w:id w:val="1858614401"/>
        <w:tag w:val="goog_rdk_2414"/>
      </w:sdtPr>
      <w:sdtContent>
        <w:p w:rsidR="00000000" w:rsidDel="00000000" w:rsidP="00000000" w:rsidRDefault="00000000" w:rsidRPr="00000000" w14:paraId="000003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2983968"/>
              <w:tag w:val="goog_rdk_2412"/>
            </w:sdtPr>
            <w:sdtContent>
              <w:ins w:author="Anonymous" w:id="66" w:date="2026-09-22T03:03:20Z"/>
              <w:sdt>
                <w:sdtPr>
                  <w:id w:val="1910509239"/>
                  <w:tag w:val="goog_rdk_2413"/>
                </w:sdtPr>
                <w:sdtContent>
                  <w:ins w:author="Anonymous" w:id="66" w:date="2026-09-22T03:03:20Z">
                    <w:r w:rsidDel="00000000" w:rsidR="00000000" w:rsidRPr="00000000">
                      <w:rPr>
                        <w:rtl w:val="0"/>
                      </w:rPr>
                    </w:r>
                  </w:ins>
                </w:sdtContent>
              </w:sdt>
              <w:ins w:author="Anonymous" w:id="66" w:date="2026-09-22T03:03:20Z">
                <w:bookmarkStart w:colFirst="0" w:colLast="0" w:name="_heading=h.fbp806pvf7ww" w:id="482"/>
                <w:bookmarkEnd w:id="482"/>
              </w:ins>
            </w:sdtContent>
          </w:sdt>
        </w:p>
      </w:sdtContent>
    </w:sdt>
    <w:sdt>
      <w:sdtPr>
        <w:id w:val="692434509"/>
        <w:tag w:val="goog_rdk_2417"/>
      </w:sdtPr>
      <w:sdtContent>
        <w:p w:rsidR="00000000" w:rsidDel="00000000" w:rsidP="00000000" w:rsidRDefault="00000000" w:rsidRPr="00000000" w14:paraId="000003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6449745"/>
              <w:tag w:val="goog_rdk_2415"/>
            </w:sdtPr>
            <w:sdtContent>
              <w:ins w:author="Anonymous" w:id="66" w:date="2026-09-22T03:03:20Z"/>
              <w:sdt>
                <w:sdtPr>
                  <w:id w:val="-867360307"/>
                  <w:tag w:val="goog_rdk_2416"/>
                </w:sdtPr>
                <w:sdtContent>
                  <w:ins w:author="Anonymous" w:id="66" w:date="2026-09-22T03:03:20Z">
                    <w:r w:rsidDel="00000000" w:rsidR="00000000" w:rsidRPr="00000000">
                      <w:rPr>
                        <w:rtl w:val="0"/>
                      </w:rPr>
                    </w:r>
                  </w:ins>
                </w:sdtContent>
              </w:sdt>
              <w:ins w:author="Anonymous" w:id="66" w:date="2026-09-22T03:03:20Z">
                <w:bookmarkStart w:colFirst="0" w:colLast="0" w:name="_heading=h.wt5jcn9gkp" w:id="483"/>
                <w:bookmarkEnd w:id="483"/>
              </w:ins>
            </w:sdtContent>
          </w:sdt>
        </w:p>
      </w:sdtContent>
    </w:sdt>
    <w:sdt>
      <w:sdtPr>
        <w:id w:val="-63122696"/>
        <w:tag w:val="goog_rdk_2420"/>
      </w:sdtPr>
      <w:sdtContent>
        <w:p w:rsidR="00000000" w:rsidDel="00000000" w:rsidP="00000000" w:rsidRDefault="00000000" w:rsidRPr="00000000" w14:paraId="000003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1373148"/>
              <w:tag w:val="goog_rdk_2418"/>
            </w:sdtPr>
            <w:sdtContent>
              <w:ins w:author="Anonymous" w:id="66" w:date="2026-09-22T03:03:20Z"/>
              <w:sdt>
                <w:sdtPr>
                  <w:id w:val="-900143831"/>
                  <w:tag w:val="goog_rdk_2419"/>
                </w:sdtPr>
                <w:sdtContent>
                  <w:ins w:author="Anonymous" w:id="66" w:date="2026-09-22T03:03:20Z">
                    <w:r w:rsidDel="00000000" w:rsidR="00000000" w:rsidRPr="00000000">
                      <w:rPr>
                        <w:rtl w:val="0"/>
                      </w:rPr>
                    </w:r>
                  </w:ins>
                </w:sdtContent>
              </w:sdt>
              <w:ins w:author="Anonymous" w:id="66" w:date="2026-09-22T03:03:20Z">
                <w:bookmarkStart w:colFirst="0" w:colLast="0" w:name="_heading=h.hssb3n3z3o08" w:id="484"/>
                <w:bookmarkEnd w:id="484"/>
              </w:ins>
            </w:sdtContent>
          </w:sdt>
        </w:p>
      </w:sdtContent>
    </w:sdt>
    <w:sdt>
      <w:sdtPr>
        <w:id w:val="-1676860546"/>
        <w:tag w:val="goog_rdk_2423"/>
      </w:sdtPr>
      <w:sdtContent>
        <w:p w:rsidR="00000000" w:rsidDel="00000000" w:rsidP="00000000" w:rsidRDefault="00000000" w:rsidRPr="00000000" w14:paraId="000003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6712867"/>
              <w:tag w:val="goog_rdk_2421"/>
            </w:sdtPr>
            <w:sdtContent>
              <w:ins w:author="Anonymous" w:id="66" w:date="2026-09-22T03:03:20Z"/>
              <w:sdt>
                <w:sdtPr>
                  <w:id w:val="-1158502875"/>
                  <w:tag w:val="goog_rdk_2422"/>
                </w:sdtPr>
                <w:sdtContent>
                  <w:ins w:author="Anonymous" w:id="66" w:date="2026-09-22T03:03:20Z">
                    <w:r w:rsidDel="00000000" w:rsidR="00000000" w:rsidRPr="00000000">
                      <w:rPr>
                        <w:rtl w:val="0"/>
                      </w:rPr>
                    </w:r>
                  </w:ins>
                </w:sdtContent>
              </w:sdt>
              <w:ins w:author="Anonymous" w:id="66" w:date="2026-09-22T03:03:20Z">
                <w:bookmarkStart w:colFirst="0" w:colLast="0" w:name="_heading=h.5iiir34f87jw" w:id="485"/>
                <w:bookmarkEnd w:id="485"/>
              </w:ins>
            </w:sdtContent>
          </w:sdt>
        </w:p>
      </w:sdtContent>
    </w:sdt>
    <w:sdt>
      <w:sdtPr>
        <w:id w:val="-1958591269"/>
        <w:tag w:val="goog_rdk_2426"/>
      </w:sdtPr>
      <w:sdtContent>
        <w:p w:rsidR="00000000" w:rsidDel="00000000" w:rsidP="00000000" w:rsidRDefault="00000000" w:rsidRPr="00000000" w14:paraId="000003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297593"/>
              <w:tag w:val="goog_rdk_2424"/>
            </w:sdtPr>
            <w:sdtContent>
              <w:ins w:author="Anonymous" w:id="66" w:date="2026-09-22T03:03:20Z"/>
              <w:sdt>
                <w:sdtPr>
                  <w:id w:val="-2074254127"/>
                  <w:tag w:val="goog_rdk_2425"/>
                </w:sdtPr>
                <w:sdtContent>
                  <w:ins w:author="Anonymous" w:id="66" w:date="2026-09-22T03:03:20Z">
                    <w:r w:rsidDel="00000000" w:rsidR="00000000" w:rsidRPr="00000000">
                      <w:rPr>
                        <w:rtl w:val="0"/>
                      </w:rPr>
                    </w:r>
                  </w:ins>
                </w:sdtContent>
              </w:sdt>
              <w:ins w:author="Anonymous" w:id="66" w:date="2026-09-22T03:03:20Z">
                <w:bookmarkStart w:colFirst="0" w:colLast="0" w:name="_heading=h.d2vh1hk2y33p" w:id="486"/>
                <w:bookmarkEnd w:id="486"/>
              </w:ins>
            </w:sdtContent>
          </w:sdt>
        </w:p>
      </w:sdtContent>
    </w:sdt>
    <w:sdt>
      <w:sdtPr>
        <w:id w:val="-1498335724"/>
        <w:tag w:val="goog_rdk_2429"/>
      </w:sdtPr>
      <w:sdtContent>
        <w:p w:rsidR="00000000" w:rsidDel="00000000" w:rsidP="00000000" w:rsidRDefault="00000000" w:rsidRPr="00000000" w14:paraId="000003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5830525"/>
              <w:tag w:val="goog_rdk_2427"/>
            </w:sdtPr>
            <w:sdtContent>
              <w:ins w:author="Anonymous" w:id="66" w:date="2026-09-22T03:03:20Z"/>
              <w:sdt>
                <w:sdtPr>
                  <w:id w:val="2089568974"/>
                  <w:tag w:val="goog_rdk_2428"/>
                </w:sdtPr>
                <w:sdtContent>
                  <w:ins w:author="Anonymous" w:id="66" w:date="2026-09-22T03:03:20Z">
                    <w:r w:rsidDel="00000000" w:rsidR="00000000" w:rsidRPr="00000000">
                      <w:rPr>
                        <w:rtl w:val="0"/>
                      </w:rPr>
                    </w:r>
                  </w:ins>
                </w:sdtContent>
              </w:sdt>
              <w:ins w:author="Anonymous" w:id="66" w:date="2026-09-22T03:03:20Z">
                <w:bookmarkStart w:colFirst="0" w:colLast="0" w:name="_heading=h.b7b4ifdaubfa" w:id="487"/>
                <w:bookmarkEnd w:id="487"/>
              </w:ins>
            </w:sdtContent>
          </w:sdt>
        </w:p>
      </w:sdtContent>
    </w:sdt>
    <w:sdt>
      <w:sdtPr>
        <w:id w:val="-1686960501"/>
        <w:tag w:val="goog_rdk_2432"/>
      </w:sdtPr>
      <w:sdtContent>
        <w:p w:rsidR="00000000" w:rsidDel="00000000" w:rsidP="00000000" w:rsidRDefault="00000000" w:rsidRPr="00000000" w14:paraId="000003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3012217"/>
              <w:tag w:val="goog_rdk_2430"/>
            </w:sdtPr>
            <w:sdtContent>
              <w:ins w:author="Anonymous" w:id="66" w:date="2026-09-22T03:03:20Z"/>
              <w:sdt>
                <w:sdtPr>
                  <w:id w:val="1529311341"/>
                  <w:tag w:val="goog_rdk_2431"/>
                </w:sdtPr>
                <w:sdtContent>
                  <w:ins w:author="Anonymous" w:id="66" w:date="2026-09-22T03:03:20Z">
                    <w:r w:rsidDel="00000000" w:rsidR="00000000" w:rsidRPr="00000000">
                      <w:rPr>
                        <w:rtl w:val="0"/>
                      </w:rPr>
                    </w:r>
                  </w:ins>
                </w:sdtContent>
              </w:sdt>
              <w:ins w:author="Anonymous" w:id="66" w:date="2026-09-22T03:03:20Z">
                <w:bookmarkStart w:colFirst="0" w:colLast="0" w:name="_heading=h.15uqvvuimr64" w:id="488"/>
                <w:bookmarkEnd w:id="488"/>
              </w:ins>
            </w:sdtContent>
          </w:sdt>
        </w:p>
      </w:sdtContent>
    </w:sdt>
    <w:sdt>
      <w:sdtPr>
        <w:id w:val="-2028546705"/>
        <w:tag w:val="goog_rdk_2435"/>
      </w:sdtPr>
      <w:sdtContent>
        <w:p w:rsidR="00000000" w:rsidDel="00000000" w:rsidP="00000000" w:rsidRDefault="00000000" w:rsidRPr="00000000" w14:paraId="000003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0149852"/>
              <w:tag w:val="goog_rdk_2433"/>
            </w:sdtPr>
            <w:sdtContent>
              <w:ins w:author="Anonymous" w:id="66" w:date="2026-09-22T03:03:20Z"/>
              <w:sdt>
                <w:sdtPr>
                  <w:id w:val="-1812794472"/>
                  <w:tag w:val="goog_rdk_2434"/>
                </w:sdtPr>
                <w:sdtContent>
                  <w:ins w:author="Anonymous" w:id="66" w:date="2026-09-22T03:03:20Z">
                    <w:r w:rsidDel="00000000" w:rsidR="00000000" w:rsidRPr="00000000">
                      <w:rPr>
                        <w:rtl w:val="0"/>
                      </w:rPr>
                    </w:r>
                  </w:ins>
                </w:sdtContent>
              </w:sdt>
              <w:ins w:author="Anonymous" w:id="66" w:date="2026-09-22T03:03:20Z">
                <w:bookmarkStart w:colFirst="0" w:colLast="0" w:name="_heading=h.a8ahtlms2xnl" w:id="489"/>
                <w:bookmarkEnd w:id="489"/>
              </w:ins>
            </w:sdtContent>
          </w:sdt>
        </w:p>
      </w:sdtContent>
    </w:sdt>
    <w:sdt>
      <w:sdtPr>
        <w:id w:val="-207282652"/>
        <w:tag w:val="goog_rdk_2438"/>
      </w:sdtPr>
      <w:sdtContent>
        <w:p w:rsidR="00000000" w:rsidDel="00000000" w:rsidP="00000000" w:rsidRDefault="00000000" w:rsidRPr="00000000" w14:paraId="000003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1055355"/>
              <w:tag w:val="goog_rdk_2436"/>
            </w:sdtPr>
            <w:sdtContent>
              <w:ins w:author="Anonymous" w:id="66" w:date="2026-09-22T03:03:20Z"/>
              <w:sdt>
                <w:sdtPr>
                  <w:id w:val="-980263068"/>
                  <w:tag w:val="goog_rdk_2437"/>
                </w:sdtPr>
                <w:sdtContent>
                  <w:ins w:author="Anonymous" w:id="66" w:date="2026-09-22T03:03:20Z">
                    <w:r w:rsidDel="00000000" w:rsidR="00000000" w:rsidRPr="00000000">
                      <w:rPr>
                        <w:rtl w:val="0"/>
                      </w:rPr>
                    </w:r>
                  </w:ins>
                </w:sdtContent>
              </w:sdt>
              <w:ins w:author="Anonymous" w:id="66" w:date="2026-09-22T03:03:20Z">
                <w:bookmarkStart w:colFirst="0" w:colLast="0" w:name="_heading=h.2tgpyts9frvl" w:id="490"/>
                <w:bookmarkEnd w:id="490"/>
              </w:ins>
            </w:sdtContent>
          </w:sdt>
        </w:p>
      </w:sdtContent>
    </w:sdt>
    <w:sdt>
      <w:sdtPr>
        <w:id w:val="978213188"/>
        <w:tag w:val="goog_rdk_2441"/>
      </w:sdtPr>
      <w:sdtContent>
        <w:p w:rsidR="00000000" w:rsidDel="00000000" w:rsidP="00000000" w:rsidRDefault="00000000" w:rsidRPr="00000000" w14:paraId="000003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569084"/>
              <w:tag w:val="goog_rdk_2439"/>
            </w:sdtPr>
            <w:sdtContent>
              <w:ins w:author="Anonymous" w:id="66" w:date="2026-09-22T03:03:20Z"/>
              <w:sdt>
                <w:sdtPr>
                  <w:id w:val="-1377673073"/>
                  <w:tag w:val="goog_rdk_2440"/>
                </w:sdtPr>
                <w:sdtContent>
                  <w:ins w:author="Anonymous" w:id="66" w:date="2026-09-22T03:03:20Z">
                    <w:r w:rsidDel="00000000" w:rsidR="00000000" w:rsidRPr="00000000">
                      <w:rPr>
                        <w:rtl w:val="0"/>
                      </w:rPr>
                    </w:r>
                  </w:ins>
                </w:sdtContent>
              </w:sdt>
              <w:ins w:author="Anonymous" w:id="66" w:date="2026-09-22T03:03:20Z">
                <w:bookmarkStart w:colFirst="0" w:colLast="0" w:name="_heading=h.9p6gkjp4nmih" w:id="491"/>
                <w:bookmarkEnd w:id="491"/>
              </w:ins>
            </w:sdtContent>
          </w:sdt>
        </w:p>
      </w:sdtContent>
    </w:sdt>
    <w:sdt>
      <w:sdtPr>
        <w:id w:val="417262028"/>
        <w:tag w:val="goog_rdk_2444"/>
      </w:sdtPr>
      <w:sdtContent>
        <w:p w:rsidR="00000000" w:rsidDel="00000000" w:rsidP="00000000" w:rsidRDefault="00000000" w:rsidRPr="00000000" w14:paraId="000003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3645385"/>
              <w:tag w:val="goog_rdk_2442"/>
            </w:sdtPr>
            <w:sdtContent>
              <w:ins w:author="Anonymous" w:id="66" w:date="2026-09-22T03:03:20Z"/>
              <w:sdt>
                <w:sdtPr>
                  <w:id w:val="1113771619"/>
                  <w:tag w:val="goog_rdk_2443"/>
                </w:sdtPr>
                <w:sdtContent>
                  <w:ins w:author="Anonymous" w:id="66" w:date="2026-09-22T03:03:20Z">
                    <w:r w:rsidDel="00000000" w:rsidR="00000000" w:rsidRPr="00000000">
                      <w:rPr>
                        <w:rtl w:val="0"/>
                      </w:rPr>
                    </w:r>
                  </w:ins>
                </w:sdtContent>
              </w:sdt>
              <w:ins w:author="Anonymous" w:id="66" w:date="2026-09-22T03:03:20Z">
                <w:bookmarkStart w:colFirst="0" w:colLast="0" w:name="_heading=h.cr945yfhl2ch" w:id="492"/>
                <w:bookmarkEnd w:id="492"/>
              </w:ins>
            </w:sdtContent>
          </w:sdt>
        </w:p>
      </w:sdtContent>
    </w:sdt>
    <w:sdt>
      <w:sdtPr>
        <w:id w:val="-279815328"/>
        <w:tag w:val="goog_rdk_2447"/>
      </w:sdtPr>
      <w:sdtContent>
        <w:p w:rsidR="00000000" w:rsidDel="00000000" w:rsidP="00000000" w:rsidRDefault="00000000" w:rsidRPr="00000000" w14:paraId="000003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151916"/>
              <w:tag w:val="goog_rdk_2445"/>
            </w:sdtPr>
            <w:sdtContent>
              <w:ins w:author="Anonymous" w:id="66" w:date="2026-09-22T03:03:20Z"/>
              <w:sdt>
                <w:sdtPr>
                  <w:id w:val="543883103"/>
                  <w:tag w:val="goog_rdk_2446"/>
                </w:sdtPr>
                <w:sdtContent>
                  <w:ins w:author="Anonymous" w:id="66" w:date="2026-09-22T03:03:20Z">
                    <w:r w:rsidDel="00000000" w:rsidR="00000000" w:rsidRPr="00000000">
                      <w:rPr>
                        <w:rtl w:val="0"/>
                      </w:rPr>
                    </w:r>
                  </w:ins>
                </w:sdtContent>
              </w:sdt>
              <w:ins w:author="Anonymous" w:id="66" w:date="2026-09-22T03:03:20Z">
                <w:bookmarkStart w:colFirst="0" w:colLast="0" w:name="_heading=h.7k240dbxtrjz" w:id="493"/>
                <w:bookmarkEnd w:id="493"/>
              </w:ins>
            </w:sdtContent>
          </w:sdt>
        </w:p>
      </w:sdtContent>
    </w:sdt>
    <w:sdt>
      <w:sdtPr>
        <w:id w:val="-1407192642"/>
        <w:tag w:val="goog_rdk_2450"/>
      </w:sdtPr>
      <w:sdtContent>
        <w:p w:rsidR="00000000" w:rsidDel="00000000" w:rsidP="00000000" w:rsidRDefault="00000000" w:rsidRPr="00000000" w14:paraId="000003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3360575"/>
              <w:tag w:val="goog_rdk_2448"/>
            </w:sdtPr>
            <w:sdtContent>
              <w:ins w:author="Anonymous" w:id="66" w:date="2026-09-22T03:03:20Z"/>
              <w:sdt>
                <w:sdtPr>
                  <w:id w:val="-2044563415"/>
                  <w:tag w:val="goog_rdk_2449"/>
                </w:sdtPr>
                <w:sdtContent>
                  <w:ins w:author="Anonymous" w:id="66" w:date="2026-09-22T03:03:20Z">
                    <w:r w:rsidDel="00000000" w:rsidR="00000000" w:rsidRPr="00000000">
                      <w:rPr>
                        <w:rtl w:val="0"/>
                      </w:rPr>
                    </w:r>
                  </w:ins>
                </w:sdtContent>
              </w:sdt>
              <w:ins w:author="Anonymous" w:id="66" w:date="2026-09-22T03:03:20Z">
                <w:bookmarkStart w:colFirst="0" w:colLast="0" w:name="_heading=h.6zomr9itrs5j" w:id="494"/>
                <w:bookmarkEnd w:id="494"/>
              </w:ins>
            </w:sdtContent>
          </w:sdt>
        </w:p>
      </w:sdtContent>
    </w:sdt>
    <w:sdt>
      <w:sdtPr>
        <w:id w:val="-417692120"/>
        <w:tag w:val="goog_rdk_2453"/>
      </w:sdtPr>
      <w:sdtContent>
        <w:p w:rsidR="00000000" w:rsidDel="00000000" w:rsidP="00000000" w:rsidRDefault="00000000" w:rsidRPr="00000000" w14:paraId="000003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80505212"/>
              <w:tag w:val="goog_rdk_2451"/>
            </w:sdtPr>
            <w:sdtContent>
              <w:ins w:author="Anonymous" w:id="66" w:date="2026-09-22T03:03:20Z"/>
              <w:sdt>
                <w:sdtPr>
                  <w:id w:val="1786231392"/>
                  <w:tag w:val="goog_rdk_2452"/>
                </w:sdtPr>
                <w:sdtContent>
                  <w:ins w:author="Anonymous" w:id="66" w:date="2026-09-22T03:03:20Z">
                    <w:r w:rsidDel="00000000" w:rsidR="00000000" w:rsidRPr="00000000">
                      <w:rPr>
                        <w:rtl w:val="0"/>
                      </w:rPr>
                    </w:r>
                  </w:ins>
                </w:sdtContent>
              </w:sdt>
              <w:ins w:author="Anonymous" w:id="66" w:date="2026-09-22T03:03:20Z">
                <w:bookmarkStart w:colFirst="0" w:colLast="0" w:name="_heading=h.mfyigpr3j2uk" w:id="495"/>
                <w:bookmarkEnd w:id="495"/>
              </w:ins>
            </w:sdtContent>
          </w:sdt>
        </w:p>
      </w:sdtContent>
    </w:sdt>
    <w:sdt>
      <w:sdtPr>
        <w:id w:val="201176797"/>
        <w:tag w:val="goog_rdk_2456"/>
      </w:sdtPr>
      <w:sdtContent>
        <w:p w:rsidR="00000000" w:rsidDel="00000000" w:rsidP="00000000" w:rsidRDefault="00000000" w:rsidRPr="00000000" w14:paraId="000003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1405353"/>
              <w:tag w:val="goog_rdk_2454"/>
            </w:sdtPr>
            <w:sdtContent>
              <w:ins w:author="Anonymous" w:id="66" w:date="2026-09-22T03:03:20Z"/>
              <w:sdt>
                <w:sdtPr>
                  <w:id w:val="395303836"/>
                  <w:tag w:val="goog_rdk_2455"/>
                </w:sdtPr>
                <w:sdtContent>
                  <w:ins w:author="Anonymous" w:id="66" w:date="2026-09-22T03:03:20Z">
                    <w:r w:rsidDel="00000000" w:rsidR="00000000" w:rsidRPr="00000000">
                      <w:rPr>
                        <w:rtl w:val="0"/>
                      </w:rPr>
                    </w:r>
                  </w:ins>
                </w:sdtContent>
              </w:sdt>
              <w:ins w:author="Anonymous" w:id="66" w:date="2026-09-22T03:03:20Z">
                <w:bookmarkStart w:colFirst="0" w:colLast="0" w:name="_heading=h.j0s0klz42a4y" w:id="496"/>
                <w:bookmarkEnd w:id="496"/>
              </w:ins>
            </w:sdtContent>
          </w:sdt>
        </w:p>
      </w:sdtContent>
    </w:sdt>
    <w:sdt>
      <w:sdtPr>
        <w:id w:val="-1090362031"/>
        <w:tag w:val="goog_rdk_2459"/>
      </w:sdtPr>
      <w:sdtContent>
        <w:p w:rsidR="00000000" w:rsidDel="00000000" w:rsidP="00000000" w:rsidRDefault="00000000" w:rsidRPr="00000000" w14:paraId="000003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5783068"/>
              <w:tag w:val="goog_rdk_2457"/>
            </w:sdtPr>
            <w:sdtContent>
              <w:ins w:author="Anonymous" w:id="66" w:date="2026-09-22T03:03:20Z"/>
              <w:sdt>
                <w:sdtPr>
                  <w:id w:val="-530068948"/>
                  <w:tag w:val="goog_rdk_2458"/>
                </w:sdtPr>
                <w:sdtContent>
                  <w:ins w:author="Anonymous" w:id="66" w:date="2026-09-22T03:03:20Z">
                    <w:r w:rsidDel="00000000" w:rsidR="00000000" w:rsidRPr="00000000">
                      <w:rPr>
                        <w:rtl w:val="0"/>
                      </w:rPr>
                    </w:r>
                  </w:ins>
                </w:sdtContent>
              </w:sdt>
              <w:ins w:author="Anonymous" w:id="66" w:date="2026-09-22T03:03:20Z">
                <w:bookmarkStart w:colFirst="0" w:colLast="0" w:name="_heading=h.iquub4795ck4" w:id="497"/>
                <w:bookmarkEnd w:id="497"/>
              </w:ins>
            </w:sdtContent>
          </w:sdt>
        </w:p>
      </w:sdtContent>
    </w:sdt>
    <w:sdt>
      <w:sdtPr>
        <w:id w:val="-686521295"/>
        <w:tag w:val="goog_rdk_2462"/>
      </w:sdtPr>
      <w:sdtContent>
        <w:p w:rsidR="00000000" w:rsidDel="00000000" w:rsidP="00000000" w:rsidRDefault="00000000" w:rsidRPr="00000000" w14:paraId="000003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9234929"/>
              <w:tag w:val="goog_rdk_2460"/>
            </w:sdtPr>
            <w:sdtContent>
              <w:ins w:author="Anonymous" w:id="66" w:date="2026-09-22T03:03:20Z"/>
              <w:sdt>
                <w:sdtPr>
                  <w:id w:val="664952241"/>
                  <w:tag w:val="goog_rdk_2461"/>
                </w:sdtPr>
                <w:sdtContent>
                  <w:ins w:author="Anonymous" w:id="66" w:date="2026-09-22T03:03:20Z">
                    <w:r w:rsidDel="00000000" w:rsidR="00000000" w:rsidRPr="00000000">
                      <w:rPr>
                        <w:rtl w:val="0"/>
                      </w:rPr>
                    </w:r>
                  </w:ins>
                </w:sdtContent>
              </w:sdt>
              <w:ins w:author="Anonymous" w:id="66" w:date="2026-09-22T03:03:20Z">
                <w:bookmarkStart w:colFirst="0" w:colLast="0" w:name="_heading=h.15faqivji9rq" w:id="498"/>
                <w:bookmarkEnd w:id="498"/>
              </w:ins>
            </w:sdtContent>
          </w:sdt>
        </w:p>
      </w:sdtContent>
    </w:sdt>
    <w:sdt>
      <w:sdtPr>
        <w:id w:val="1652831744"/>
        <w:tag w:val="goog_rdk_2465"/>
      </w:sdtPr>
      <w:sdtContent>
        <w:p w:rsidR="00000000" w:rsidDel="00000000" w:rsidP="00000000" w:rsidRDefault="00000000" w:rsidRPr="00000000" w14:paraId="000003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9304395"/>
              <w:tag w:val="goog_rdk_2463"/>
            </w:sdtPr>
            <w:sdtContent>
              <w:ins w:author="Anonymous" w:id="66" w:date="2026-09-22T03:03:20Z"/>
              <w:sdt>
                <w:sdtPr>
                  <w:id w:val="-222526559"/>
                  <w:tag w:val="goog_rdk_2464"/>
                </w:sdtPr>
                <w:sdtContent>
                  <w:ins w:author="Anonymous" w:id="66" w:date="2026-09-22T03:03:20Z">
                    <w:r w:rsidDel="00000000" w:rsidR="00000000" w:rsidRPr="00000000">
                      <w:rPr>
                        <w:rtl w:val="0"/>
                      </w:rPr>
                    </w:r>
                  </w:ins>
                </w:sdtContent>
              </w:sdt>
              <w:ins w:author="Anonymous" w:id="66" w:date="2026-09-22T03:03:20Z">
                <w:bookmarkStart w:colFirst="0" w:colLast="0" w:name="_heading=h.papceikqmhs" w:id="499"/>
                <w:bookmarkEnd w:id="499"/>
              </w:ins>
            </w:sdtContent>
          </w:sdt>
        </w:p>
      </w:sdtContent>
    </w:sdt>
    <w:sdt>
      <w:sdtPr>
        <w:id w:val="743193867"/>
        <w:tag w:val="goog_rdk_2468"/>
      </w:sdtPr>
      <w:sdtContent>
        <w:p w:rsidR="00000000" w:rsidDel="00000000" w:rsidP="00000000" w:rsidRDefault="00000000" w:rsidRPr="00000000" w14:paraId="000003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8952654"/>
              <w:tag w:val="goog_rdk_2466"/>
            </w:sdtPr>
            <w:sdtContent>
              <w:ins w:author="Anonymous" w:id="66" w:date="2026-09-22T03:03:20Z"/>
              <w:sdt>
                <w:sdtPr>
                  <w:id w:val="-1306408934"/>
                  <w:tag w:val="goog_rdk_2467"/>
                </w:sdtPr>
                <w:sdtContent>
                  <w:ins w:author="Anonymous" w:id="66" w:date="2026-09-22T03:03:20Z">
                    <w:r w:rsidDel="00000000" w:rsidR="00000000" w:rsidRPr="00000000">
                      <w:rPr>
                        <w:rtl w:val="0"/>
                      </w:rPr>
                    </w:r>
                  </w:ins>
                </w:sdtContent>
              </w:sdt>
              <w:ins w:author="Anonymous" w:id="66" w:date="2026-09-22T03:03:20Z">
                <w:bookmarkStart w:colFirst="0" w:colLast="0" w:name="_heading=h.n3v6k5g7zric" w:id="500"/>
                <w:bookmarkEnd w:id="500"/>
              </w:ins>
            </w:sdtContent>
          </w:sdt>
        </w:p>
      </w:sdtContent>
    </w:sdt>
    <w:sdt>
      <w:sdtPr>
        <w:id w:val="558348071"/>
        <w:tag w:val="goog_rdk_2471"/>
      </w:sdtPr>
      <w:sdtContent>
        <w:p w:rsidR="00000000" w:rsidDel="00000000" w:rsidP="00000000" w:rsidRDefault="00000000" w:rsidRPr="00000000" w14:paraId="000003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9716365"/>
              <w:tag w:val="goog_rdk_2469"/>
            </w:sdtPr>
            <w:sdtContent>
              <w:ins w:author="Anonymous" w:id="66" w:date="2026-09-22T03:03:20Z"/>
              <w:sdt>
                <w:sdtPr>
                  <w:id w:val="-1143264842"/>
                  <w:tag w:val="goog_rdk_2470"/>
                </w:sdtPr>
                <w:sdtContent>
                  <w:ins w:author="Anonymous" w:id="66" w:date="2026-09-22T03:03:20Z">
                    <w:r w:rsidDel="00000000" w:rsidR="00000000" w:rsidRPr="00000000">
                      <w:rPr>
                        <w:rtl w:val="0"/>
                      </w:rPr>
                    </w:r>
                  </w:ins>
                </w:sdtContent>
              </w:sdt>
              <w:ins w:author="Anonymous" w:id="66" w:date="2026-09-22T03:03:20Z">
                <w:bookmarkStart w:colFirst="0" w:colLast="0" w:name="_heading=h.fqv86flhqi8l" w:id="501"/>
                <w:bookmarkEnd w:id="501"/>
              </w:ins>
            </w:sdtContent>
          </w:sdt>
        </w:p>
      </w:sdtContent>
    </w:sdt>
    <w:sdt>
      <w:sdtPr>
        <w:id w:val="-974049602"/>
        <w:tag w:val="goog_rdk_2474"/>
      </w:sdtPr>
      <w:sdtContent>
        <w:p w:rsidR="00000000" w:rsidDel="00000000" w:rsidP="00000000" w:rsidRDefault="00000000" w:rsidRPr="00000000" w14:paraId="000003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2440247"/>
              <w:tag w:val="goog_rdk_2472"/>
            </w:sdtPr>
            <w:sdtContent>
              <w:ins w:author="Anonymous" w:id="66" w:date="2026-09-22T03:03:20Z"/>
              <w:sdt>
                <w:sdtPr>
                  <w:id w:val="869417585"/>
                  <w:tag w:val="goog_rdk_2473"/>
                </w:sdtPr>
                <w:sdtContent>
                  <w:ins w:author="Anonymous" w:id="66" w:date="2026-09-22T03:03:20Z">
                    <w:r w:rsidDel="00000000" w:rsidR="00000000" w:rsidRPr="00000000">
                      <w:rPr>
                        <w:rtl w:val="0"/>
                      </w:rPr>
                    </w:r>
                  </w:ins>
                </w:sdtContent>
              </w:sdt>
              <w:ins w:author="Anonymous" w:id="66" w:date="2026-09-22T03:03:20Z">
                <w:bookmarkStart w:colFirst="0" w:colLast="0" w:name="_heading=h.t4ln513dg1ew" w:id="502"/>
                <w:bookmarkEnd w:id="502"/>
              </w:ins>
            </w:sdtContent>
          </w:sdt>
        </w:p>
      </w:sdtContent>
    </w:sdt>
    <w:sdt>
      <w:sdtPr>
        <w:id w:val="-1501235270"/>
        <w:tag w:val="goog_rdk_2477"/>
      </w:sdtPr>
      <w:sdtContent>
        <w:p w:rsidR="00000000" w:rsidDel="00000000" w:rsidP="00000000" w:rsidRDefault="00000000" w:rsidRPr="00000000" w14:paraId="000003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4379728"/>
              <w:tag w:val="goog_rdk_2475"/>
            </w:sdtPr>
            <w:sdtContent>
              <w:ins w:author="Anonymous" w:id="66" w:date="2026-09-22T03:03:20Z"/>
              <w:sdt>
                <w:sdtPr>
                  <w:id w:val="-1042105393"/>
                  <w:tag w:val="goog_rdk_2476"/>
                </w:sdtPr>
                <w:sdtContent>
                  <w:ins w:author="Anonymous" w:id="66" w:date="2026-09-22T03:03:20Z">
                    <w:r w:rsidDel="00000000" w:rsidR="00000000" w:rsidRPr="00000000">
                      <w:rPr>
                        <w:rtl w:val="0"/>
                      </w:rPr>
                    </w:r>
                  </w:ins>
                </w:sdtContent>
              </w:sdt>
              <w:ins w:author="Anonymous" w:id="66" w:date="2026-09-22T03:03:20Z">
                <w:bookmarkStart w:colFirst="0" w:colLast="0" w:name="_heading=h.43qj29spylt" w:id="503"/>
                <w:bookmarkEnd w:id="503"/>
              </w:ins>
            </w:sdtContent>
          </w:sdt>
        </w:p>
      </w:sdtContent>
    </w:sdt>
    <w:sdt>
      <w:sdtPr>
        <w:id w:val="1285611204"/>
        <w:tag w:val="goog_rdk_2480"/>
      </w:sdtPr>
      <w:sdtContent>
        <w:p w:rsidR="00000000" w:rsidDel="00000000" w:rsidP="00000000" w:rsidRDefault="00000000" w:rsidRPr="00000000" w14:paraId="000003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8110285"/>
              <w:tag w:val="goog_rdk_2478"/>
            </w:sdtPr>
            <w:sdtContent>
              <w:ins w:author="Anonymous" w:id="66" w:date="2026-09-22T03:03:20Z"/>
              <w:sdt>
                <w:sdtPr>
                  <w:id w:val="-2093737821"/>
                  <w:tag w:val="goog_rdk_2479"/>
                </w:sdtPr>
                <w:sdtContent>
                  <w:ins w:author="Anonymous" w:id="66" w:date="2026-09-22T03:03:20Z">
                    <w:r w:rsidDel="00000000" w:rsidR="00000000" w:rsidRPr="00000000">
                      <w:rPr>
                        <w:rtl w:val="0"/>
                      </w:rPr>
                    </w:r>
                  </w:ins>
                </w:sdtContent>
              </w:sdt>
              <w:ins w:author="Anonymous" w:id="66" w:date="2026-09-22T03:03:20Z">
                <w:bookmarkStart w:colFirst="0" w:colLast="0" w:name="_heading=h.1mm6npqlrrr3" w:id="504"/>
                <w:bookmarkEnd w:id="504"/>
              </w:ins>
            </w:sdtContent>
          </w:sdt>
        </w:p>
      </w:sdtContent>
    </w:sdt>
    <w:sdt>
      <w:sdtPr>
        <w:id w:val="-826595154"/>
        <w:tag w:val="goog_rdk_2483"/>
      </w:sdtPr>
      <w:sdtContent>
        <w:p w:rsidR="00000000" w:rsidDel="00000000" w:rsidP="00000000" w:rsidRDefault="00000000" w:rsidRPr="00000000" w14:paraId="000003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9132654"/>
              <w:tag w:val="goog_rdk_2481"/>
            </w:sdtPr>
            <w:sdtContent>
              <w:ins w:author="Anonymous" w:id="66" w:date="2026-09-22T03:03:20Z"/>
              <w:sdt>
                <w:sdtPr>
                  <w:id w:val="429246309"/>
                  <w:tag w:val="goog_rdk_2482"/>
                </w:sdtPr>
                <w:sdtContent>
                  <w:ins w:author="Anonymous" w:id="66" w:date="2026-09-22T03:03:20Z">
                    <w:r w:rsidDel="00000000" w:rsidR="00000000" w:rsidRPr="00000000">
                      <w:rPr>
                        <w:rtl w:val="0"/>
                      </w:rPr>
                    </w:r>
                  </w:ins>
                </w:sdtContent>
              </w:sdt>
              <w:ins w:author="Anonymous" w:id="66" w:date="2026-09-22T03:03:20Z">
                <w:bookmarkStart w:colFirst="0" w:colLast="0" w:name="_heading=h.74psqmi3hote" w:id="505"/>
                <w:bookmarkEnd w:id="505"/>
              </w:ins>
            </w:sdtContent>
          </w:sdt>
        </w:p>
      </w:sdtContent>
    </w:sdt>
    <w:sdt>
      <w:sdtPr>
        <w:id w:val="2131418503"/>
        <w:tag w:val="goog_rdk_2486"/>
      </w:sdtPr>
      <w:sdtContent>
        <w:p w:rsidR="00000000" w:rsidDel="00000000" w:rsidP="00000000" w:rsidRDefault="00000000" w:rsidRPr="00000000" w14:paraId="000003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5248868"/>
              <w:tag w:val="goog_rdk_2484"/>
            </w:sdtPr>
            <w:sdtContent>
              <w:ins w:author="Anonymous" w:id="66" w:date="2026-09-22T03:03:20Z"/>
              <w:sdt>
                <w:sdtPr>
                  <w:id w:val="-1730704214"/>
                  <w:tag w:val="goog_rdk_2485"/>
                </w:sdtPr>
                <w:sdtContent>
                  <w:ins w:author="Anonymous" w:id="66" w:date="2026-09-22T03:03:20Z">
                    <w:r w:rsidDel="00000000" w:rsidR="00000000" w:rsidRPr="00000000">
                      <w:rPr>
                        <w:rtl w:val="0"/>
                      </w:rPr>
                    </w:r>
                  </w:ins>
                </w:sdtContent>
              </w:sdt>
              <w:ins w:author="Anonymous" w:id="66" w:date="2026-09-22T03:03:20Z">
                <w:bookmarkStart w:colFirst="0" w:colLast="0" w:name="_heading=h.inj26pw3zfsn" w:id="506"/>
                <w:bookmarkEnd w:id="506"/>
              </w:ins>
            </w:sdtContent>
          </w:sdt>
        </w:p>
      </w:sdtContent>
    </w:sdt>
    <w:sdt>
      <w:sdtPr>
        <w:id w:val="-1732547582"/>
        <w:tag w:val="goog_rdk_2489"/>
      </w:sdtPr>
      <w:sdtContent>
        <w:p w:rsidR="00000000" w:rsidDel="00000000" w:rsidP="00000000" w:rsidRDefault="00000000" w:rsidRPr="00000000" w14:paraId="000003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3916012"/>
              <w:tag w:val="goog_rdk_2487"/>
            </w:sdtPr>
            <w:sdtContent>
              <w:ins w:author="Anonymous" w:id="66" w:date="2026-09-22T03:03:20Z"/>
              <w:sdt>
                <w:sdtPr>
                  <w:id w:val="1465398953"/>
                  <w:tag w:val="goog_rdk_2488"/>
                </w:sdtPr>
                <w:sdtContent>
                  <w:ins w:author="Anonymous" w:id="66" w:date="2026-09-22T03:03:20Z">
                    <w:r w:rsidDel="00000000" w:rsidR="00000000" w:rsidRPr="00000000">
                      <w:rPr>
                        <w:rtl w:val="0"/>
                      </w:rPr>
                    </w:r>
                  </w:ins>
                </w:sdtContent>
              </w:sdt>
              <w:ins w:author="Anonymous" w:id="66" w:date="2026-09-22T03:03:20Z">
                <w:bookmarkStart w:colFirst="0" w:colLast="0" w:name="_heading=h.9mkn1ihah8ta" w:id="507"/>
                <w:bookmarkEnd w:id="507"/>
              </w:ins>
            </w:sdtContent>
          </w:sdt>
        </w:p>
      </w:sdtContent>
    </w:sdt>
    <w:sdt>
      <w:sdtPr>
        <w:id w:val="193303450"/>
        <w:tag w:val="goog_rdk_2492"/>
      </w:sdtPr>
      <w:sdtContent>
        <w:p w:rsidR="00000000" w:rsidDel="00000000" w:rsidP="00000000" w:rsidRDefault="00000000" w:rsidRPr="00000000" w14:paraId="000003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6823488"/>
              <w:tag w:val="goog_rdk_2490"/>
            </w:sdtPr>
            <w:sdtContent>
              <w:ins w:author="Anonymous" w:id="66" w:date="2026-09-22T03:03:20Z"/>
              <w:sdt>
                <w:sdtPr>
                  <w:id w:val="1413784922"/>
                  <w:tag w:val="goog_rdk_2491"/>
                </w:sdtPr>
                <w:sdtContent>
                  <w:ins w:author="Anonymous" w:id="66" w:date="2026-09-22T03:03:20Z">
                    <w:r w:rsidDel="00000000" w:rsidR="00000000" w:rsidRPr="00000000">
                      <w:rPr>
                        <w:rtl w:val="0"/>
                      </w:rPr>
                    </w:r>
                  </w:ins>
                </w:sdtContent>
              </w:sdt>
              <w:ins w:author="Anonymous" w:id="66" w:date="2026-09-22T03:03:20Z">
                <w:bookmarkStart w:colFirst="0" w:colLast="0" w:name="_heading=h.1heodhrij6bs" w:id="508"/>
                <w:bookmarkEnd w:id="508"/>
              </w:ins>
            </w:sdtContent>
          </w:sdt>
        </w:p>
      </w:sdtContent>
    </w:sdt>
    <w:sdt>
      <w:sdtPr>
        <w:id w:val="-1358453350"/>
        <w:tag w:val="goog_rdk_2495"/>
      </w:sdtPr>
      <w:sdtContent>
        <w:p w:rsidR="00000000" w:rsidDel="00000000" w:rsidP="00000000" w:rsidRDefault="00000000" w:rsidRPr="00000000" w14:paraId="000003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1634108"/>
              <w:tag w:val="goog_rdk_2493"/>
            </w:sdtPr>
            <w:sdtContent>
              <w:ins w:author="Anonymous" w:id="66" w:date="2026-09-22T03:03:20Z"/>
              <w:sdt>
                <w:sdtPr>
                  <w:id w:val="-79617874"/>
                  <w:tag w:val="goog_rdk_2494"/>
                </w:sdtPr>
                <w:sdtContent>
                  <w:ins w:author="Anonymous" w:id="66" w:date="2026-09-22T03:03:20Z">
                    <w:r w:rsidDel="00000000" w:rsidR="00000000" w:rsidRPr="00000000">
                      <w:rPr>
                        <w:rtl w:val="0"/>
                      </w:rPr>
                    </w:r>
                  </w:ins>
                </w:sdtContent>
              </w:sdt>
              <w:ins w:author="Anonymous" w:id="66" w:date="2026-09-22T03:03:20Z">
                <w:bookmarkStart w:colFirst="0" w:colLast="0" w:name="_heading=h.ethlkj33wba8" w:id="509"/>
                <w:bookmarkEnd w:id="509"/>
              </w:ins>
            </w:sdtContent>
          </w:sdt>
        </w:p>
      </w:sdtContent>
    </w:sdt>
    <w:sdt>
      <w:sdtPr>
        <w:id w:val="947327655"/>
        <w:tag w:val="goog_rdk_2498"/>
      </w:sdtPr>
      <w:sdtContent>
        <w:p w:rsidR="00000000" w:rsidDel="00000000" w:rsidP="00000000" w:rsidRDefault="00000000" w:rsidRPr="00000000" w14:paraId="000003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2240190"/>
              <w:tag w:val="goog_rdk_2496"/>
            </w:sdtPr>
            <w:sdtContent>
              <w:ins w:author="Anonymous" w:id="66" w:date="2026-09-22T03:03:20Z"/>
              <w:sdt>
                <w:sdtPr>
                  <w:id w:val="-1971912986"/>
                  <w:tag w:val="goog_rdk_2497"/>
                </w:sdtPr>
                <w:sdtContent>
                  <w:ins w:author="Anonymous" w:id="66" w:date="2026-09-22T03:03:20Z">
                    <w:r w:rsidDel="00000000" w:rsidR="00000000" w:rsidRPr="00000000">
                      <w:rPr>
                        <w:rtl w:val="0"/>
                      </w:rPr>
                    </w:r>
                  </w:ins>
                </w:sdtContent>
              </w:sdt>
              <w:ins w:author="Anonymous" w:id="66" w:date="2026-09-22T03:03:20Z">
                <w:bookmarkStart w:colFirst="0" w:colLast="0" w:name="_heading=h.aks1dkaujnrm" w:id="510"/>
                <w:bookmarkEnd w:id="510"/>
              </w:ins>
            </w:sdtContent>
          </w:sdt>
        </w:p>
      </w:sdtContent>
    </w:sdt>
    <w:sdt>
      <w:sdtPr>
        <w:id w:val="1183140233"/>
        <w:tag w:val="goog_rdk_2501"/>
      </w:sdtPr>
      <w:sdtContent>
        <w:p w:rsidR="00000000" w:rsidDel="00000000" w:rsidP="00000000" w:rsidRDefault="00000000" w:rsidRPr="00000000" w14:paraId="000003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4107349"/>
              <w:tag w:val="goog_rdk_2499"/>
            </w:sdtPr>
            <w:sdtContent>
              <w:ins w:author="Anonymous" w:id="66" w:date="2026-09-22T03:03:20Z"/>
              <w:sdt>
                <w:sdtPr>
                  <w:id w:val="1161861862"/>
                  <w:tag w:val="goog_rdk_2500"/>
                </w:sdtPr>
                <w:sdtContent>
                  <w:ins w:author="Anonymous" w:id="66" w:date="2026-09-22T03:03:20Z">
                    <w:r w:rsidDel="00000000" w:rsidR="00000000" w:rsidRPr="00000000">
                      <w:rPr>
                        <w:rtl w:val="0"/>
                      </w:rPr>
                    </w:r>
                  </w:ins>
                </w:sdtContent>
              </w:sdt>
              <w:ins w:author="Anonymous" w:id="66" w:date="2026-09-22T03:03:20Z">
                <w:bookmarkStart w:colFirst="0" w:colLast="0" w:name="_heading=h.1gtbais8i09z" w:id="511"/>
                <w:bookmarkEnd w:id="511"/>
              </w:ins>
            </w:sdtContent>
          </w:sdt>
        </w:p>
      </w:sdtContent>
    </w:sdt>
    <w:sdt>
      <w:sdtPr>
        <w:id w:val="-1198397984"/>
        <w:tag w:val="goog_rdk_2504"/>
      </w:sdtPr>
      <w:sdtContent>
        <w:p w:rsidR="00000000" w:rsidDel="00000000" w:rsidP="00000000" w:rsidRDefault="00000000" w:rsidRPr="00000000" w14:paraId="000003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1804426"/>
              <w:tag w:val="goog_rdk_2502"/>
            </w:sdtPr>
            <w:sdtContent>
              <w:ins w:author="Anonymous" w:id="66" w:date="2026-09-22T03:03:20Z"/>
              <w:sdt>
                <w:sdtPr>
                  <w:id w:val="-353527115"/>
                  <w:tag w:val="goog_rdk_2503"/>
                </w:sdtPr>
                <w:sdtContent>
                  <w:ins w:author="Anonymous" w:id="66" w:date="2026-09-22T03:03:20Z">
                    <w:r w:rsidDel="00000000" w:rsidR="00000000" w:rsidRPr="00000000">
                      <w:rPr>
                        <w:rtl w:val="0"/>
                      </w:rPr>
                    </w:r>
                  </w:ins>
                </w:sdtContent>
              </w:sdt>
              <w:ins w:author="Anonymous" w:id="66" w:date="2026-09-22T03:03:20Z">
                <w:bookmarkStart w:colFirst="0" w:colLast="0" w:name="_heading=h.myiv23r95ff5" w:id="512"/>
                <w:bookmarkEnd w:id="512"/>
              </w:ins>
            </w:sdtContent>
          </w:sdt>
        </w:p>
      </w:sdtContent>
    </w:sdt>
    <w:sdt>
      <w:sdtPr>
        <w:id w:val="1334062599"/>
        <w:tag w:val="goog_rdk_2507"/>
      </w:sdtPr>
      <w:sdtContent>
        <w:p w:rsidR="00000000" w:rsidDel="00000000" w:rsidP="00000000" w:rsidRDefault="00000000" w:rsidRPr="00000000" w14:paraId="000003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6351150"/>
              <w:tag w:val="goog_rdk_2505"/>
            </w:sdtPr>
            <w:sdtContent>
              <w:ins w:author="Anonymous" w:id="66" w:date="2026-09-22T03:03:20Z"/>
              <w:sdt>
                <w:sdtPr>
                  <w:id w:val="-1638299947"/>
                  <w:tag w:val="goog_rdk_2506"/>
                </w:sdtPr>
                <w:sdtContent>
                  <w:ins w:author="Anonymous" w:id="66" w:date="2026-09-22T03:03:20Z">
                    <w:r w:rsidDel="00000000" w:rsidR="00000000" w:rsidRPr="00000000">
                      <w:rPr>
                        <w:rtl w:val="0"/>
                      </w:rPr>
                    </w:r>
                  </w:ins>
                </w:sdtContent>
              </w:sdt>
              <w:ins w:author="Anonymous" w:id="66" w:date="2026-09-22T03:03:20Z">
                <w:bookmarkStart w:colFirst="0" w:colLast="0" w:name="_heading=h.agpakd1po0ca" w:id="513"/>
                <w:bookmarkEnd w:id="513"/>
              </w:ins>
            </w:sdtContent>
          </w:sdt>
        </w:p>
      </w:sdtContent>
    </w:sdt>
    <w:sdt>
      <w:sdtPr>
        <w:id w:val="1206247973"/>
        <w:tag w:val="goog_rdk_2510"/>
      </w:sdtPr>
      <w:sdtContent>
        <w:p w:rsidR="00000000" w:rsidDel="00000000" w:rsidP="00000000" w:rsidRDefault="00000000" w:rsidRPr="00000000" w14:paraId="000003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5687678"/>
              <w:tag w:val="goog_rdk_2508"/>
            </w:sdtPr>
            <w:sdtContent>
              <w:ins w:author="Anonymous" w:id="66" w:date="2026-09-22T03:03:20Z"/>
              <w:sdt>
                <w:sdtPr>
                  <w:id w:val="-2008109131"/>
                  <w:tag w:val="goog_rdk_2509"/>
                </w:sdtPr>
                <w:sdtContent>
                  <w:ins w:author="Anonymous" w:id="66" w:date="2026-09-22T03:03:20Z">
                    <w:r w:rsidDel="00000000" w:rsidR="00000000" w:rsidRPr="00000000">
                      <w:rPr>
                        <w:rtl w:val="0"/>
                      </w:rPr>
                    </w:r>
                  </w:ins>
                </w:sdtContent>
              </w:sdt>
              <w:ins w:author="Anonymous" w:id="66" w:date="2026-09-22T03:03:20Z">
                <w:bookmarkStart w:colFirst="0" w:colLast="0" w:name="_heading=h.7cf18ov9c008" w:id="514"/>
                <w:bookmarkEnd w:id="514"/>
              </w:ins>
            </w:sdtContent>
          </w:sdt>
        </w:p>
      </w:sdtContent>
    </w:sdt>
    <w:sdt>
      <w:sdtPr>
        <w:id w:val="907631165"/>
        <w:tag w:val="goog_rdk_2513"/>
      </w:sdtPr>
      <w:sdtContent>
        <w:p w:rsidR="00000000" w:rsidDel="00000000" w:rsidP="00000000" w:rsidRDefault="00000000" w:rsidRPr="00000000" w14:paraId="000003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1184776"/>
              <w:tag w:val="goog_rdk_2511"/>
            </w:sdtPr>
            <w:sdtContent>
              <w:ins w:author="Anonymous" w:id="66" w:date="2026-09-22T03:03:20Z"/>
              <w:sdt>
                <w:sdtPr>
                  <w:id w:val="66020367"/>
                  <w:tag w:val="goog_rdk_2512"/>
                </w:sdtPr>
                <w:sdtContent>
                  <w:ins w:author="Anonymous" w:id="66" w:date="2026-09-22T03:03:20Z">
                    <w:r w:rsidDel="00000000" w:rsidR="00000000" w:rsidRPr="00000000">
                      <w:rPr>
                        <w:rtl w:val="0"/>
                      </w:rPr>
                    </w:r>
                  </w:ins>
                </w:sdtContent>
              </w:sdt>
              <w:ins w:author="Anonymous" w:id="66" w:date="2026-09-22T03:03:20Z">
                <w:bookmarkStart w:colFirst="0" w:colLast="0" w:name="_heading=h.omvxkpo8sldp" w:id="515"/>
                <w:bookmarkEnd w:id="515"/>
              </w:ins>
            </w:sdtContent>
          </w:sdt>
        </w:p>
      </w:sdtContent>
    </w:sdt>
    <w:sdt>
      <w:sdtPr>
        <w:id w:val="-289082165"/>
        <w:tag w:val="goog_rdk_2516"/>
      </w:sdtPr>
      <w:sdtContent>
        <w:p w:rsidR="00000000" w:rsidDel="00000000" w:rsidP="00000000" w:rsidRDefault="00000000" w:rsidRPr="00000000" w14:paraId="000003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2488239"/>
              <w:tag w:val="goog_rdk_2514"/>
            </w:sdtPr>
            <w:sdtContent>
              <w:ins w:author="Anonymous" w:id="66" w:date="2026-09-22T03:03:20Z"/>
              <w:sdt>
                <w:sdtPr>
                  <w:id w:val="295663971"/>
                  <w:tag w:val="goog_rdk_2515"/>
                </w:sdtPr>
                <w:sdtContent>
                  <w:ins w:author="Anonymous" w:id="66" w:date="2026-09-22T03:03:20Z">
                    <w:r w:rsidDel="00000000" w:rsidR="00000000" w:rsidRPr="00000000">
                      <w:rPr>
                        <w:rtl w:val="0"/>
                      </w:rPr>
                    </w:r>
                  </w:ins>
                </w:sdtContent>
              </w:sdt>
              <w:ins w:author="Anonymous" w:id="66" w:date="2026-09-22T03:03:20Z">
                <w:bookmarkStart w:colFirst="0" w:colLast="0" w:name="_heading=h.hgnpylh4eg8v" w:id="516"/>
                <w:bookmarkEnd w:id="516"/>
              </w:ins>
            </w:sdtContent>
          </w:sdt>
        </w:p>
      </w:sdtContent>
    </w:sdt>
    <w:sdt>
      <w:sdtPr>
        <w:id w:val="-1362241985"/>
        <w:tag w:val="goog_rdk_2519"/>
      </w:sdtPr>
      <w:sdtContent>
        <w:p w:rsidR="00000000" w:rsidDel="00000000" w:rsidP="00000000" w:rsidRDefault="00000000" w:rsidRPr="00000000" w14:paraId="000003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3867443"/>
              <w:tag w:val="goog_rdk_2517"/>
            </w:sdtPr>
            <w:sdtContent>
              <w:ins w:author="Anonymous" w:id="66" w:date="2026-09-22T03:03:20Z"/>
              <w:sdt>
                <w:sdtPr>
                  <w:id w:val="573054790"/>
                  <w:tag w:val="goog_rdk_2518"/>
                </w:sdtPr>
                <w:sdtContent>
                  <w:ins w:author="Anonymous" w:id="66" w:date="2026-09-22T03:03:20Z">
                    <w:r w:rsidDel="00000000" w:rsidR="00000000" w:rsidRPr="00000000">
                      <w:rPr>
                        <w:rtl w:val="0"/>
                      </w:rPr>
                    </w:r>
                  </w:ins>
                </w:sdtContent>
              </w:sdt>
              <w:ins w:author="Anonymous" w:id="66" w:date="2026-09-22T03:03:20Z">
                <w:bookmarkStart w:colFirst="0" w:colLast="0" w:name="_heading=h.hfy0kruasl2q" w:id="517"/>
                <w:bookmarkEnd w:id="517"/>
              </w:ins>
            </w:sdtContent>
          </w:sdt>
        </w:p>
      </w:sdtContent>
    </w:sdt>
    <w:sdt>
      <w:sdtPr>
        <w:id w:val="125564176"/>
        <w:tag w:val="goog_rdk_2522"/>
      </w:sdtPr>
      <w:sdtContent>
        <w:p w:rsidR="00000000" w:rsidDel="00000000" w:rsidP="00000000" w:rsidRDefault="00000000" w:rsidRPr="00000000" w14:paraId="000003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9417722"/>
              <w:tag w:val="goog_rdk_2520"/>
            </w:sdtPr>
            <w:sdtContent>
              <w:ins w:author="Anonymous" w:id="66" w:date="2026-09-22T03:03:20Z"/>
              <w:sdt>
                <w:sdtPr>
                  <w:id w:val="152045857"/>
                  <w:tag w:val="goog_rdk_2521"/>
                </w:sdtPr>
                <w:sdtContent>
                  <w:ins w:author="Anonymous" w:id="66" w:date="2026-09-22T03:03:20Z">
                    <w:r w:rsidDel="00000000" w:rsidR="00000000" w:rsidRPr="00000000">
                      <w:rPr>
                        <w:rtl w:val="0"/>
                      </w:rPr>
                    </w:r>
                  </w:ins>
                </w:sdtContent>
              </w:sdt>
              <w:ins w:author="Anonymous" w:id="66" w:date="2026-09-22T03:03:20Z">
                <w:bookmarkStart w:colFirst="0" w:colLast="0" w:name="_heading=h.uzl1505v9kp4" w:id="518"/>
                <w:bookmarkEnd w:id="518"/>
              </w:ins>
            </w:sdtContent>
          </w:sdt>
        </w:p>
      </w:sdtContent>
    </w:sdt>
    <w:sdt>
      <w:sdtPr>
        <w:id w:val="1285651353"/>
        <w:tag w:val="goog_rdk_2525"/>
      </w:sdtPr>
      <w:sdtContent>
        <w:p w:rsidR="00000000" w:rsidDel="00000000" w:rsidP="00000000" w:rsidRDefault="00000000" w:rsidRPr="00000000" w14:paraId="000003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0355875"/>
              <w:tag w:val="goog_rdk_2523"/>
            </w:sdtPr>
            <w:sdtContent>
              <w:ins w:author="Anonymous" w:id="66" w:date="2026-09-22T03:03:20Z"/>
              <w:sdt>
                <w:sdtPr>
                  <w:id w:val="174187020"/>
                  <w:tag w:val="goog_rdk_2524"/>
                </w:sdtPr>
                <w:sdtContent>
                  <w:ins w:author="Anonymous" w:id="66" w:date="2026-09-22T03:03:20Z">
                    <w:r w:rsidDel="00000000" w:rsidR="00000000" w:rsidRPr="00000000">
                      <w:rPr>
                        <w:rtl w:val="0"/>
                      </w:rPr>
                    </w:r>
                  </w:ins>
                </w:sdtContent>
              </w:sdt>
              <w:ins w:author="Anonymous" w:id="66" w:date="2026-09-22T03:03:20Z">
                <w:bookmarkStart w:colFirst="0" w:colLast="0" w:name="_heading=h.gxnwiccjgcic" w:id="519"/>
                <w:bookmarkEnd w:id="519"/>
              </w:ins>
            </w:sdtContent>
          </w:sdt>
        </w:p>
      </w:sdtContent>
    </w:sdt>
    <w:sdt>
      <w:sdtPr>
        <w:id w:val="1675588357"/>
        <w:tag w:val="goog_rdk_2528"/>
      </w:sdtPr>
      <w:sdtContent>
        <w:p w:rsidR="00000000" w:rsidDel="00000000" w:rsidP="00000000" w:rsidRDefault="00000000" w:rsidRPr="00000000" w14:paraId="000003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8328496"/>
              <w:tag w:val="goog_rdk_2526"/>
            </w:sdtPr>
            <w:sdtContent>
              <w:ins w:author="Anonymous" w:id="66" w:date="2026-09-22T03:03:20Z"/>
              <w:sdt>
                <w:sdtPr>
                  <w:id w:val="-2057628296"/>
                  <w:tag w:val="goog_rdk_2527"/>
                </w:sdtPr>
                <w:sdtContent>
                  <w:ins w:author="Anonymous" w:id="66" w:date="2026-09-22T03:03:20Z">
                    <w:r w:rsidDel="00000000" w:rsidR="00000000" w:rsidRPr="00000000">
                      <w:rPr>
                        <w:rtl w:val="0"/>
                      </w:rPr>
                    </w:r>
                  </w:ins>
                </w:sdtContent>
              </w:sdt>
              <w:ins w:author="Anonymous" w:id="66" w:date="2026-09-22T03:03:20Z">
                <w:bookmarkStart w:colFirst="0" w:colLast="0" w:name="_heading=h.blhupth6kn8j" w:id="520"/>
                <w:bookmarkEnd w:id="520"/>
              </w:ins>
            </w:sdtContent>
          </w:sdt>
        </w:p>
      </w:sdtContent>
    </w:sdt>
    <w:sdt>
      <w:sdtPr>
        <w:id w:val="-580795047"/>
        <w:tag w:val="goog_rdk_2531"/>
      </w:sdtPr>
      <w:sdtContent>
        <w:p w:rsidR="00000000" w:rsidDel="00000000" w:rsidP="00000000" w:rsidRDefault="00000000" w:rsidRPr="00000000" w14:paraId="000003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0419088"/>
              <w:tag w:val="goog_rdk_2529"/>
            </w:sdtPr>
            <w:sdtContent>
              <w:ins w:author="Anonymous" w:id="66" w:date="2026-09-22T03:03:20Z"/>
              <w:sdt>
                <w:sdtPr>
                  <w:id w:val="-1296243820"/>
                  <w:tag w:val="goog_rdk_2530"/>
                </w:sdtPr>
                <w:sdtContent>
                  <w:ins w:author="Anonymous" w:id="66" w:date="2026-09-22T03:03:20Z">
                    <w:r w:rsidDel="00000000" w:rsidR="00000000" w:rsidRPr="00000000">
                      <w:rPr>
                        <w:rtl w:val="0"/>
                      </w:rPr>
                    </w:r>
                  </w:ins>
                </w:sdtContent>
              </w:sdt>
              <w:ins w:author="Anonymous" w:id="66" w:date="2026-09-22T03:03:20Z">
                <w:bookmarkStart w:colFirst="0" w:colLast="0" w:name="_heading=h.u4we4kva5x1s" w:id="521"/>
                <w:bookmarkEnd w:id="521"/>
              </w:ins>
            </w:sdtContent>
          </w:sdt>
        </w:p>
      </w:sdtContent>
    </w:sdt>
    <w:sdt>
      <w:sdtPr>
        <w:id w:val="799836290"/>
        <w:tag w:val="goog_rdk_2534"/>
      </w:sdtPr>
      <w:sdtContent>
        <w:p w:rsidR="00000000" w:rsidDel="00000000" w:rsidP="00000000" w:rsidRDefault="00000000" w:rsidRPr="00000000" w14:paraId="000003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9005507"/>
              <w:tag w:val="goog_rdk_2532"/>
            </w:sdtPr>
            <w:sdtContent>
              <w:ins w:author="Anonymous" w:id="66" w:date="2026-09-22T03:03:20Z"/>
              <w:sdt>
                <w:sdtPr>
                  <w:id w:val="1253689839"/>
                  <w:tag w:val="goog_rdk_2533"/>
                </w:sdtPr>
                <w:sdtContent>
                  <w:ins w:author="Anonymous" w:id="66" w:date="2026-09-22T03:03:20Z">
                    <w:r w:rsidDel="00000000" w:rsidR="00000000" w:rsidRPr="00000000">
                      <w:rPr>
                        <w:rtl w:val="0"/>
                      </w:rPr>
                    </w:r>
                  </w:ins>
                </w:sdtContent>
              </w:sdt>
              <w:ins w:author="Anonymous" w:id="66" w:date="2026-09-22T03:03:20Z">
                <w:bookmarkStart w:colFirst="0" w:colLast="0" w:name="_heading=h.bhbruf9h66jr" w:id="522"/>
                <w:bookmarkEnd w:id="522"/>
              </w:ins>
            </w:sdtContent>
          </w:sdt>
        </w:p>
      </w:sdtContent>
    </w:sdt>
    <w:sdt>
      <w:sdtPr>
        <w:id w:val="-917200962"/>
        <w:tag w:val="goog_rdk_2537"/>
      </w:sdtPr>
      <w:sdtContent>
        <w:p w:rsidR="00000000" w:rsidDel="00000000" w:rsidP="00000000" w:rsidRDefault="00000000" w:rsidRPr="00000000" w14:paraId="000003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7894829"/>
              <w:tag w:val="goog_rdk_2535"/>
            </w:sdtPr>
            <w:sdtContent>
              <w:ins w:author="Anonymous" w:id="66" w:date="2026-09-22T03:03:20Z"/>
              <w:sdt>
                <w:sdtPr>
                  <w:id w:val="-1413924832"/>
                  <w:tag w:val="goog_rdk_2536"/>
                </w:sdtPr>
                <w:sdtContent>
                  <w:ins w:author="Anonymous" w:id="66" w:date="2026-09-22T03:03:20Z">
                    <w:r w:rsidDel="00000000" w:rsidR="00000000" w:rsidRPr="00000000">
                      <w:rPr>
                        <w:rtl w:val="0"/>
                      </w:rPr>
                    </w:r>
                  </w:ins>
                </w:sdtContent>
              </w:sdt>
              <w:ins w:author="Anonymous" w:id="66" w:date="2026-09-22T03:03:20Z">
                <w:bookmarkStart w:colFirst="0" w:colLast="0" w:name="_heading=h.p7dfm3qzxjjz" w:id="523"/>
                <w:bookmarkEnd w:id="523"/>
              </w:ins>
            </w:sdtContent>
          </w:sdt>
        </w:p>
      </w:sdtContent>
    </w:sdt>
    <w:sdt>
      <w:sdtPr>
        <w:id w:val="1824368629"/>
        <w:tag w:val="goog_rdk_2540"/>
      </w:sdtPr>
      <w:sdtContent>
        <w:p w:rsidR="00000000" w:rsidDel="00000000" w:rsidP="00000000" w:rsidRDefault="00000000" w:rsidRPr="00000000" w14:paraId="000003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9982700"/>
              <w:tag w:val="goog_rdk_2538"/>
            </w:sdtPr>
            <w:sdtContent>
              <w:ins w:author="Anonymous" w:id="66" w:date="2026-09-22T03:03:20Z"/>
              <w:sdt>
                <w:sdtPr>
                  <w:id w:val="1215010666"/>
                  <w:tag w:val="goog_rdk_2539"/>
                </w:sdtPr>
                <w:sdtContent>
                  <w:ins w:author="Anonymous" w:id="66" w:date="2026-09-22T03:03:20Z">
                    <w:r w:rsidDel="00000000" w:rsidR="00000000" w:rsidRPr="00000000">
                      <w:rPr>
                        <w:rtl w:val="0"/>
                      </w:rPr>
                    </w:r>
                  </w:ins>
                </w:sdtContent>
              </w:sdt>
              <w:ins w:author="Anonymous" w:id="66" w:date="2026-09-22T03:03:20Z">
                <w:bookmarkStart w:colFirst="0" w:colLast="0" w:name="_heading=h.6wz8ymp5rr97" w:id="524"/>
                <w:bookmarkEnd w:id="524"/>
              </w:ins>
            </w:sdtContent>
          </w:sdt>
        </w:p>
      </w:sdtContent>
    </w:sdt>
    <w:sdt>
      <w:sdtPr>
        <w:id w:val="-214485050"/>
        <w:tag w:val="goog_rdk_2543"/>
      </w:sdtPr>
      <w:sdtContent>
        <w:p w:rsidR="00000000" w:rsidDel="00000000" w:rsidP="00000000" w:rsidRDefault="00000000" w:rsidRPr="00000000" w14:paraId="000003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575300"/>
              <w:tag w:val="goog_rdk_2541"/>
            </w:sdtPr>
            <w:sdtContent>
              <w:ins w:author="Anonymous" w:id="66" w:date="2026-09-22T03:03:20Z"/>
              <w:sdt>
                <w:sdtPr>
                  <w:id w:val="-1192714004"/>
                  <w:tag w:val="goog_rdk_2542"/>
                </w:sdtPr>
                <w:sdtContent>
                  <w:ins w:author="Anonymous" w:id="66" w:date="2026-09-22T03:03:20Z">
                    <w:r w:rsidDel="00000000" w:rsidR="00000000" w:rsidRPr="00000000">
                      <w:rPr>
                        <w:rtl w:val="0"/>
                      </w:rPr>
                    </w:r>
                  </w:ins>
                </w:sdtContent>
              </w:sdt>
              <w:ins w:author="Anonymous" w:id="66" w:date="2026-09-22T03:03:20Z">
                <w:bookmarkStart w:colFirst="0" w:colLast="0" w:name="_heading=h.ehvp6m4bq1x3" w:id="525"/>
                <w:bookmarkEnd w:id="525"/>
              </w:ins>
            </w:sdtContent>
          </w:sdt>
        </w:p>
      </w:sdtContent>
    </w:sdt>
    <w:sdt>
      <w:sdtPr>
        <w:id w:val="638807419"/>
        <w:tag w:val="goog_rdk_2546"/>
      </w:sdtPr>
      <w:sdtContent>
        <w:p w:rsidR="00000000" w:rsidDel="00000000" w:rsidP="00000000" w:rsidRDefault="00000000" w:rsidRPr="00000000" w14:paraId="000003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9303632"/>
              <w:tag w:val="goog_rdk_2544"/>
            </w:sdtPr>
            <w:sdtContent>
              <w:ins w:author="Anonymous" w:id="66" w:date="2026-09-22T03:03:20Z"/>
              <w:sdt>
                <w:sdtPr>
                  <w:id w:val="-942537713"/>
                  <w:tag w:val="goog_rdk_2545"/>
                </w:sdtPr>
                <w:sdtContent>
                  <w:ins w:author="Anonymous" w:id="66" w:date="2026-09-22T03:03:20Z">
                    <w:r w:rsidDel="00000000" w:rsidR="00000000" w:rsidRPr="00000000">
                      <w:rPr>
                        <w:rtl w:val="0"/>
                      </w:rPr>
                    </w:r>
                  </w:ins>
                </w:sdtContent>
              </w:sdt>
              <w:ins w:author="Anonymous" w:id="66" w:date="2026-09-22T03:03:20Z">
                <w:bookmarkStart w:colFirst="0" w:colLast="0" w:name="_heading=h.60ormlf1q7zj" w:id="526"/>
                <w:bookmarkEnd w:id="526"/>
              </w:ins>
            </w:sdtContent>
          </w:sdt>
        </w:p>
      </w:sdtContent>
    </w:sdt>
    <w:sdt>
      <w:sdtPr>
        <w:id w:val="-711930730"/>
        <w:tag w:val="goog_rdk_2549"/>
      </w:sdtPr>
      <w:sdtContent>
        <w:p w:rsidR="00000000" w:rsidDel="00000000" w:rsidP="00000000" w:rsidRDefault="00000000" w:rsidRPr="00000000" w14:paraId="000003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9293509"/>
              <w:tag w:val="goog_rdk_2547"/>
            </w:sdtPr>
            <w:sdtContent>
              <w:ins w:author="Anonymous" w:id="66" w:date="2026-09-22T03:03:20Z"/>
              <w:sdt>
                <w:sdtPr>
                  <w:id w:val="968121710"/>
                  <w:tag w:val="goog_rdk_2548"/>
                </w:sdtPr>
                <w:sdtContent>
                  <w:ins w:author="Anonymous" w:id="66" w:date="2026-09-22T03:03:20Z">
                    <w:r w:rsidDel="00000000" w:rsidR="00000000" w:rsidRPr="00000000">
                      <w:rPr>
                        <w:rtl w:val="0"/>
                      </w:rPr>
                    </w:r>
                  </w:ins>
                </w:sdtContent>
              </w:sdt>
              <w:ins w:author="Anonymous" w:id="66" w:date="2026-09-22T03:03:20Z">
                <w:bookmarkStart w:colFirst="0" w:colLast="0" w:name="_heading=h.5s8jqougu6p3" w:id="527"/>
                <w:bookmarkEnd w:id="527"/>
              </w:ins>
            </w:sdtContent>
          </w:sdt>
        </w:p>
      </w:sdtContent>
    </w:sdt>
    <w:sdt>
      <w:sdtPr>
        <w:id w:val="-1229885903"/>
        <w:tag w:val="goog_rdk_2552"/>
      </w:sdtPr>
      <w:sdtContent>
        <w:p w:rsidR="00000000" w:rsidDel="00000000" w:rsidP="00000000" w:rsidRDefault="00000000" w:rsidRPr="00000000" w14:paraId="000003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79876845"/>
              <w:tag w:val="goog_rdk_2550"/>
            </w:sdtPr>
            <w:sdtContent>
              <w:ins w:author="Anonymous" w:id="66" w:date="2026-09-22T03:03:20Z"/>
              <w:sdt>
                <w:sdtPr>
                  <w:id w:val="-635405408"/>
                  <w:tag w:val="goog_rdk_2551"/>
                </w:sdtPr>
                <w:sdtContent>
                  <w:ins w:author="Anonymous" w:id="66" w:date="2026-09-22T03:03:20Z">
                    <w:r w:rsidDel="00000000" w:rsidR="00000000" w:rsidRPr="00000000">
                      <w:rPr>
                        <w:rtl w:val="0"/>
                      </w:rPr>
                    </w:r>
                  </w:ins>
                </w:sdtContent>
              </w:sdt>
              <w:ins w:author="Anonymous" w:id="66" w:date="2026-09-22T03:03:20Z">
                <w:bookmarkStart w:colFirst="0" w:colLast="0" w:name="_heading=h.1lwekqx9z12q" w:id="528"/>
                <w:bookmarkEnd w:id="528"/>
              </w:ins>
            </w:sdtContent>
          </w:sdt>
        </w:p>
      </w:sdtContent>
    </w:sdt>
    <w:sdt>
      <w:sdtPr>
        <w:id w:val="-631669326"/>
        <w:tag w:val="goog_rdk_2555"/>
      </w:sdtPr>
      <w:sdtContent>
        <w:p w:rsidR="00000000" w:rsidDel="00000000" w:rsidP="00000000" w:rsidRDefault="00000000" w:rsidRPr="00000000" w14:paraId="000003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6280497"/>
              <w:tag w:val="goog_rdk_2553"/>
            </w:sdtPr>
            <w:sdtContent>
              <w:ins w:author="Anonymous" w:id="66" w:date="2026-09-22T03:03:20Z"/>
              <w:sdt>
                <w:sdtPr>
                  <w:id w:val="-1892222769"/>
                  <w:tag w:val="goog_rdk_2554"/>
                </w:sdtPr>
                <w:sdtContent>
                  <w:ins w:author="Anonymous" w:id="66" w:date="2026-09-22T03:03:20Z">
                    <w:r w:rsidDel="00000000" w:rsidR="00000000" w:rsidRPr="00000000">
                      <w:rPr>
                        <w:rtl w:val="0"/>
                      </w:rPr>
                    </w:r>
                  </w:ins>
                </w:sdtContent>
              </w:sdt>
              <w:ins w:author="Anonymous" w:id="66" w:date="2026-09-22T03:03:20Z">
                <w:bookmarkStart w:colFirst="0" w:colLast="0" w:name="_heading=h.ishlywkkjrqq" w:id="529"/>
                <w:bookmarkEnd w:id="529"/>
              </w:ins>
            </w:sdtContent>
          </w:sdt>
        </w:p>
      </w:sdtContent>
    </w:sdt>
    <w:sdt>
      <w:sdtPr>
        <w:id w:val="-1051785097"/>
        <w:tag w:val="goog_rdk_2558"/>
      </w:sdtPr>
      <w:sdtContent>
        <w:p w:rsidR="00000000" w:rsidDel="00000000" w:rsidP="00000000" w:rsidRDefault="00000000" w:rsidRPr="00000000" w14:paraId="000003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6260421"/>
              <w:tag w:val="goog_rdk_2556"/>
            </w:sdtPr>
            <w:sdtContent>
              <w:ins w:author="Anonymous" w:id="66" w:date="2026-09-22T03:03:20Z"/>
              <w:sdt>
                <w:sdtPr>
                  <w:id w:val="-778035563"/>
                  <w:tag w:val="goog_rdk_2557"/>
                </w:sdtPr>
                <w:sdtContent>
                  <w:ins w:author="Anonymous" w:id="66" w:date="2026-09-22T03:03:20Z">
                    <w:r w:rsidDel="00000000" w:rsidR="00000000" w:rsidRPr="00000000">
                      <w:rPr>
                        <w:rtl w:val="0"/>
                      </w:rPr>
                    </w:r>
                  </w:ins>
                </w:sdtContent>
              </w:sdt>
              <w:ins w:author="Anonymous" w:id="66" w:date="2026-09-22T03:03:20Z">
                <w:bookmarkStart w:colFirst="0" w:colLast="0" w:name="_heading=h.pee7smn4q395" w:id="530"/>
                <w:bookmarkEnd w:id="530"/>
              </w:ins>
            </w:sdtContent>
          </w:sdt>
        </w:p>
      </w:sdtContent>
    </w:sdt>
    <w:sdt>
      <w:sdtPr>
        <w:id w:val="703929290"/>
        <w:tag w:val="goog_rdk_2561"/>
      </w:sdtPr>
      <w:sdtContent>
        <w:p w:rsidR="00000000" w:rsidDel="00000000" w:rsidP="00000000" w:rsidRDefault="00000000" w:rsidRPr="00000000" w14:paraId="000003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6033509"/>
              <w:tag w:val="goog_rdk_2559"/>
            </w:sdtPr>
            <w:sdtContent>
              <w:ins w:author="Anonymous" w:id="66" w:date="2026-09-22T03:03:20Z"/>
              <w:sdt>
                <w:sdtPr>
                  <w:id w:val="-332784294"/>
                  <w:tag w:val="goog_rdk_2560"/>
                </w:sdtPr>
                <w:sdtContent>
                  <w:ins w:author="Anonymous" w:id="66" w:date="2026-09-22T03:03:20Z">
                    <w:r w:rsidDel="00000000" w:rsidR="00000000" w:rsidRPr="00000000">
                      <w:rPr>
                        <w:rtl w:val="0"/>
                      </w:rPr>
                    </w:r>
                  </w:ins>
                </w:sdtContent>
              </w:sdt>
              <w:ins w:author="Anonymous" w:id="66" w:date="2026-09-22T03:03:20Z">
                <w:bookmarkStart w:colFirst="0" w:colLast="0" w:name="_heading=h.4qy1c5jgzkkw" w:id="531"/>
                <w:bookmarkEnd w:id="531"/>
              </w:ins>
            </w:sdtContent>
          </w:sdt>
        </w:p>
      </w:sdtContent>
    </w:sdt>
    <w:sdt>
      <w:sdtPr>
        <w:id w:val="-1243859919"/>
        <w:tag w:val="goog_rdk_2564"/>
      </w:sdtPr>
      <w:sdtContent>
        <w:p w:rsidR="00000000" w:rsidDel="00000000" w:rsidP="00000000" w:rsidRDefault="00000000" w:rsidRPr="00000000" w14:paraId="000003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1917453"/>
              <w:tag w:val="goog_rdk_2562"/>
            </w:sdtPr>
            <w:sdtContent>
              <w:ins w:author="Anonymous" w:id="66" w:date="2026-09-22T03:03:20Z"/>
              <w:sdt>
                <w:sdtPr>
                  <w:id w:val="-746089780"/>
                  <w:tag w:val="goog_rdk_2563"/>
                </w:sdtPr>
                <w:sdtContent>
                  <w:ins w:author="Anonymous" w:id="66" w:date="2026-09-22T03:03:20Z">
                    <w:r w:rsidDel="00000000" w:rsidR="00000000" w:rsidRPr="00000000">
                      <w:rPr>
                        <w:rtl w:val="0"/>
                      </w:rPr>
                    </w:r>
                  </w:ins>
                </w:sdtContent>
              </w:sdt>
              <w:ins w:author="Anonymous" w:id="66" w:date="2026-09-22T03:03:20Z">
                <w:bookmarkStart w:colFirst="0" w:colLast="0" w:name="_heading=h.rhlllhsqg05b" w:id="532"/>
                <w:bookmarkEnd w:id="532"/>
              </w:ins>
            </w:sdtContent>
          </w:sdt>
        </w:p>
      </w:sdtContent>
    </w:sdt>
    <w:sdt>
      <w:sdtPr>
        <w:id w:val="1854011955"/>
        <w:tag w:val="goog_rdk_2567"/>
      </w:sdtPr>
      <w:sdtContent>
        <w:p w:rsidR="00000000" w:rsidDel="00000000" w:rsidP="00000000" w:rsidRDefault="00000000" w:rsidRPr="00000000" w14:paraId="000003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434589"/>
              <w:tag w:val="goog_rdk_2565"/>
            </w:sdtPr>
            <w:sdtContent>
              <w:ins w:author="Anonymous" w:id="66" w:date="2026-09-22T03:03:20Z"/>
              <w:sdt>
                <w:sdtPr>
                  <w:id w:val="1005084922"/>
                  <w:tag w:val="goog_rdk_2566"/>
                </w:sdtPr>
                <w:sdtContent>
                  <w:ins w:author="Anonymous" w:id="66" w:date="2026-09-22T03:03:20Z">
                    <w:r w:rsidDel="00000000" w:rsidR="00000000" w:rsidRPr="00000000">
                      <w:rPr>
                        <w:rtl w:val="0"/>
                      </w:rPr>
                    </w:r>
                  </w:ins>
                </w:sdtContent>
              </w:sdt>
              <w:ins w:author="Anonymous" w:id="66" w:date="2026-09-22T03:03:20Z">
                <w:bookmarkStart w:colFirst="0" w:colLast="0" w:name="_heading=h.olo1o2rbichm" w:id="533"/>
                <w:bookmarkEnd w:id="533"/>
              </w:ins>
            </w:sdtContent>
          </w:sdt>
        </w:p>
      </w:sdtContent>
    </w:sdt>
    <w:sdt>
      <w:sdtPr>
        <w:id w:val="31085192"/>
        <w:tag w:val="goog_rdk_2570"/>
      </w:sdtPr>
      <w:sdtContent>
        <w:p w:rsidR="00000000" w:rsidDel="00000000" w:rsidP="00000000" w:rsidRDefault="00000000" w:rsidRPr="00000000" w14:paraId="000003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7568960"/>
              <w:tag w:val="goog_rdk_2568"/>
            </w:sdtPr>
            <w:sdtContent>
              <w:ins w:author="Anonymous" w:id="66" w:date="2026-09-22T03:03:20Z"/>
              <w:sdt>
                <w:sdtPr>
                  <w:id w:val="-815344768"/>
                  <w:tag w:val="goog_rdk_2569"/>
                </w:sdtPr>
                <w:sdtContent>
                  <w:ins w:author="Anonymous" w:id="66" w:date="2026-09-22T03:03:20Z">
                    <w:r w:rsidDel="00000000" w:rsidR="00000000" w:rsidRPr="00000000">
                      <w:rPr>
                        <w:rtl w:val="0"/>
                      </w:rPr>
                    </w:r>
                  </w:ins>
                </w:sdtContent>
              </w:sdt>
              <w:ins w:author="Anonymous" w:id="66" w:date="2026-09-22T03:03:20Z">
                <w:bookmarkStart w:colFirst="0" w:colLast="0" w:name="_heading=h.94bbe8phsu1" w:id="534"/>
                <w:bookmarkEnd w:id="534"/>
              </w:ins>
            </w:sdtContent>
          </w:sdt>
        </w:p>
      </w:sdtContent>
    </w:sdt>
    <w:sdt>
      <w:sdtPr>
        <w:id w:val="1216068548"/>
        <w:tag w:val="goog_rdk_2573"/>
      </w:sdtPr>
      <w:sdtContent>
        <w:p w:rsidR="00000000" w:rsidDel="00000000" w:rsidP="00000000" w:rsidRDefault="00000000" w:rsidRPr="00000000" w14:paraId="000003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6860714"/>
              <w:tag w:val="goog_rdk_2571"/>
            </w:sdtPr>
            <w:sdtContent>
              <w:ins w:author="Anonymous" w:id="66" w:date="2026-09-22T03:03:20Z"/>
              <w:sdt>
                <w:sdtPr>
                  <w:id w:val="226694994"/>
                  <w:tag w:val="goog_rdk_2572"/>
                </w:sdtPr>
                <w:sdtContent>
                  <w:ins w:author="Anonymous" w:id="66" w:date="2026-09-22T03:03:20Z">
                    <w:r w:rsidDel="00000000" w:rsidR="00000000" w:rsidRPr="00000000">
                      <w:rPr>
                        <w:rtl w:val="0"/>
                      </w:rPr>
                    </w:r>
                  </w:ins>
                </w:sdtContent>
              </w:sdt>
              <w:ins w:author="Anonymous" w:id="66" w:date="2026-09-22T03:03:20Z">
                <w:bookmarkStart w:colFirst="0" w:colLast="0" w:name="_heading=h.hd07um94jrk0" w:id="535"/>
                <w:bookmarkEnd w:id="535"/>
              </w:ins>
            </w:sdtContent>
          </w:sdt>
        </w:p>
      </w:sdtContent>
    </w:sdt>
    <w:sdt>
      <w:sdtPr>
        <w:id w:val="1216937389"/>
        <w:tag w:val="goog_rdk_2576"/>
      </w:sdtPr>
      <w:sdtContent>
        <w:p w:rsidR="00000000" w:rsidDel="00000000" w:rsidP="00000000" w:rsidRDefault="00000000" w:rsidRPr="00000000" w14:paraId="000003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9146235"/>
              <w:tag w:val="goog_rdk_2574"/>
            </w:sdtPr>
            <w:sdtContent>
              <w:ins w:author="Anonymous" w:id="66" w:date="2026-09-22T03:03:20Z"/>
              <w:sdt>
                <w:sdtPr>
                  <w:id w:val="1764163865"/>
                  <w:tag w:val="goog_rdk_2575"/>
                </w:sdtPr>
                <w:sdtContent>
                  <w:ins w:author="Anonymous" w:id="66" w:date="2026-09-22T03:03:20Z">
                    <w:r w:rsidDel="00000000" w:rsidR="00000000" w:rsidRPr="00000000">
                      <w:rPr>
                        <w:rtl w:val="0"/>
                      </w:rPr>
                    </w:r>
                  </w:ins>
                </w:sdtContent>
              </w:sdt>
              <w:ins w:author="Anonymous" w:id="66" w:date="2026-09-22T03:03:20Z">
                <w:bookmarkStart w:colFirst="0" w:colLast="0" w:name="_heading=h.j4tcbn13z96o" w:id="536"/>
                <w:bookmarkEnd w:id="536"/>
              </w:ins>
            </w:sdtContent>
          </w:sdt>
        </w:p>
      </w:sdtContent>
    </w:sdt>
    <w:sdt>
      <w:sdtPr>
        <w:id w:val="1907500535"/>
        <w:tag w:val="goog_rdk_2579"/>
      </w:sdtPr>
      <w:sdtContent>
        <w:p w:rsidR="00000000" w:rsidDel="00000000" w:rsidP="00000000" w:rsidRDefault="00000000" w:rsidRPr="00000000" w14:paraId="000003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7137344"/>
              <w:tag w:val="goog_rdk_2577"/>
            </w:sdtPr>
            <w:sdtContent>
              <w:ins w:author="Anonymous" w:id="66" w:date="2026-09-22T03:03:20Z"/>
              <w:sdt>
                <w:sdtPr>
                  <w:id w:val="-1343479282"/>
                  <w:tag w:val="goog_rdk_2578"/>
                </w:sdtPr>
                <w:sdtContent>
                  <w:ins w:author="Anonymous" w:id="66" w:date="2026-09-22T03:03:20Z">
                    <w:r w:rsidDel="00000000" w:rsidR="00000000" w:rsidRPr="00000000">
                      <w:rPr>
                        <w:rtl w:val="0"/>
                      </w:rPr>
                    </w:r>
                  </w:ins>
                </w:sdtContent>
              </w:sdt>
              <w:ins w:author="Anonymous" w:id="66" w:date="2026-09-22T03:03:20Z">
                <w:bookmarkStart w:colFirst="0" w:colLast="0" w:name="_heading=h.3b805scyr323" w:id="537"/>
                <w:bookmarkEnd w:id="537"/>
              </w:ins>
            </w:sdtContent>
          </w:sdt>
        </w:p>
      </w:sdtContent>
    </w:sdt>
    <w:sdt>
      <w:sdtPr>
        <w:id w:val="1072093434"/>
        <w:tag w:val="goog_rdk_2582"/>
      </w:sdtPr>
      <w:sdtContent>
        <w:p w:rsidR="00000000" w:rsidDel="00000000" w:rsidP="00000000" w:rsidRDefault="00000000" w:rsidRPr="00000000" w14:paraId="000003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9930349"/>
              <w:tag w:val="goog_rdk_2580"/>
            </w:sdtPr>
            <w:sdtContent>
              <w:ins w:author="Anonymous" w:id="66" w:date="2026-09-22T03:03:20Z"/>
              <w:sdt>
                <w:sdtPr>
                  <w:id w:val="-1566691036"/>
                  <w:tag w:val="goog_rdk_2581"/>
                </w:sdtPr>
                <w:sdtContent>
                  <w:ins w:author="Anonymous" w:id="66" w:date="2026-09-22T03:03:20Z">
                    <w:r w:rsidDel="00000000" w:rsidR="00000000" w:rsidRPr="00000000">
                      <w:rPr>
                        <w:rtl w:val="0"/>
                      </w:rPr>
                    </w:r>
                  </w:ins>
                </w:sdtContent>
              </w:sdt>
              <w:ins w:author="Anonymous" w:id="66" w:date="2026-09-22T03:03:20Z">
                <w:bookmarkStart w:colFirst="0" w:colLast="0" w:name="_heading=h.4ma6vb1t6ced" w:id="538"/>
                <w:bookmarkEnd w:id="538"/>
              </w:ins>
            </w:sdtContent>
          </w:sdt>
        </w:p>
      </w:sdtContent>
    </w:sdt>
    <w:sdt>
      <w:sdtPr>
        <w:id w:val="-879497618"/>
        <w:tag w:val="goog_rdk_2585"/>
      </w:sdtPr>
      <w:sdtContent>
        <w:p w:rsidR="00000000" w:rsidDel="00000000" w:rsidP="00000000" w:rsidRDefault="00000000" w:rsidRPr="00000000" w14:paraId="000003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4671437"/>
              <w:tag w:val="goog_rdk_2583"/>
            </w:sdtPr>
            <w:sdtContent>
              <w:ins w:author="Anonymous" w:id="66" w:date="2026-09-22T03:03:20Z"/>
              <w:sdt>
                <w:sdtPr>
                  <w:id w:val="-332153084"/>
                  <w:tag w:val="goog_rdk_2584"/>
                </w:sdtPr>
                <w:sdtContent>
                  <w:ins w:author="Anonymous" w:id="66" w:date="2026-09-22T03:03:20Z">
                    <w:r w:rsidDel="00000000" w:rsidR="00000000" w:rsidRPr="00000000">
                      <w:rPr>
                        <w:rtl w:val="0"/>
                      </w:rPr>
                    </w:r>
                  </w:ins>
                </w:sdtContent>
              </w:sdt>
              <w:ins w:author="Anonymous" w:id="66" w:date="2026-09-22T03:03:20Z">
                <w:bookmarkStart w:colFirst="0" w:colLast="0" w:name="_heading=h.6qstnjxg7jlb" w:id="539"/>
                <w:bookmarkEnd w:id="539"/>
              </w:ins>
            </w:sdtContent>
          </w:sdt>
        </w:p>
      </w:sdtContent>
    </w:sdt>
    <w:sdt>
      <w:sdtPr>
        <w:id w:val="260464835"/>
        <w:tag w:val="goog_rdk_2588"/>
      </w:sdtPr>
      <w:sdtContent>
        <w:p w:rsidR="00000000" w:rsidDel="00000000" w:rsidP="00000000" w:rsidRDefault="00000000" w:rsidRPr="00000000" w14:paraId="000003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4754129"/>
              <w:tag w:val="goog_rdk_2586"/>
            </w:sdtPr>
            <w:sdtContent>
              <w:ins w:author="Anonymous" w:id="66" w:date="2026-09-22T03:03:20Z"/>
              <w:sdt>
                <w:sdtPr>
                  <w:id w:val="1370963702"/>
                  <w:tag w:val="goog_rdk_2587"/>
                </w:sdtPr>
                <w:sdtContent>
                  <w:ins w:author="Anonymous" w:id="66" w:date="2026-09-22T03:03:20Z">
                    <w:r w:rsidDel="00000000" w:rsidR="00000000" w:rsidRPr="00000000">
                      <w:rPr>
                        <w:rtl w:val="0"/>
                      </w:rPr>
                    </w:r>
                  </w:ins>
                </w:sdtContent>
              </w:sdt>
              <w:ins w:author="Anonymous" w:id="66" w:date="2026-09-22T03:03:20Z">
                <w:bookmarkStart w:colFirst="0" w:colLast="0" w:name="_heading=h.bzun9yqv77m0" w:id="540"/>
                <w:bookmarkEnd w:id="540"/>
              </w:ins>
            </w:sdtContent>
          </w:sdt>
        </w:p>
      </w:sdtContent>
    </w:sdt>
    <w:sdt>
      <w:sdtPr>
        <w:id w:val="-707949468"/>
        <w:tag w:val="goog_rdk_2591"/>
      </w:sdtPr>
      <w:sdtContent>
        <w:p w:rsidR="00000000" w:rsidDel="00000000" w:rsidP="00000000" w:rsidRDefault="00000000" w:rsidRPr="00000000" w14:paraId="000003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4020711"/>
              <w:tag w:val="goog_rdk_2589"/>
            </w:sdtPr>
            <w:sdtContent>
              <w:ins w:author="Anonymous" w:id="66" w:date="2026-09-22T03:03:20Z"/>
              <w:sdt>
                <w:sdtPr>
                  <w:id w:val="182082079"/>
                  <w:tag w:val="goog_rdk_2590"/>
                </w:sdtPr>
                <w:sdtContent>
                  <w:ins w:author="Anonymous" w:id="66" w:date="2026-09-22T03:03:20Z">
                    <w:r w:rsidDel="00000000" w:rsidR="00000000" w:rsidRPr="00000000">
                      <w:rPr>
                        <w:rtl w:val="0"/>
                      </w:rPr>
                    </w:r>
                  </w:ins>
                </w:sdtContent>
              </w:sdt>
              <w:ins w:author="Anonymous" w:id="66" w:date="2026-09-22T03:03:20Z">
                <w:bookmarkStart w:colFirst="0" w:colLast="0" w:name="_heading=h.7wo36tcx1jyt" w:id="541"/>
                <w:bookmarkEnd w:id="541"/>
              </w:ins>
            </w:sdtContent>
          </w:sdt>
        </w:p>
      </w:sdtContent>
    </w:sdt>
    <w:sdt>
      <w:sdtPr>
        <w:id w:val="1312209913"/>
        <w:tag w:val="goog_rdk_2594"/>
      </w:sdtPr>
      <w:sdtContent>
        <w:p w:rsidR="00000000" w:rsidDel="00000000" w:rsidP="00000000" w:rsidRDefault="00000000" w:rsidRPr="00000000" w14:paraId="000003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4852857"/>
              <w:tag w:val="goog_rdk_2592"/>
            </w:sdtPr>
            <w:sdtContent>
              <w:ins w:author="Anonymous" w:id="66" w:date="2026-09-22T03:03:20Z"/>
              <w:sdt>
                <w:sdtPr>
                  <w:id w:val="-1339188687"/>
                  <w:tag w:val="goog_rdk_2593"/>
                </w:sdtPr>
                <w:sdtContent>
                  <w:ins w:author="Anonymous" w:id="66" w:date="2026-09-22T03:03:20Z">
                    <w:r w:rsidDel="00000000" w:rsidR="00000000" w:rsidRPr="00000000">
                      <w:rPr>
                        <w:rtl w:val="0"/>
                      </w:rPr>
                    </w:r>
                  </w:ins>
                </w:sdtContent>
              </w:sdt>
              <w:ins w:author="Anonymous" w:id="66" w:date="2026-09-22T03:03:20Z">
                <w:bookmarkStart w:colFirst="0" w:colLast="0" w:name="_heading=h.wurhl0b8tudj" w:id="542"/>
                <w:bookmarkEnd w:id="542"/>
              </w:ins>
            </w:sdtContent>
          </w:sdt>
        </w:p>
      </w:sdtContent>
    </w:sdt>
    <w:sdt>
      <w:sdtPr>
        <w:id w:val="1245448398"/>
        <w:tag w:val="goog_rdk_2597"/>
      </w:sdtPr>
      <w:sdtContent>
        <w:p w:rsidR="00000000" w:rsidDel="00000000" w:rsidP="00000000" w:rsidRDefault="00000000" w:rsidRPr="00000000" w14:paraId="000003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3269633"/>
              <w:tag w:val="goog_rdk_2595"/>
            </w:sdtPr>
            <w:sdtContent>
              <w:ins w:author="Anonymous" w:id="66" w:date="2026-09-22T03:03:20Z"/>
              <w:sdt>
                <w:sdtPr>
                  <w:id w:val="288775157"/>
                  <w:tag w:val="goog_rdk_2596"/>
                </w:sdtPr>
                <w:sdtContent>
                  <w:ins w:author="Anonymous" w:id="66" w:date="2026-09-22T03:03:20Z">
                    <w:r w:rsidDel="00000000" w:rsidR="00000000" w:rsidRPr="00000000">
                      <w:rPr>
                        <w:rtl w:val="0"/>
                      </w:rPr>
                    </w:r>
                  </w:ins>
                </w:sdtContent>
              </w:sdt>
              <w:ins w:author="Anonymous" w:id="66" w:date="2026-09-22T03:03:20Z">
                <w:bookmarkStart w:colFirst="0" w:colLast="0" w:name="_heading=h.29ubttk8bkgv" w:id="543"/>
                <w:bookmarkEnd w:id="543"/>
              </w:ins>
            </w:sdtContent>
          </w:sdt>
        </w:p>
      </w:sdtContent>
    </w:sdt>
    <w:sdt>
      <w:sdtPr>
        <w:id w:val="-75462357"/>
        <w:tag w:val="goog_rdk_2600"/>
      </w:sdtPr>
      <w:sdtContent>
        <w:p w:rsidR="00000000" w:rsidDel="00000000" w:rsidP="00000000" w:rsidRDefault="00000000" w:rsidRPr="00000000" w14:paraId="000003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109332"/>
              <w:tag w:val="goog_rdk_2598"/>
            </w:sdtPr>
            <w:sdtContent>
              <w:ins w:author="Anonymous" w:id="66" w:date="2026-09-22T03:03:20Z"/>
              <w:sdt>
                <w:sdtPr>
                  <w:id w:val="-1847781297"/>
                  <w:tag w:val="goog_rdk_2599"/>
                </w:sdtPr>
                <w:sdtContent>
                  <w:ins w:author="Anonymous" w:id="66" w:date="2026-09-22T03:03:20Z">
                    <w:r w:rsidDel="00000000" w:rsidR="00000000" w:rsidRPr="00000000">
                      <w:rPr>
                        <w:rtl w:val="0"/>
                      </w:rPr>
                    </w:r>
                  </w:ins>
                </w:sdtContent>
              </w:sdt>
              <w:ins w:author="Anonymous" w:id="66" w:date="2026-09-22T03:03:20Z">
                <w:bookmarkStart w:colFirst="0" w:colLast="0" w:name="_heading=h.inb2gt6djmz8" w:id="544"/>
                <w:bookmarkEnd w:id="544"/>
              </w:ins>
            </w:sdtContent>
          </w:sdt>
        </w:p>
      </w:sdtContent>
    </w:sdt>
    <w:sdt>
      <w:sdtPr>
        <w:id w:val="-617361999"/>
        <w:tag w:val="goog_rdk_2603"/>
      </w:sdtPr>
      <w:sdtContent>
        <w:p w:rsidR="00000000" w:rsidDel="00000000" w:rsidP="00000000" w:rsidRDefault="00000000" w:rsidRPr="00000000" w14:paraId="000003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6825815"/>
              <w:tag w:val="goog_rdk_2601"/>
            </w:sdtPr>
            <w:sdtContent>
              <w:ins w:author="Anonymous" w:id="66" w:date="2026-09-22T03:03:20Z"/>
              <w:sdt>
                <w:sdtPr>
                  <w:id w:val="1676540503"/>
                  <w:tag w:val="goog_rdk_2602"/>
                </w:sdtPr>
                <w:sdtContent>
                  <w:ins w:author="Anonymous" w:id="66" w:date="2026-09-22T03:03:20Z">
                    <w:r w:rsidDel="00000000" w:rsidR="00000000" w:rsidRPr="00000000">
                      <w:rPr>
                        <w:rtl w:val="0"/>
                      </w:rPr>
                    </w:r>
                  </w:ins>
                </w:sdtContent>
              </w:sdt>
              <w:ins w:author="Anonymous" w:id="66" w:date="2026-09-22T03:03:20Z">
                <w:bookmarkStart w:colFirst="0" w:colLast="0" w:name="_heading=h.pputbhhzq90x" w:id="545"/>
                <w:bookmarkEnd w:id="545"/>
              </w:ins>
            </w:sdtContent>
          </w:sdt>
        </w:p>
      </w:sdtContent>
    </w:sdt>
    <w:sdt>
      <w:sdtPr>
        <w:id w:val="301379888"/>
        <w:tag w:val="goog_rdk_2606"/>
      </w:sdtPr>
      <w:sdtContent>
        <w:p w:rsidR="00000000" w:rsidDel="00000000" w:rsidP="00000000" w:rsidRDefault="00000000" w:rsidRPr="00000000" w14:paraId="000003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903814"/>
              <w:tag w:val="goog_rdk_2604"/>
            </w:sdtPr>
            <w:sdtContent>
              <w:ins w:author="Anonymous" w:id="66" w:date="2026-09-22T03:03:20Z"/>
              <w:sdt>
                <w:sdtPr>
                  <w:id w:val="245744804"/>
                  <w:tag w:val="goog_rdk_2605"/>
                </w:sdtPr>
                <w:sdtContent>
                  <w:ins w:author="Anonymous" w:id="66" w:date="2026-09-22T03:03:20Z">
                    <w:r w:rsidDel="00000000" w:rsidR="00000000" w:rsidRPr="00000000">
                      <w:rPr>
                        <w:rtl w:val="0"/>
                      </w:rPr>
                    </w:r>
                  </w:ins>
                </w:sdtContent>
              </w:sdt>
              <w:ins w:author="Anonymous" w:id="66" w:date="2026-09-22T03:03:20Z">
                <w:bookmarkStart w:colFirst="0" w:colLast="0" w:name="_heading=h.oy55mi51u63f" w:id="546"/>
                <w:bookmarkEnd w:id="546"/>
              </w:ins>
            </w:sdtContent>
          </w:sdt>
        </w:p>
      </w:sdtContent>
    </w:sdt>
    <w:sdt>
      <w:sdtPr>
        <w:id w:val="1360754162"/>
        <w:tag w:val="goog_rdk_2609"/>
      </w:sdtPr>
      <w:sdtContent>
        <w:p w:rsidR="00000000" w:rsidDel="00000000" w:rsidP="00000000" w:rsidRDefault="00000000" w:rsidRPr="00000000" w14:paraId="000003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0457674"/>
              <w:tag w:val="goog_rdk_2607"/>
            </w:sdtPr>
            <w:sdtContent>
              <w:ins w:author="Anonymous" w:id="66" w:date="2026-09-22T03:03:20Z"/>
              <w:sdt>
                <w:sdtPr>
                  <w:id w:val="998574345"/>
                  <w:tag w:val="goog_rdk_2608"/>
                </w:sdtPr>
                <w:sdtContent>
                  <w:ins w:author="Anonymous" w:id="66" w:date="2026-09-22T03:03:20Z">
                    <w:r w:rsidDel="00000000" w:rsidR="00000000" w:rsidRPr="00000000">
                      <w:rPr>
                        <w:rtl w:val="0"/>
                      </w:rPr>
                    </w:r>
                  </w:ins>
                </w:sdtContent>
              </w:sdt>
              <w:ins w:author="Anonymous" w:id="66" w:date="2026-09-22T03:03:20Z">
                <w:bookmarkStart w:colFirst="0" w:colLast="0" w:name="_heading=h.4slapjwda1jx" w:id="547"/>
                <w:bookmarkEnd w:id="547"/>
              </w:ins>
            </w:sdtContent>
          </w:sdt>
        </w:p>
      </w:sdtContent>
    </w:sdt>
    <w:sdt>
      <w:sdtPr>
        <w:id w:val="-1889848060"/>
        <w:tag w:val="goog_rdk_2612"/>
      </w:sdtPr>
      <w:sdtContent>
        <w:p w:rsidR="00000000" w:rsidDel="00000000" w:rsidP="00000000" w:rsidRDefault="00000000" w:rsidRPr="00000000" w14:paraId="000003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206345"/>
              <w:tag w:val="goog_rdk_2610"/>
            </w:sdtPr>
            <w:sdtContent>
              <w:ins w:author="Anonymous" w:id="66" w:date="2026-09-22T03:03:20Z"/>
              <w:sdt>
                <w:sdtPr>
                  <w:id w:val="-1394364738"/>
                  <w:tag w:val="goog_rdk_2611"/>
                </w:sdtPr>
                <w:sdtContent>
                  <w:ins w:author="Anonymous" w:id="66" w:date="2026-09-22T03:03:20Z">
                    <w:r w:rsidDel="00000000" w:rsidR="00000000" w:rsidRPr="00000000">
                      <w:rPr>
                        <w:rtl w:val="0"/>
                      </w:rPr>
                    </w:r>
                  </w:ins>
                </w:sdtContent>
              </w:sdt>
              <w:ins w:author="Anonymous" w:id="66" w:date="2026-09-22T03:03:20Z">
                <w:bookmarkStart w:colFirst="0" w:colLast="0" w:name="_heading=h.ya57l3xh5jtw" w:id="548"/>
                <w:bookmarkEnd w:id="548"/>
              </w:ins>
            </w:sdtContent>
          </w:sdt>
        </w:p>
      </w:sdtContent>
    </w:sdt>
    <w:sdt>
      <w:sdtPr>
        <w:id w:val="-2074436201"/>
        <w:tag w:val="goog_rdk_2615"/>
      </w:sdtPr>
      <w:sdtContent>
        <w:p w:rsidR="00000000" w:rsidDel="00000000" w:rsidP="00000000" w:rsidRDefault="00000000" w:rsidRPr="00000000" w14:paraId="000003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9109432"/>
              <w:tag w:val="goog_rdk_2613"/>
            </w:sdtPr>
            <w:sdtContent>
              <w:ins w:author="Anonymous" w:id="66" w:date="2026-09-22T03:03:20Z"/>
              <w:sdt>
                <w:sdtPr>
                  <w:id w:val="-1744910278"/>
                  <w:tag w:val="goog_rdk_2614"/>
                </w:sdtPr>
                <w:sdtContent>
                  <w:ins w:author="Anonymous" w:id="66" w:date="2026-09-22T03:03:20Z">
                    <w:r w:rsidDel="00000000" w:rsidR="00000000" w:rsidRPr="00000000">
                      <w:rPr>
                        <w:rtl w:val="0"/>
                      </w:rPr>
                    </w:r>
                  </w:ins>
                </w:sdtContent>
              </w:sdt>
              <w:ins w:author="Anonymous" w:id="66" w:date="2026-09-22T03:03:20Z">
                <w:bookmarkStart w:colFirst="0" w:colLast="0" w:name="_heading=h.oygv74bj6pf" w:id="549"/>
                <w:bookmarkEnd w:id="549"/>
              </w:ins>
            </w:sdtContent>
          </w:sdt>
        </w:p>
      </w:sdtContent>
    </w:sdt>
    <w:sdt>
      <w:sdtPr>
        <w:id w:val="261619910"/>
        <w:tag w:val="goog_rdk_2618"/>
      </w:sdtPr>
      <w:sdtContent>
        <w:p w:rsidR="00000000" w:rsidDel="00000000" w:rsidP="00000000" w:rsidRDefault="00000000" w:rsidRPr="00000000" w14:paraId="000003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1814588"/>
              <w:tag w:val="goog_rdk_2616"/>
            </w:sdtPr>
            <w:sdtContent>
              <w:ins w:author="Anonymous" w:id="66" w:date="2026-09-22T03:03:20Z"/>
              <w:sdt>
                <w:sdtPr>
                  <w:id w:val="1501215567"/>
                  <w:tag w:val="goog_rdk_2617"/>
                </w:sdtPr>
                <w:sdtContent>
                  <w:ins w:author="Anonymous" w:id="66" w:date="2026-09-22T03:03:20Z">
                    <w:r w:rsidDel="00000000" w:rsidR="00000000" w:rsidRPr="00000000">
                      <w:rPr>
                        <w:rtl w:val="0"/>
                      </w:rPr>
                    </w:r>
                  </w:ins>
                </w:sdtContent>
              </w:sdt>
              <w:ins w:author="Anonymous" w:id="66" w:date="2026-09-22T03:03:20Z">
                <w:bookmarkStart w:colFirst="0" w:colLast="0" w:name="_heading=h.mg8d4hj0z12z" w:id="550"/>
                <w:bookmarkEnd w:id="550"/>
              </w:ins>
            </w:sdtContent>
          </w:sdt>
        </w:p>
      </w:sdtContent>
    </w:sdt>
    <w:sdt>
      <w:sdtPr>
        <w:id w:val="-258166061"/>
        <w:tag w:val="goog_rdk_2621"/>
      </w:sdtPr>
      <w:sdtContent>
        <w:p w:rsidR="00000000" w:rsidDel="00000000" w:rsidP="00000000" w:rsidRDefault="00000000" w:rsidRPr="00000000" w14:paraId="000003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4974711"/>
              <w:tag w:val="goog_rdk_2619"/>
            </w:sdtPr>
            <w:sdtContent>
              <w:ins w:author="Anonymous" w:id="66" w:date="2026-09-22T03:03:20Z"/>
              <w:sdt>
                <w:sdtPr>
                  <w:id w:val="-1600932365"/>
                  <w:tag w:val="goog_rdk_2620"/>
                </w:sdtPr>
                <w:sdtContent>
                  <w:ins w:author="Anonymous" w:id="66" w:date="2026-09-22T03:03:20Z">
                    <w:r w:rsidDel="00000000" w:rsidR="00000000" w:rsidRPr="00000000">
                      <w:rPr>
                        <w:rtl w:val="0"/>
                      </w:rPr>
                    </w:r>
                  </w:ins>
                </w:sdtContent>
              </w:sdt>
              <w:ins w:author="Anonymous" w:id="66" w:date="2026-09-22T03:03:20Z">
                <w:bookmarkStart w:colFirst="0" w:colLast="0" w:name="_heading=h.1yj2dcgk3ddf" w:id="551"/>
                <w:bookmarkEnd w:id="551"/>
              </w:ins>
            </w:sdtContent>
          </w:sdt>
        </w:p>
      </w:sdtContent>
    </w:sdt>
    <w:sdt>
      <w:sdtPr>
        <w:id w:val="1468774403"/>
        <w:tag w:val="goog_rdk_2624"/>
      </w:sdtPr>
      <w:sdtContent>
        <w:p w:rsidR="00000000" w:rsidDel="00000000" w:rsidP="00000000" w:rsidRDefault="00000000" w:rsidRPr="00000000" w14:paraId="000003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181851"/>
              <w:tag w:val="goog_rdk_2622"/>
            </w:sdtPr>
            <w:sdtContent>
              <w:ins w:author="Anonymous" w:id="66" w:date="2026-09-22T03:03:20Z"/>
              <w:sdt>
                <w:sdtPr>
                  <w:id w:val="-1166641813"/>
                  <w:tag w:val="goog_rdk_2623"/>
                </w:sdtPr>
                <w:sdtContent>
                  <w:ins w:author="Anonymous" w:id="66" w:date="2026-09-22T03:03:20Z">
                    <w:r w:rsidDel="00000000" w:rsidR="00000000" w:rsidRPr="00000000">
                      <w:rPr>
                        <w:rtl w:val="0"/>
                      </w:rPr>
                    </w:r>
                  </w:ins>
                </w:sdtContent>
              </w:sdt>
              <w:ins w:author="Anonymous" w:id="66" w:date="2026-09-22T03:03:20Z">
                <w:bookmarkStart w:colFirst="0" w:colLast="0" w:name="_heading=h.db62zlmp1o48" w:id="552"/>
                <w:bookmarkEnd w:id="552"/>
              </w:ins>
            </w:sdtContent>
          </w:sdt>
        </w:p>
      </w:sdtContent>
    </w:sdt>
    <w:sdt>
      <w:sdtPr>
        <w:id w:val="-563624940"/>
        <w:tag w:val="goog_rdk_2627"/>
      </w:sdtPr>
      <w:sdtContent>
        <w:p w:rsidR="00000000" w:rsidDel="00000000" w:rsidP="00000000" w:rsidRDefault="00000000" w:rsidRPr="00000000" w14:paraId="000003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768245"/>
              <w:tag w:val="goog_rdk_2625"/>
            </w:sdtPr>
            <w:sdtContent>
              <w:ins w:author="Anonymous" w:id="66" w:date="2026-09-22T03:03:20Z"/>
              <w:sdt>
                <w:sdtPr>
                  <w:id w:val="-1669636829"/>
                  <w:tag w:val="goog_rdk_2626"/>
                </w:sdtPr>
                <w:sdtContent>
                  <w:ins w:author="Anonymous" w:id="66" w:date="2026-09-22T03:03:20Z">
                    <w:r w:rsidDel="00000000" w:rsidR="00000000" w:rsidRPr="00000000">
                      <w:rPr>
                        <w:rtl w:val="0"/>
                      </w:rPr>
                    </w:r>
                  </w:ins>
                </w:sdtContent>
              </w:sdt>
              <w:ins w:author="Anonymous" w:id="66" w:date="2026-09-22T03:03:20Z">
                <w:bookmarkStart w:colFirst="0" w:colLast="0" w:name="_heading=h.blb0o4jr3yox" w:id="553"/>
                <w:bookmarkEnd w:id="553"/>
              </w:ins>
            </w:sdtContent>
          </w:sdt>
        </w:p>
      </w:sdtContent>
    </w:sdt>
    <w:sdt>
      <w:sdtPr>
        <w:id w:val="1823115389"/>
        <w:tag w:val="goog_rdk_2630"/>
      </w:sdtPr>
      <w:sdtContent>
        <w:p w:rsidR="00000000" w:rsidDel="00000000" w:rsidP="00000000" w:rsidRDefault="00000000" w:rsidRPr="00000000" w14:paraId="000003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3768827"/>
              <w:tag w:val="goog_rdk_2628"/>
            </w:sdtPr>
            <w:sdtContent>
              <w:ins w:author="Anonymous" w:id="66" w:date="2026-09-22T03:03:20Z"/>
              <w:sdt>
                <w:sdtPr>
                  <w:id w:val="-1455563709"/>
                  <w:tag w:val="goog_rdk_2629"/>
                </w:sdtPr>
                <w:sdtContent>
                  <w:ins w:author="Anonymous" w:id="66" w:date="2026-09-22T03:03:20Z">
                    <w:r w:rsidDel="00000000" w:rsidR="00000000" w:rsidRPr="00000000">
                      <w:rPr>
                        <w:rtl w:val="0"/>
                      </w:rPr>
                    </w:r>
                  </w:ins>
                </w:sdtContent>
              </w:sdt>
              <w:ins w:author="Anonymous" w:id="66" w:date="2026-09-22T03:03:20Z">
                <w:bookmarkStart w:colFirst="0" w:colLast="0" w:name="_heading=h.w2fuwfwzp9g0" w:id="554"/>
                <w:bookmarkEnd w:id="554"/>
              </w:ins>
            </w:sdtContent>
          </w:sdt>
        </w:p>
      </w:sdtContent>
    </w:sdt>
    <w:sdt>
      <w:sdtPr>
        <w:id w:val="1611092433"/>
        <w:tag w:val="goog_rdk_2633"/>
      </w:sdtPr>
      <w:sdtContent>
        <w:p w:rsidR="00000000" w:rsidDel="00000000" w:rsidP="00000000" w:rsidRDefault="00000000" w:rsidRPr="00000000" w14:paraId="000003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1610771"/>
              <w:tag w:val="goog_rdk_2631"/>
            </w:sdtPr>
            <w:sdtContent>
              <w:ins w:author="Anonymous" w:id="66" w:date="2026-09-22T03:03:20Z"/>
              <w:sdt>
                <w:sdtPr>
                  <w:id w:val="-238410186"/>
                  <w:tag w:val="goog_rdk_2632"/>
                </w:sdtPr>
                <w:sdtContent>
                  <w:ins w:author="Anonymous" w:id="66" w:date="2026-09-22T03:03:20Z">
                    <w:r w:rsidDel="00000000" w:rsidR="00000000" w:rsidRPr="00000000">
                      <w:rPr>
                        <w:rtl w:val="0"/>
                      </w:rPr>
                    </w:r>
                  </w:ins>
                </w:sdtContent>
              </w:sdt>
              <w:ins w:author="Anonymous" w:id="66" w:date="2026-09-22T03:03:20Z">
                <w:bookmarkStart w:colFirst="0" w:colLast="0" w:name="_heading=h.v0bkavhfzww5" w:id="555"/>
                <w:bookmarkEnd w:id="555"/>
              </w:ins>
            </w:sdtContent>
          </w:sdt>
        </w:p>
      </w:sdtContent>
    </w:sdt>
    <w:sdt>
      <w:sdtPr>
        <w:id w:val="376633443"/>
        <w:tag w:val="goog_rdk_2636"/>
      </w:sdtPr>
      <w:sdtContent>
        <w:p w:rsidR="00000000" w:rsidDel="00000000" w:rsidP="00000000" w:rsidRDefault="00000000" w:rsidRPr="00000000" w14:paraId="000003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3275692"/>
              <w:tag w:val="goog_rdk_2634"/>
            </w:sdtPr>
            <w:sdtContent>
              <w:ins w:author="Anonymous" w:id="66" w:date="2026-09-22T03:03:20Z"/>
              <w:sdt>
                <w:sdtPr>
                  <w:id w:val="-514116256"/>
                  <w:tag w:val="goog_rdk_2635"/>
                </w:sdtPr>
                <w:sdtContent>
                  <w:ins w:author="Anonymous" w:id="66" w:date="2026-09-22T03:03:20Z">
                    <w:r w:rsidDel="00000000" w:rsidR="00000000" w:rsidRPr="00000000">
                      <w:rPr>
                        <w:rtl w:val="0"/>
                      </w:rPr>
                    </w:r>
                  </w:ins>
                </w:sdtContent>
              </w:sdt>
              <w:ins w:author="Anonymous" w:id="66" w:date="2026-09-22T03:03:20Z">
                <w:bookmarkStart w:colFirst="0" w:colLast="0" w:name="_heading=h.j2fen2epqtpv" w:id="556"/>
                <w:bookmarkEnd w:id="556"/>
              </w:ins>
            </w:sdtContent>
          </w:sdt>
        </w:p>
      </w:sdtContent>
    </w:sdt>
    <w:sdt>
      <w:sdtPr>
        <w:id w:val="-1630855914"/>
        <w:tag w:val="goog_rdk_2639"/>
      </w:sdtPr>
      <w:sdtContent>
        <w:p w:rsidR="00000000" w:rsidDel="00000000" w:rsidP="00000000" w:rsidRDefault="00000000" w:rsidRPr="00000000" w14:paraId="000003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1066422"/>
              <w:tag w:val="goog_rdk_2637"/>
            </w:sdtPr>
            <w:sdtContent>
              <w:ins w:author="Anonymous" w:id="66" w:date="2026-09-22T03:03:20Z"/>
              <w:sdt>
                <w:sdtPr>
                  <w:id w:val="-681367984"/>
                  <w:tag w:val="goog_rdk_2638"/>
                </w:sdtPr>
                <w:sdtContent>
                  <w:ins w:author="Anonymous" w:id="66" w:date="2026-09-22T03:03:20Z">
                    <w:r w:rsidDel="00000000" w:rsidR="00000000" w:rsidRPr="00000000">
                      <w:rPr>
                        <w:rtl w:val="0"/>
                      </w:rPr>
                    </w:r>
                  </w:ins>
                </w:sdtContent>
              </w:sdt>
              <w:ins w:author="Anonymous" w:id="66" w:date="2026-09-22T03:03:20Z">
                <w:bookmarkStart w:colFirst="0" w:colLast="0" w:name="_heading=h.625ubo8afslg" w:id="557"/>
                <w:bookmarkEnd w:id="557"/>
              </w:ins>
            </w:sdtContent>
          </w:sdt>
        </w:p>
      </w:sdtContent>
    </w:sdt>
    <w:sdt>
      <w:sdtPr>
        <w:id w:val="-424232836"/>
        <w:tag w:val="goog_rdk_2642"/>
      </w:sdtPr>
      <w:sdtContent>
        <w:p w:rsidR="00000000" w:rsidDel="00000000" w:rsidP="00000000" w:rsidRDefault="00000000" w:rsidRPr="00000000" w14:paraId="000003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0567676"/>
              <w:tag w:val="goog_rdk_2640"/>
            </w:sdtPr>
            <w:sdtContent>
              <w:ins w:author="Anonymous" w:id="66" w:date="2026-09-22T03:03:20Z"/>
              <w:sdt>
                <w:sdtPr>
                  <w:id w:val="819452501"/>
                  <w:tag w:val="goog_rdk_2641"/>
                </w:sdtPr>
                <w:sdtContent>
                  <w:ins w:author="Anonymous" w:id="66" w:date="2026-09-22T03:03:20Z">
                    <w:r w:rsidDel="00000000" w:rsidR="00000000" w:rsidRPr="00000000">
                      <w:rPr>
                        <w:rtl w:val="0"/>
                      </w:rPr>
                    </w:r>
                  </w:ins>
                </w:sdtContent>
              </w:sdt>
              <w:ins w:author="Anonymous" w:id="66" w:date="2026-09-22T03:03:20Z">
                <w:bookmarkStart w:colFirst="0" w:colLast="0" w:name="_heading=h.hbusm3ab81r3" w:id="558"/>
                <w:bookmarkEnd w:id="558"/>
              </w:ins>
            </w:sdtContent>
          </w:sdt>
        </w:p>
      </w:sdtContent>
    </w:sdt>
    <w:sdt>
      <w:sdtPr>
        <w:id w:val="899283143"/>
        <w:tag w:val="goog_rdk_2645"/>
      </w:sdtPr>
      <w:sdtContent>
        <w:p w:rsidR="00000000" w:rsidDel="00000000" w:rsidP="00000000" w:rsidRDefault="00000000" w:rsidRPr="00000000" w14:paraId="000003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2704797"/>
              <w:tag w:val="goog_rdk_2643"/>
            </w:sdtPr>
            <w:sdtContent>
              <w:ins w:author="Anonymous" w:id="66" w:date="2026-09-22T03:03:20Z"/>
              <w:sdt>
                <w:sdtPr>
                  <w:id w:val="-1493307200"/>
                  <w:tag w:val="goog_rdk_2644"/>
                </w:sdtPr>
                <w:sdtContent>
                  <w:ins w:author="Anonymous" w:id="66" w:date="2026-09-22T03:03:20Z">
                    <w:r w:rsidDel="00000000" w:rsidR="00000000" w:rsidRPr="00000000">
                      <w:rPr>
                        <w:rtl w:val="0"/>
                      </w:rPr>
                    </w:r>
                  </w:ins>
                </w:sdtContent>
              </w:sdt>
              <w:ins w:author="Anonymous" w:id="66" w:date="2026-09-22T03:03:20Z">
                <w:bookmarkStart w:colFirst="0" w:colLast="0" w:name="_heading=h.iqyiz1a4l131" w:id="559"/>
                <w:bookmarkEnd w:id="559"/>
              </w:ins>
            </w:sdtContent>
          </w:sdt>
        </w:p>
      </w:sdtContent>
    </w:sdt>
    <w:sdt>
      <w:sdtPr>
        <w:id w:val="632779121"/>
        <w:tag w:val="goog_rdk_2648"/>
      </w:sdtPr>
      <w:sdtContent>
        <w:p w:rsidR="00000000" w:rsidDel="00000000" w:rsidP="00000000" w:rsidRDefault="00000000" w:rsidRPr="00000000" w14:paraId="000003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3762828"/>
              <w:tag w:val="goog_rdk_2646"/>
            </w:sdtPr>
            <w:sdtContent>
              <w:ins w:author="Anonymous" w:id="66" w:date="2026-09-22T03:03:20Z"/>
              <w:sdt>
                <w:sdtPr>
                  <w:id w:val="-1221850304"/>
                  <w:tag w:val="goog_rdk_2647"/>
                </w:sdtPr>
                <w:sdtContent>
                  <w:ins w:author="Anonymous" w:id="66" w:date="2026-09-22T03:03:20Z">
                    <w:r w:rsidDel="00000000" w:rsidR="00000000" w:rsidRPr="00000000">
                      <w:rPr>
                        <w:rtl w:val="0"/>
                      </w:rPr>
                    </w:r>
                  </w:ins>
                </w:sdtContent>
              </w:sdt>
              <w:ins w:author="Anonymous" w:id="66" w:date="2026-09-22T03:03:20Z">
                <w:bookmarkStart w:colFirst="0" w:colLast="0" w:name="_heading=h.qe0j98ll8wje" w:id="560"/>
                <w:bookmarkEnd w:id="560"/>
              </w:ins>
            </w:sdtContent>
          </w:sdt>
        </w:p>
      </w:sdtContent>
    </w:sdt>
    <w:sdt>
      <w:sdtPr>
        <w:id w:val="-1780967240"/>
        <w:tag w:val="goog_rdk_2651"/>
      </w:sdtPr>
      <w:sdtContent>
        <w:p w:rsidR="00000000" w:rsidDel="00000000" w:rsidP="00000000" w:rsidRDefault="00000000" w:rsidRPr="00000000" w14:paraId="000003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9132076"/>
              <w:tag w:val="goog_rdk_2649"/>
            </w:sdtPr>
            <w:sdtContent>
              <w:ins w:author="Anonymous" w:id="66" w:date="2026-09-22T03:03:20Z"/>
              <w:sdt>
                <w:sdtPr>
                  <w:id w:val="-62888627"/>
                  <w:tag w:val="goog_rdk_2650"/>
                </w:sdtPr>
                <w:sdtContent>
                  <w:ins w:author="Anonymous" w:id="66" w:date="2026-09-22T03:03:20Z">
                    <w:r w:rsidDel="00000000" w:rsidR="00000000" w:rsidRPr="00000000">
                      <w:rPr>
                        <w:rtl w:val="0"/>
                      </w:rPr>
                    </w:r>
                  </w:ins>
                </w:sdtContent>
              </w:sdt>
              <w:ins w:author="Anonymous" w:id="66" w:date="2026-09-22T03:03:20Z">
                <w:bookmarkStart w:colFirst="0" w:colLast="0" w:name="_heading=h.6dvvowu17uq1" w:id="561"/>
                <w:bookmarkEnd w:id="561"/>
              </w:ins>
            </w:sdtContent>
          </w:sdt>
        </w:p>
      </w:sdtContent>
    </w:sdt>
    <w:sdt>
      <w:sdtPr>
        <w:id w:val="1058510323"/>
        <w:tag w:val="goog_rdk_2654"/>
      </w:sdtPr>
      <w:sdtContent>
        <w:p w:rsidR="00000000" w:rsidDel="00000000" w:rsidP="00000000" w:rsidRDefault="00000000" w:rsidRPr="00000000" w14:paraId="000003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9288057"/>
              <w:tag w:val="goog_rdk_2652"/>
            </w:sdtPr>
            <w:sdtContent>
              <w:ins w:author="Anonymous" w:id="66" w:date="2026-09-22T03:03:20Z"/>
              <w:sdt>
                <w:sdtPr>
                  <w:id w:val="-4015137"/>
                  <w:tag w:val="goog_rdk_2653"/>
                </w:sdtPr>
                <w:sdtContent>
                  <w:ins w:author="Anonymous" w:id="66" w:date="2026-09-22T03:03:20Z">
                    <w:r w:rsidDel="00000000" w:rsidR="00000000" w:rsidRPr="00000000">
                      <w:rPr>
                        <w:rtl w:val="0"/>
                      </w:rPr>
                    </w:r>
                  </w:ins>
                </w:sdtContent>
              </w:sdt>
              <w:ins w:author="Anonymous" w:id="66" w:date="2026-09-22T03:03:20Z">
                <w:bookmarkStart w:colFirst="0" w:colLast="0" w:name="_heading=h.hrndjbjt6pop" w:id="562"/>
                <w:bookmarkEnd w:id="562"/>
              </w:ins>
            </w:sdtContent>
          </w:sdt>
        </w:p>
      </w:sdtContent>
    </w:sdt>
    <w:sdt>
      <w:sdtPr>
        <w:id w:val="-1281072750"/>
        <w:tag w:val="goog_rdk_2657"/>
      </w:sdtPr>
      <w:sdtContent>
        <w:p w:rsidR="00000000" w:rsidDel="00000000" w:rsidP="00000000" w:rsidRDefault="00000000" w:rsidRPr="00000000" w14:paraId="000003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6766211"/>
              <w:tag w:val="goog_rdk_2655"/>
            </w:sdtPr>
            <w:sdtContent>
              <w:ins w:author="Anonymous" w:id="66" w:date="2026-09-22T03:03:20Z"/>
              <w:sdt>
                <w:sdtPr>
                  <w:id w:val="233603438"/>
                  <w:tag w:val="goog_rdk_2656"/>
                </w:sdtPr>
                <w:sdtContent>
                  <w:ins w:author="Anonymous" w:id="66" w:date="2026-09-22T03:03:20Z">
                    <w:r w:rsidDel="00000000" w:rsidR="00000000" w:rsidRPr="00000000">
                      <w:rPr>
                        <w:rtl w:val="0"/>
                      </w:rPr>
                    </w:r>
                  </w:ins>
                </w:sdtContent>
              </w:sdt>
              <w:ins w:author="Anonymous" w:id="66" w:date="2026-09-22T03:03:20Z">
                <w:bookmarkStart w:colFirst="0" w:colLast="0" w:name="_heading=h.6f677pfdzist" w:id="563"/>
                <w:bookmarkEnd w:id="563"/>
              </w:ins>
            </w:sdtContent>
          </w:sdt>
        </w:p>
      </w:sdtContent>
    </w:sdt>
    <w:sdt>
      <w:sdtPr>
        <w:id w:val="-1935724050"/>
        <w:tag w:val="goog_rdk_2660"/>
      </w:sdtPr>
      <w:sdtContent>
        <w:p w:rsidR="00000000" w:rsidDel="00000000" w:rsidP="00000000" w:rsidRDefault="00000000" w:rsidRPr="00000000" w14:paraId="000003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4956321"/>
              <w:tag w:val="goog_rdk_2658"/>
            </w:sdtPr>
            <w:sdtContent>
              <w:ins w:author="Anonymous" w:id="66" w:date="2026-09-22T03:03:20Z"/>
              <w:sdt>
                <w:sdtPr>
                  <w:id w:val="85026491"/>
                  <w:tag w:val="goog_rdk_2659"/>
                </w:sdtPr>
                <w:sdtContent>
                  <w:ins w:author="Anonymous" w:id="66" w:date="2026-09-22T03:03:20Z">
                    <w:r w:rsidDel="00000000" w:rsidR="00000000" w:rsidRPr="00000000">
                      <w:rPr>
                        <w:rtl w:val="0"/>
                      </w:rPr>
                    </w:r>
                  </w:ins>
                </w:sdtContent>
              </w:sdt>
              <w:ins w:author="Anonymous" w:id="66" w:date="2026-09-22T03:03:20Z">
                <w:bookmarkStart w:colFirst="0" w:colLast="0" w:name="_heading=h.myn4nwh522cd" w:id="564"/>
                <w:bookmarkEnd w:id="564"/>
              </w:ins>
            </w:sdtContent>
          </w:sdt>
        </w:p>
      </w:sdtContent>
    </w:sdt>
    <w:sdt>
      <w:sdtPr>
        <w:id w:val="1986148897"/>
        <w:tag w:val="goog_rdk_2663"/>
      </w:sdtPr>
      <w:sdtContent>
        <w:p w:rsidR="00000000" w:rsidDel="00000000" w:rsidP="00000000" w:rsidRDefault="00000000" w:rsidRPr="00000000" w14:paraId="000003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0052812"/>
              <w:tag w:val="goog_rdk_2661"/>
            </w:sdtPr>
            <w:sdtContent>
              <w:ins w:author="Anonymous" w:id="66" w:date="2026-09-22T03:03:20Z"/>
              <w:sdt>
                <w:sdtPr>
                  <w:id w:val="-299749471"/>
                  <w:tag w:val="goog_rdk_2662"/>
                </w:sdtPr>
                <w:sdtContent>
                  <w:ins w:author="Anonymous" w:id="66" w:date="2026-09-22T03:03:20Z">
                    <w:r w:rsidDel="00000000" w:rsidR="00000000" w:rsidRPr="00000000">
                      <w:rPr>
                        <w:rtl w:val="0"/>
                      </w:rPr>
                    </w:r>
                  </w:ins>
                </w:sdtContent>
              </w:sdt>
              <w:ins w:author="Anonymous" w:id="66" w:date="2026-09-22T03:03:20Z">
                <w:bookmarkStart w:colFirst="0" w:colLast="0" w:name="_heading=h.sxt366tt8vvo" w:id="565"/>
                <w:bookmarkEnd w:id="565"/>
              </w:ins>
            </w:sdtContent>
          </w:sdt>
        </w:p>
      </w:sdtContent>
    </w:sdt>
    <w:sdt>
      <w:sdtPr>
        <w:id w:val="-1680557582"/>
        <w:tag w:val="goog_rdk_2666"/>
      </w:sdtPr>
      <w:sdtContent>
        <w:p w:rsidR="00000000" w:rsidDel="00000000" w:rsidP="00000000" w:rsidRDefault="00000000" w:rsidRPr="00000000" w14:paraId="000003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11834"/>
              <w:tag w:val="goog_rdk_2664"/>
            </w:sdtPr>
            <w:sdtContent>
              <w:ins w:author="Anonymous" w:id="66" w:date="2026-09-22T03:03:20Z"/>
              <w:sdt>
                <w:sdtPr>
                  <w:id w:val="1766054576"/>
                  <w:tag w:val="goog_rdk_2665"/>
                </w:sdtPr>
                <w:sdtContent>
                  <w:ins w:author="Anonymous" w:id="66" w:date="2026-09-22T03:03:20Z">
                    <w:r w:rsidDel="00000000" w:rsidR="00000000" w:rsidRPr="00000000">
                      <w:rPr>
                        <w:rtl w:val="0"/>
                      </w:rPr>
                    </w:r>
                  </w:ins>
                </w:sdtContent>
              </w:sdt>
              <w:ins w:author="Anonymous" w:id="66" w:date="2026-09-22T03:03:20Z">
                <w:bookmarkStart w:colFirst="0" w:colLast="0" w:name="_heading=h.tksakt5ytee6" w:id="566"/>
                <w:bookmarkEnd w:id="566"/>
              </w:ins>
            </w:sdtContent>
          </w:sdt>
        </w:p>
      </w:sdtContent>
    </w:sdt>
    <w:sdt>
      <w:sdtPr>
        <w:id w:val="-1432266186"/>
        <w:tag w:val="goog_rdk_2669"/>
      </w:sdtPr>
      <w:sdtContent>
        <w:p w:rsidR="00000000" w:rsidDel="00000000" w:rsidP="00000000" w:rsidRDefault="00000000" w:rsidRPr="00000000" w14:paraId="000003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9397219"/>
              <w:tag w:val="goog_rdk_2667"/>
            </w:sdtPr>
            <w:sdtContent>
              <w:ins w:author="Anonymous" w:id="66" w:date="2026-09-22T03:03:20Z"/>
              <w:sdt>
                <w:sdtPr>
                  <w:id w:val="-1632299077"/>
                  <w:tag w:val="goog_rdk_2668"/>
                </w:sdtPr>
                <w:sdtContent>
                  <w:ins w:author="Anonymous" w:id="66" w:date="2026-09-22T03:03:20Z">
                    <w:r w:rsidDel="00000000" w:rsidR="00000000" w:rsidRPr="00000000">
                      <w:rPr>
                        <w:rtl w:val="0"/>
                      </w:rPr>
                    </w:r>
                  </w:ins>
                </w:sdtContent>
              </w:sdt>
              <w:ins w:author="Anonymous" w:id="66" w:date="2026-09-22T03:03:20Z">
                <w:bookmarkStart w:colFirst="0" w:colLast="0" w:name="_heading=h.bpl9xs125she" w:id="567"/>
                <w:bookmarkEnd w:id="567"/>
              </w:ins>
            </w:sdtContent>
          </w:sdt>
        </w:p>
      </w:sdtContent>
    </w:sdt>
    <w:sdt>
      <w:sdtPr>
        <w:id w:val="1265228989"/>
        <w:tag w:val="goog_rdk_2672"/>
      </w:sdtPr>
      <w:sdtContent>
        <w:p w:rsidR="00000000" w:rsidDel="00000000" w:rsidP="00000000" w:rsidRDefault="00000000" w:rsidRPr="00000000" w14:paraId="000003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2011868"/>
              <w:tag w:val="goog_rdk_2670"/>
            </w:sdtPr>
            <w:sdtContent>
              <w:ins w:author="Anonymous" w:id="66" w:date="2026-09-22T03:03:20Z"/>
              <w:sdt>
                <w:sdtPr>
                  <w:id w:val="1903955119"/>
                  <w:tag w:val="goog_rdk_2671"/>
                </w:sdtPr>
                <w:sdtContent>
                  <w:ins w:author="Anonymous" w:id="66" w:date="2026-09-22T03:03:20Z">
                    <w:r w:rsidDel="00000000" w:rsidR="00000000" w:rsidRPr="00000000">
                      <w:rPr>
                        <w:rtl w:val="0"/>
                      </w:rPr>
                    </w:r>
                  </w:ins>
                </w:sdtContent>
              </w:sdt>
              <w:ins w:author="Anonymous" w:id="66" w:date="2026-09-22T03:03:20Z">
                <w:bookmarkStart w:colFirst="0" w:colLast="0" w:name="_heading=h.1r6qi3x6i8x6" w:id="568"/>
                <w:bookmarkEnd w:id="568"/>
              </w:ins>
            </w:sdtContent>
          </w:sdt>
        </w:p>
      </w:sdtContent>
    </w:sdt>
    <w:sdt>
      <w:sdtPr>
        <w:id w:val="1917983238"/>
        <w:tag w:val="goog_rdk_2675"/>
      </w:sdtPr>
      <w:sdtContent>
        <w:p w:rsidR="00000000" w:rsidDel="00000000" w:rsidP="00000000" w:rsidRDefault="00000000" w:rsidRPr="00000000" w14:paraId="000003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3783176"/>
              <w:tag w:val="goog_rdk_2673"/>
            </w:sdtPr>
            <w:sdtContent>
              <w:ins w:author="Anonymous" w:id="66" w:date="2026-09-22T03:03:20Z"/>
              <w:sdt>
                <w:sdtPr>
                  <w:id w:val="647392883"/>
                  <w:tag w:val="goog_rdk_2674"/>
                </w:sdtPr>
                <w:sdtContent>
                  <w:ins w:author="Anonymous" w:id="66" w:date="2026-09-22T03:03:20Z">
                    <w:r w:rsidDel="00000000" w:rsidR="00000000" w:rsidRPr="00000000">
                      <w:rPr>
                        <w:rtl w:val="0"/>
                      </w:rPr>
                    </w:r>
                  </w:ins>
                </w:sdtContent>
              </w:sdt>
              <w:ins w:author="Anonymous" w:id="66" w:date="2026-09-22T03:03:20Z">
                <w:bookmarkStart w:colFirst="0" w:colLast="0" w:name="_heading=h.7esncdqpfjue" w:id="569"/>
                <w:bookmarkEnd w:id="569"/>
              </w:ins>
            </w:sdtContent>
          </w:sdt>
        </w:p>
      </w:sdtContent>
    </w:sdt>
    <w:sdt>
      <w:sdtPr>
        <w:id w:val="1568428301"/>
        <w:tag w:val="goog_rdk_2678"/>
      </w:sdtPr>
      <w:sdtContent>
        <w:p w:rsidR="00000000" w:rsidDel="00000000" w:rsidP="00000000" w:rsidRDefault="00000000" w:rsidRPr="00000000" w14:paraId="000003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2983760"/>
              <w:tag w:val="goog_rdk_2676"/>
            </w:sdtPr>
            <w:sdtContent>
              <w:ins w:author="Anonymous" w:id="66" w:date="2026-09-22T03:03:20Z"/>
              <w:sdt>
                <w:sdtPr>
                  <w:id w:val="-1868175919"/>
                  <w:tag w:val="goog_rdk_2677"/>
                </w:sdtPr>
                <w:sdtContent>
                  <w:ins w:author="Anonymous" w:id="66" w:date="2026-09-22T03:03:20Z">
                    <w:r w:rsidDel="00000000" w:rsidR="00000000" w:rsidRPr="00000000">
                      <w:rPr>
                        <w:rtl w:val="0"/>
                      </w:rPr>
                    </w:r>
                  </w:ins>
                </w:sdtContent>
              </w:sdt>
              <w:ins w:author="Anonymous" w:id="66" w:date="2026-09-22T03:03:20Z">
                <w:bookmarkStart w:colFirst="0" w:colLast="0" w:name="_heading=h.l4ul1v4duo9b" w:id="570"/>
                <w:bookmarkEnd w:id="570"/>
              </w:ins>
            </w:sdtContent>
          </w:sdt>
        </w:p>
      </w:sdtContent>
    </w:sdt>
    <w:sdt>
      <w:sdtPr>
        <w:id w:val="1884341320"/>
        <w:tag w:val="goog_rdk_2681"/>
      </w:sdtPr>
      <w:sdtContent>
        <w:p w:rsidR="00000000" w:rsidDel="00000000" w:rsidP="00000000" w:rsidRDefault="00000000" w:rsidRPr="00000000" w14:paraId="000003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388464"/>
              <w:tag w:val="goog_rdk_2679"/>
            </w:sdtPr>
            <w:sdtContent>
              <w:ins w:author="Anonymous" w:id="66" w:date="2026-09-22T03:03:20Z"/>
              <w:sdt>
                <w:sdtPr>
                  <w:id w:val="357746254"/>
                  <w:tag w:val="goog_rdk_2680"/>
                </w:sdtPr>
                <w:sdtContent>
                  <w:ins w:author="Anonymous" w:id="66" w:date="2026-09-22T03:03:20Z">
                    <w:r w:rsidDel="00000000" w:rsidR="00000000" w:rsidRPr="00000000">
                      <w:rPr>
                        <w:rtl w:val="0"/>
                      </w:rPr>
                    </w:r>
                  </w:ins>
                </w:sdtContent>
              </w:sdt>
              <w:ins w:author="Anonymous" w:id="66" w:date="2026-09-22T03:03:20Z">
                <w:bookmarkStart w:colFirst="0" w:colLast="0" w:name="_heading=h.lxrawopgr4jv" w:id="571"/>
                <w:bookmarkEnd w:id="571"/>
              </w:ins>
            </w:sdtContent>
          </w:sdt>
        </w:p>
      </w:sdtContent>
    </w:sdt>
    <w:sdt>
      <w:sdtPr>
        <w:id w:val="1537910969"/>
        <w:tag w:val="goog_rdk_2684"/>
      </w:sdtPr>
      <w:sdtContent>
        <w:p w:rsidR="00000000" w:rsidDel="00000000" w:rsidP="00000000" w:rsidRDefault="00000000" w:rsidRPr="00000000" w14:paraId="000003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1915290"/>
              <w:tag w:val="goog_rdk_2682"/>
            </w:sdtPr>
            <w:sdtContent>
              <w:ins w:author="Anonymous" w:id="66" w:date="2026-09-22T03:03:20Z"/>
              <w:sdt>
                <w:sdtPr>
                  <w:id w:val="-1897982597"/>
                  <w:tag w:val="goog_rdk_2683"/>
                </w:sdtPr>
                <w:sdtContent>
                  <w:ins w:author="Anonymous" w:id="66" w:date="2026-09-22T03:03:20Z">
                    <w:r w:rsidDel="00000000" w:rsidR="00000000" w:rsidRPr="00000000">
                      <w:rPr>
                        <w:rtl w:val="0"/>
                      </w:rPr>
                    </w:r>
                  </w:ins>
                </w:sdtContent>
              </w:sdt>
              <w:ins w:author="Anonymous" w:id="66" w:date="2026-09-22T03:03:20Z">
                <w:bookmarkStart w:colFirst="0" w:colLast="0" w:name="_heading=h.fmt4ecoboli4" w:id="572"/>
                <w:bookmarkEnd w:id="572"/>
              </w:ins>
            </w:sdtContent>
          </w:sdt>
        </w:p>
      </w:sdtContent>
    </w:sdt>
    <w:sdt>
      <w:sdtPr>
        <w:id w:val="742679605"/>
        <w:tag w:val="goog_rdk_2687"/>
      </w:sdtPr>
      <w:sdtContent>
        <w:p w:rsidR="00000000" w:rsidDel="00000000" w:rsidP="00000000" w:rsidRDefault="00000000" w:rsidRPr="00000000" w14:paraId="000003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5978441"/>
              <w:tag w:val="goog_rdk_2685"/>
            </w:sdtPr>
            <w:sdtContent>
              <w:ins w:author="Anonymous" w:id="66" w:date="2026-09-22T03:03:20Z"/>
              <w:sdt>
                <w:sdtPr>
                  <w:id w:val="564387695"/>
                  <w:tag w:val="goog_rdk_2686"/>
                </w:sdtPr>
                <w:sdtContent>
                  <w:ins w:author="Anonymous" w:id="66" w:date="2026-09-22T03:03:20Z">
                    <w:r w:rsidDel="00000000" w:rsidR="00000000" w:rsidRPr="00000000">
                      <w:rPr>
                        <w:rtl w:val="0"/>
                      </w:rPr>
                    </w:r>
                  </w:ins>
                </w:sdtContent>
              </w:sdt>
              <w:ins w:author="Anonymous" w:id="66" w:date="2026-09-22T03:03:20Z">
                <w:bookmarkStart w:colFirst="0" w:colLast="0" w:name="_heading=h.ps1ze7cqlwo" w:id="573"/>
                <w:bookmarkEnd w:id="573"/>
              </w:ins>
            </w:sdtContent>
          </w:sdt>
        </w:p>
      </w:sdtContent>
    </w:sdt>
    <w:sdt>
      <w:sdtPr>
        <w:id w:val="-369288056"/>
        <w:tag w:val="goog_rdk_2690"/>
      </w:sdtPr>
      <w:sdtContent>
        <w:p w:rsidR="00000000" w:rsidDel="00000000" w:rsidP="00000000" w:rsidRDefault="00000000" w:rsidRPr="00000000" w14:paraId="000003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8921976"/>
              <w:tag w:val="goog_rdk_2688"/>
            </w:sdtPr>
            <w:sdtContent>
              <w:ins w:author="Anonymous" w:id="66" w:date="2026-09-22T03:03:20Z"/>
              <w:sdt>
                <w:sdtPr>
                  <w:id w:val="-1703747716"/>
                  <w:tag w:val="goog_rdk_2689"/>
                </w:sdtPr>
                <w:sdtContent>
                  <w:ins w:author="Anonymous" w:id="66" w:date="2026-09-22T03:03:20Z">
                    <w:r w:rsidDel="00000000" w:rsidR="00000000" w:rsidRPr="00000000">
                      <w:rPr>
                        <w:rtl w:val="0"/>
                      </w:rPr>
                    </w:r>
                  </w:ins>
                </w:sdtContent>
              </w:sdt>
              <w:ins w:author="Anonymous" w:id="66" w:date="2026-09-22T03:03:20Z">
                <w:bookmarkStart w:colFirst="0" w:colLast="0" w:name="_heading=h.iu2rpr5wuket" w:id="574"/>
                <w:bookmarkEnd w:id="574"/>
              </w:ins>
            </w:sdtContent>
          </w:sdt>
        </w:p>
      </w:sdtContent>
    </w:sdt>
    <w:sdt>
      <w:sdtPr>
        <w:id w:val="1808897587"/>
        <w:tag w:val="goog_rdk_2693"/>
      </w:sdtPr>
      <w:sdtContent>
        <w:p w:rsidR="00000000" w:rsidDel="00000000" w:rsidP="00000000" w:rsidRDefault="00000000" w:rsidRPr="00000000" w14:paraId="000003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5847915"/>
              <w:tag w:val="goog_rdk_2691"/>
            </w:sdtPr>
            <w:sdtContent>
              <w:ins w:author="Anonymous" w:id="66" w:date="2026-09-22T03:03:20Z"/>
              <w:sdt>
                <w:sdtPr>
                  <w:id w:val="-803834492"/>
                  <w:tag w:val="goog_rdk_2692"/>
                </w:sdtPr>
                <w:sdtContent>
                  <w:ins w:author="Anonymous" w:id="66" w:date="2026-09-22T03:03:20Z">
                    <w:r w:rsidDel="00000000" w:rsidR="00000000" w:rsidRPr="00000000">
                      <w:rPr>
                        <w:rtl w:val="0"/>
                      </w:rPr>
                    </w:r>
                  </w:ins>
                </w:sdtContent>
              </w:sdt>
              <w:ins w:author="Anonymous" w:id="66" w:date="2026-09-22T03:03:20Z">
                <w:bookmarkStart w:colFirst="0" w:colLast="0" w:name="_heading=h.l3zvrtttd43t" w:id="575"/>
                <w:bookmarkEnd w:id="575"/>
              </w:ins>
            </w:sdtContent>
          </w:sdt>
        </w:p>
      </w:sdtContent>
    </w:sdt>
    <w:sdt>
      <w:sdtPr>
        <w:id w:val="-442343288"/>
        <w:tag w:val="goog_rdk_2696"/>
      </w:sdtPr>
      <w:sdtContent>
        <w:p w:rsidR="00000000" w:rsidDel="00000000" w:rsidP="00000000" w:rsidRDefault="00000000" w:rsidRPr="00000000" w14:paraId="000003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7127452"/>
              <w:tag w:val="goog_rdk_2694"/>
            </w:sdtPr>
            <w:sdtContent>
              <w:ins w:author="Anonymous" w:id="66" w:date="2026-09-22T03:03:20Z"/>
              <w:sdt>
                <w:sdtPr>
                  <w:id w:val="-815141520"/>
                  <w:tag w:val="goog_rdk_2695"/>
                </w:sdtPr>
                <w:sdtContent>
                  <w:ins w:author="Anonymous" w:id="66" w:date="2026-09-22T03:03:20Z">
                    <w:r w:rsidDel="00000000" w:rsidR="00000000" w:rsidRPr="00000000">
                      <w:rPr>
                        <w:rtl w:val="0"/>
                      </w:rPr>
                    </w:r>
                  </w:ins>
                </w:sdtContent>
              </w:sdt>
              <w:ins w:author="Anonymous" w:id="66" w:date="2026-09-22T03:03:20Z">
                <w:bookmarkStart w:colFirst="0" w:colLast="0" w:name="_heading=h.xrytifw3cr6o" w:id="576"/>
                <w:bookmarkEnd w:id="576"/>
              </w:ins>
            </w:sdtContent>
          </w:sdt>
        </w:p>
      </w:sdtContent>
    </w:sdt>
    <w:sdt>
      <w:sdtPr>
        <w:id w:val="2116114447"/>
        <w:tag w:val="goog_rdk_2699"/>
      </w:sdtPr>
      <w:sdtContent>
        <w:p w:rsidR="00000000" w:rsidDel="00000000" w:rsidP="00000000" w:rsidRDefault="00000000" w:rsidRPr="00000000" w14:paraId="000003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4435039"/>
              <w:tag w:val="goog_rdk_2697"/>
            </w:sdtPr>
            <w:sdtContent>
              <w:ins w:author="Anonymous" w:id="66" w:date="2026-09-22T03:03:20Z"/>
              <w:sdt>
                <w:sdtPr>
                  <w:id w:val="1321472912"/>
                  <w:tag w:val="goog_rdk_2698"/>
                </w:sdtPr>
                <w:sdtContent>
                  <w:ins w:author="Anonymous" w:id="66" w:date="2026-09-22T03:03:20Z">
                    <w:r w:rsidDel="00000000" w:rsidR="00000000" w:rsidRPr="00000000">
                      <w:rPr>
                        <w:rtl w:val="0"/>
                      </w:rPr>
                    </w:r>
                  </w:ins>
                </w:sdtContent>
              </w:sdt>
              <w:ins w:author="Anonymous" w:id="66" w:date="2026-09-22T03:03:20Z">
                <w:bookmarkStart w:colFirst="0" w:colLast="0" w:name="_heading=h.qpu7sjh7npu4" w:id="577"/>
                <w:bookmarkEnd w:id="577"/>
              </w:ins>
            </w:sdtContent>
          </w:sdt>
        </w:p>
      </w:sdtContent>
    </w:sdt>
    <w:sdt>
      <w:sdtPr>
        <w:id w:val="-327126660"/>
        <w:tag w:val="goog_rdk_2702"/>
      </w:sdtPr>
      <w:sdtContent>
        <w:p w:rsidR="00000000" w:rsidDel="00000000" w:rsidP="00000000" w:rsidRDefault="00000000" w:rsidRPr="00000000" w14:paraId="000003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1415660"/>
              <w:tag w:val="goog_rdk_2700"/>
            </w:sdtPr>
            <w:sdtContent>
              <w:ins w:author="Anonymous" w:id="66" w:date="2026-09-22T03:03:20Z"/>
              <w:sdt>
                <w:sdtPr>
                  <w:id w:val="44965338"/>
                  <w:tag w:val="goog_rdk_2701"/>
                </w:sdtPr>
                <w:sdtContent>
                  <w:ins w:author="Anonymous" w:id="66" w:date="2026-09-22T03:03:20Z">
                    <w:r w:rsidDel="00000000" w:rsidR="00000000" w:rsidRPr="00000000">
                      <w:rPr>
                        <w:rtl w:val="0"/>
                      </w:rPr>
                    </w:r>
                  </w:ins>
                </w:sdtContent>
              </w:sdt>
              <w:ins w:author="Anonymous" w:id="66" w:date="2026-09-22T03:03:20Z">
                <w:bookmarkStart w:colFirst="0" w:colLast="0" w:name="_heading=h.omr0z25ckusi" w:id="578"/>
                <w:bookmarkEnd w:id="578"/>
              </w:ins>
            </w:sdtContent>
          </w:sdt>
        </w:p>
      </w:sdtContent>
    </w:sdt>
    <w:sdt>
      <w:sdtPr>
        <w:id w:val="-1229203093"/>
        <w:tag w:val="goog_rdk_2705"/>
      </w:sdtPr>
      <w:sdtContent>
        <w:p w:rsidR="00000000" w:rsidDel="00000000" w:rsidP="00000000" w:rsidRDefault="00000000" w:rsidRPr="00000000" w14:paraId="000003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13028257"/>
              <w:tag w:val="goog_rdk_2703"/>
            </w:sdtPr>
            <w:sdtContent>
              <w:ins w:author="Anonymous" w:id="66" w:date="2026-09-22T03:03:20Z"/>
              <w:sdt>
                <w:sdtPr>
                  <w:id w:val="-215949240"/>
                  <w:tag w:val="goog_rdk_2704"/>
                </w:sdtPr>
                <w:sdtContent>
                  <w:ins w:author="Anonymous" w:id="66" w:date="2026-09-22T03:03:20Z">
                    <w:r w:rsidDel="00000000" w:rsidR="00000000" w:rsidRPr="00000000">
                      <w:rPr>
                        <w:rtl w:val="0"/>
                      </w:rPr>
                    </w:r>
                  </w:ins>
                </w:sdtContent>
              </w:sdt>
              <w:ins w:author="Anonymous" w:id="66" w:date="2026-09-22T03:03:20Z">
                <w:bookmarkStart w:colFirst="0" w:colLast="0" w:name="_heading=h.or4cwjqmbehm" w:id="579"/>
                <w:bookmarkEnd w:id="579"/>
              </w:ins>
            </w:sdtContent>
          </w:sdt>
        </w:p>
      </w:sdtContent>
    </w:sdt>
    <w:sdt>
      <w:sdtPr>
        <w:id w:val="714695621"/>
        <w:tag w:val="goog_rdk_2708"/>
      </w:sdtPr>
      <w:sdtContent>
        <w:p w:rsidR="00000000" w:rsidDel="00000000" w:rsidP="00000000" w:rsidRDefault="00000000" w:rsidRPr="00000000" w14:paraId="000003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1103629"/>
              <w:tag w:val="goog_rdk_2706"/>
            </w:sdtPr>
            <w:sdtContent>
              <w:ins w:author="Anonymous" w:id="66" w:date="2026-09-22T03:03:20Z"/>
              <w:sdt>
                <w:sdtPr>
                  <w:id w:val="-574466855"/>
                  <w:tag w:val="goog_rdk_2707"/>
                </w:sdtPr>
                <w:sdtContent>
                  <w:ins w:author="Anonymous" w:id="66" w:date="2026-09-22T03:03:20Z">
                    <w:r w:rsidDel="00000000" w:rsidR="00000000" w:rsidRPr="00000000">
                      <w:rPr>
                        <w:rtl w:val="0"/>
                      </w:rPr>
                    </w:r>
                  </w:ins>
                </w:sdtContent>
              </w:sdt>
              <w:ins w:author="Anonymous" w:id="66" w:date="2026-09-22T03:03:20Z">
                <w:bookmarkStart w:colFirst="0" w:colLast="0" w:name="_heading=h.cwifi3bsiqra" w:id="580"/>
                <w:bookmarkEnd w:id="580"/>
              </w:ins>
            </w:sdtContent>
          </w:sdt>
        </w:p>
      </w:sdtContent>
    </w:sdt>
    <w:sdt>
      <w:sdtPr>
        <w:id w:val="-1799927274"/>
        <w:tag w:val="goog_rdk_2711"/>
      </w:sdtPr>
      <w:sdtContent>
        <w:p w:rsidR="00000000" w:rsidDel="00000000" w:rsidP="00000000" w:rsidRDefault="00000000" w:rsidRPr="00000000" w14:paraId="000003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6982609"/>
              <w:tag w:val="goog_rdk_2709"/>
            </w:sdtPr>
            <w:sdtContent>
              <w:ins w:author="Anonymous" w:id="66" w:date="2026-09-22T03:03:20Z"/>
              <w:sdt>
                <w:sdtPr>
                  <w:id w:val="115175606"/>
                  <w:tag w:val="goog_rdk_2710"/>
                </w:sdtPr>
                <w:sdtContent>
                  <w:ins w:author="Anonymous" w:id="66" w:date="2026-09-22T03:03:20Z">
                    <w:r w:rsidDel="00000000" w:rsidR="00000000" w:rsidRPr="00000000">
                      <w:rPr>
                        <w:rtl w:val="0"/>
                      </w:rPr>
                    </w:r>
                  </w:ins>
                </w:sdtContent>
              </w:sdt>
              <w:ins w:author="Anonymous" w:id="66" w:date="2026-09-22T03:03:20Z">
                <w:bookmarkStart w:colFirst="0" w:colLast="0" w:name="_heading=h.chhewt50qkik" w:id="581"/>
                <w:bookmarkEnd w:id="581"/>
              </w:ins>
            </w:sdtContent>
          </w:sdt>
        </w:p>
      </w:sdtContent>
    </w:sdt>
    <w:sdt>
      <w:sdtPr>
        <w:id w:val="-1975240766"/>
        <w:tag w:val="goog_rdk_2714"/>
      </w:sdtPr>
      <w:sdtContent>
        <w:p w:rsidR="00000000" w:rsidDel="00000000" w:rsidP="00000000" w:rsidRDefault="00000000" w:rsidRPr="00000000" w14:paraId="000003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69223"/>
              <w:tag w:val="goog_rdk_2712"/>
            </w:sdtPr>
            <w:sdtContent>
              <w:ins w:author="Anonymous" w:id="66" w:date="2026-09-22T03:03:20Z"/>
              <w:sdt>
                <w:sdtPr>
                  <w:id w:val="-1743893622"/>
                  <w:tag w:val="goog_rdk_2713"/>
                </w:sdtPr>
                <w:sdtContent>
                  <w:ins w:author="Anonymous" w:id="66" w:date="2026-09-22T03:03:20Z">
                    <w:r w:rsidDel="00000000" w:rsidR="00000000" w:rsidRPr="00000000">
                      <w:rPr>
                        <w:rtl w:val="0"/>
                      </w:rPr>
                    </w:r>
                  </w:ins>
                </w:sdtContent>
              </w:sdt>
              <w:ins w:author="Anonymous" w:id="66" w:date="2026-09-22T03:03:20Z">
                <w:bookmarkStart w:colFirst="0" w:colLast="0" w:name="_heading=h.tynwhww3n5ee" w:id="582"/>
                <w:bookmarkEnd w:id="582"/>
              </w:ins>
            </w:sdtContent>
          </w:sdt>
        </w:p>
      </w:sdtContent>
    </w:sdt>
    <w:sdt>
      <w:sdtPr>
        <w:id w:val="1396353990"/>
        <w:tag w:val="goog_rdk_2717"/>
      </w:sdtPr>
      <w:sdtContent>
        <w:p w:rsidR="00000000" w:rsidDel="00000000" w:rsidP="00000000" w:rsidRDefault="00000000" w:rsidRPr="00000000" w14:paraId="000003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3046544"/>
              <w:tag w:val="goog_rdk_2715"/>
            </w:sdtPr>
            <w:sdtContent>
              <w:ins w:author="Anonymous" w:id="66" w:date="2026-09-22T03:03:20Z"/>
              <w:sdt>
                <w:sdtPr>
                  <w:id w:val="-790849943"/>
                  <w:tag w:val="goog_rdk_2716"/>
                </w:sdtPr>
                <w:sdtContent>
                  <w:ins w:author="Anonymous" w:id="66" w:date="2026-09-22T03:03:20Z">
                    <w:r w:rsidDel="00000000" w:rsidR="00000000" w:rsidRPr="00000000">
                      <w:rPr>
                        <w:rtl w:val="0"/>
                      </w:rPr>
                    </w:r>
                  </w:ins>
                </w:sdtContent>
              </w:sdt>
              <w:ins w:author="Anonymous" w:id="66" w:date="2026-09-22T03:03:20Z">
                <w:bookmarkStart w:colFirst="0" w:colLast="0" w:name="_heading=h.bbt3wubcrmmg" w:id="583"/>
                <w:bookmarkEnd w:id="583"/>
              </w:ins>
            </w:sdtContent>
          </w:sdt>
        </w:p>
      </w:sdtContent>
    </w:sdt>
    <w:sdt>
      <w:sdtPr>
        <w:id w:val="-1539726051"/>
        <w:tag w:val="goog_rdk_2720"/>
      </w:sdtPr>
      <w:sdtContent>
        <w:p w:rsidR="00000000" w:rsidDel="00000000" w:rsidP="00000000" w:rsidRDefault="00000000" w:rsidRPr="00000000" w14:paraId="000003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6521672"/>
              <w:tag w:val="goog_rdk_2718"/>
            </w:sdtPr>
            <w:sdtContent>
              <w:ins w:author="Anonymous" w:id="66" w:date="2026-09-22T03:03:20Z"/>
              <w:sdt>
                <w:sdtPr>
                  <w:id w:val="-625057653"/>
                  <w:tag w:val="goog_rdk_2719"/>
                </w:sdtPr>
                <w:sdtContent>
                  <w:ins w:author="Anonymous" w:id="66" w:date="2026-09-22T03:03:20Z">
                    <w:r w:rsidDel="00000000" w:rsidR="00000000" w:rsidRPr="00000000">
                      <w:rPr>
                        <w:rtl w:val="0"/>
                      </w:rPr>
                    </w:r>
                  </w:ins>
                </w:sdtContent>
              </w:sdt>
              <w:ins w:author="Anonymous" w:id="66" w:date="2026-09-22T03:03:20Z">
                <w:bookmarkStart w:colFirst="0" w:colLast="0" w:name="_heading=h.bowmem45fcey" w:id="584"/>
                <w:bookmarkEnd w:id="584"/>
              </w:ins>
            </w:sdtContent>
          </w:sdt>
        </w:p>
      </w:sdtContent>
    </w:sdt>
    <w:sdt>
      <w:sdtPr>
        <w:id w:val="-531324460"/>
        <w:tag w:val="goog_rdk_2723"/>
      </w:sdtPr>
      <w:sdtContent>
        <w:p w:rsidR="00000000" w:rsidDel="00000000" w:rsidP="00000000" w:rsidRDefault="00000000" w:rsidRPr="00000000" w14:paraId="000003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9660463"/>
              <w:tag w:val="goog_rdk_2721"/>
            </w:sdtPr>
            <w:sdtContent>
              <w:ins w:author="Anonymous" w:id="66" w:date="2026-09-22T03:03:20Z"/>
              <w:sdt>
                <w:sdtPr>
                  <w:id w:val="121450535"/>
                  <w:tag w:val="goog_rdk_2722"/>
                </w:sdtPr>
                <w:sdtContent>
                  <w:ins w:author="Anonymous" w:id="66" w:date="2026-09-22T03:03:20Z">
                    <w:r w:rsidDel="00000000" w:rsidR="00000000" w:rsidRPr="00000000">
                      <w:rPr>
                        <w:rtl w:val="0"/>
                      </w:rPr>
                    </w:r>
                  </w:ins>
                </w:sdtContent>
              </w:sdt>
              <w:ins w:author="Anonymous" w:id="66" w:date="2026-09-22T03:03:20Z">
                <w:bookmarkStart w:colFirst="0" w:colLast="0" w:name="_heading=h.4ep126vcs6eu" w:id="585"/>
                <w:bookmarkEnd w:id="585"/>
              </w:ins>
            </w:sdtContent>
          </w:sdt>
        </w:p>
      </w:sdtContent>
    </w:sdt>
    <w:sdt>
      <w:sdtPr>
        <w:id w:val="208989558"/>
        <w:tag w:val="goog_rdk_2726"/>
      </w:sdtPr>
      <w:sdtContent>
        <w:p w:rsidR="00000000" w:rsidDel="00000000" w:rsidP="00000000" w:rsidRDefault="00000000" w:rsidRPr="00000000" w14:paraId="000003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7936722"/>
              <w:tag w:val="goog_rdk_2724"/>
            </w:sdtPr>
            <w:sdtContent>
              <w:ins w:author="Anonymous" w:id="66" w:date="2026-09-22T03:03:20Z"/>
              <w:sdt>
                <w:sdtPr>
                  <w:id w:val="-1674090744"/>
                  <w:tag w:val="goog_rdk_2725"/>
                </w:sdtPr>
                <w:sdtContent>
                  <w:ins w:author="Anonymous" w:id="66" w:date="2026-09-22T03:03:20Z">
                    <w:r w:rsidDel="00000000" w:rsidR="00000000" w:rsidRPr="00000000">
                      <w:rPr>
                        <w:rtl w:val="0"/>
                      </w:rPr>
                    </w:r>
                  </w:ins>
                </w:sdtContent>
              </w:sdt>
              <w:ins w:author="Anonymous" w:id="66" w:date="2026-09-22T03:03:20Z">
                <w:bookmarkStart w:colFirst="0" w:colLast="0" w:name="_heading=h.nz2e2j18xm41" w:id="586"/>
                <w:bookmarkEnd w:id="586"/>
              </w:ins>
            </w:sdtContent>
          </w:sdt>
        </w:p>
      </w:sdtContent>
    </w:sdt>
    <w:sdt>
      <w:sdtPr>
        <w:id w:val="1998995423"/>
        <w:tag w:val="goog_rdk_2729"/>
      </w:sdtPr>
      <w:sdtContent>
        <w:p w:rsidR="00000000" w:rsidDel="00000000" w:rsidP="00000000" w:rsidRDefault="00000000" w:rsidRPr="00000000" w14:paraId="000003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3515200"/>
              <w:tag w:val="goog_rdk_2727"/>
            </w:sdtPr>
            <w:sdtContent>
              <w:ins w:author="Anonymous" w:id="66" w:date="2026-09-22T03:03:20Z"/>
              <w:sdt>
                <w:sdtPr>
                  <w:id w:val="393738897"/>
                  <w:tag w:val="goog_rdk_2728"/>
                </w:sdtPr>
                <w:sdtContent>
                  <w:ins w:author="Anonymous" w:id="66" w:date="2026-09-22T03:03:20Z">
                    <w:r w:rsidDel="00000000" w:rsidR="00000000" w:rsidRPr="00000000">
                      <w:rPr>
                        <w:rtl w:val="0"/>
                      </w:rPr>
                    </w:r>
                  </w:ins>
                </w:sdtContent>
              </w:sdt>
              <w:ins w:author="Anonymous" w:id="66" w:date="2026-09-22T03:03:20Z">
                <w:bookmarkStart w:colFirst="0" w:colLast="0" w:name="_heading=h.9ow00d45sffi" w:id="587"/>
                <w:bookmarkEnd w:id="587"/>
              </w:ins>
            </w:sdtContent>
          </w:sdt>
        </w:p>
      </w:sdtContent>
    </w:sdt>
    <w:sdt>
      <w:sdtPr>
        <w:id w:val="-655840438"/>
        <w:tag w:val="goog_rdk_2732"/>
      </w:sdtPr>
      <w:sdtContent>
        <w:p w:rsidR="00000000" w:rsidDel="00000000" w:rsidP="00000000" w:rsidRDefault="00000000" w:rsidRPr="00000000" w14:paraId="000003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3267824"/>
              <w:tag w:val="goog_rdk_2730"/>
            </w:sdtPr>
            <w:sdtContent>
              <w:ins w:author="Anonymous" w:id="66" w:date="2026-09-22T03:03:20Z"/>
              <w:sdt>
                <w:sdtPr>
                  <w:id w:val="1996990"/>
                  <w:tag w:val="goog_rdk_2731"/>
                </w:sdtPr>
                <w:sdtContent>
                  <w:ins w:author="Anonymous" w:id="66" w:date="2026-09-22T03:03:20Z">
                    <w:r w:rsidDel="00000000" w:rsidR="00000000" w:rsidRPr="00000000">
                      <w:rPr>
                        <w:rtl w:val="0"/>
                      </w:rPr>
                    </w:r>
                  </w:ins>
                </w:sdtContent>
              </w:sdt>
              <w:ins w:author="Anonymous" w:id="66" w:date="2026-09-22T03:03:20Z">
                <w:bookmarkStart w:colFirst="0" w:colLast="0" w:name="_heading=h.8dqbxv2mqbyn" w:id="588"/>
                <w:bookmarkEnd w:id="588"/>
              </w:ins>
            </w:sdtContent>
          </w:sdt>
        </w:p>
      </w:sdtContent>
    </w:sdt>
    <w:sdt>
      <w:sdtPr>
        <w:id w:val="1516362602"/>
        <w:tag w:val="goog_rdk_2735"/>
      </w:sdtPr>
      <w:sdtContent>
        <w:p w:rsidR="00000000" w:rsidDel="00000000" w:rsidP="00000000" w:rsidRDefault="00000000" w:rsidRPr="00000000" w14:paraId="000003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4848072"/>
              <w:tag w:val="goog_rdk_2733"/>
            </w:sdtPr>
            <w:sdtContent>
              <w:ins w:author="Anonymous" w:id="66" w:date="2026-09-22T03:03:20Z"/>
              <w:sdt>
                <w:sdtPr>
                  <w:id w:val="-242131178"/>
                  <w:tag w:val="goog_rdk_2734"/>
                </w:sdtPr>
                <w:sdtContent>
                  <w:ins w:author="Anonymous" w:id="66" w:date="2026-09-22T03:03:20Z">
                    <w:r w:rsidDel="00000000" w:rsidR="00000000" w:rsidRPr="00000000">
                      <w:rPr>
                        <w:rtl w:val="0"/>
                      </w:rPr>
                    </w:r>
                  </w:ins>
                </w:sdtContent>
              </w:sdt>
              <w:ins w:author="Anonymous" w:id="66" w:date="2026-09-22T03:03:20Z">
                <w:bookmarkStart w:colFirst="0" w:colLast="0" w:name="_heading=h.mf8gmjjai4z" w:id="589"/>
                <w:bookmarkEnd w:id="589"/>
              </w:ins>
            </w:sdtContent>
          </w:sdt>
        </w:p>
      </w:sdtContent>
    </w:sdt>
    <w:sdt>
      <w:sdtPr>
        <w:id w:val="2131206878"/>
        <w:tag w:val="goog_rdk_2738"/>
      </w:sdtPr>
      <w:sdtContent>
        <w:p w:rsidR="00000000" w:rsidDel="00000000" w:rsidP="00000000" w:rsidRDefault="00000000" w:rsidRPr="00000000" w14:paraId="000003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7756791"/>
              <w:tag w:val="goog_rdk_2736"/>
            </w:sdtPr>
            <w:sdtContent>
              <w:ins w:author="Anonymous" w:id="66" w:date="2026-09-22T03:03:20Z"/>
              <w:sdt>
                <w:sdtPr>
                  <w:id w:val="-1997225216"/>
                  <w:tag w:val="goog_rdk_2737"/>
                </w:sdtPr>
                <w:sdtContent>
                  <w:ins w:author="Anonymous" w:id="66" w:date="2026-09-22T03:03:20Z">
                    <w:r w:rsidDel="00000000" w:rsidR="00000000" w:rsidRPr="00000000">
                      <w:rPr>
                        <w:rtl w:val="0"/>
                      </w:rPr>
                    </w:r>
                  </w:ins>
                </w:sdtContent>
              </w:sdt>
              <w:ins w:author="Anonymous" w:id="66" w:date="2026-09-22T03:03:20Z">
                <w:bookmarkStart w:colFirst="0" w:colLast="0" w:name="_heading=h.hetzpwvs6tu0" w:id="590"/>
                <w:bookmarkEnd w:id="590"/>
              </w:ins>
            </w:sdtContent>
          </w:sdt>
        </w:p>
      </w:sdtContent>
    </w:sdt>
    <w:sdt>
      <w:sdtPr>
        <w:id w:val="1813895931"/>
        <w:tag w:val="goog_rdk_2741"/>
      </w:sdtPr>
      <w:sdtContent>
        <w:p w:rsidR="00000000" w:rsidDel="00000000" w:rsidP="00000000" w:rsidRDefault="00000000" w:rsidRPr="00000000" w14:paraId="000003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6455828"/>
              <w:tag w:val="goog_rdk_2739"/>
            </w:sdtPr>
            <w:sdtContent>
              <w:ins w:author="Anonymous" w:id="66" w:date="2026-09-22T03:03:20Z"/>
              <w:sdt>
                <w:sdtPr>
                  <w:id w:val="1130316961"/>
                  <w:tag w:val="goog_rdk_2740"/>
                </w:sdtPr>
                <w:sdtContent>
                  <w:ins w:author="Anonymous" w:id="66" w:date="2026-09-22T03:03:20Z">
                    <w:r w:rsidDel="00000000" w:rsidR="00000000" w:rsidRPr="00000000">
                      <w:rPr>
                        <w:rtl w:val="0"/>
                      </w:rPr>
                    </w:r>
                  </w:ins>
                </w:sdtContent>
              </w:sdt>
              <w:ins w:author="Anonymous" w:id="66" w:date="2026-09-22T03:03:20Z">
                <w:bookmarkStart w:colFirst="0" w:colLast="0" w:name="_heading=h.ci9g059deio5" w:id="591"/>
                <w:bookmarkEnd w:id="591"/>
              </w:ins>
            </w:sdtContent>
          </w:sdt>
        </w:p>
      </w:sdtContent>
    </w:sdt>
    <w:sdt>
      <w:sdtPr>
        <w:id w:val="1696698651"/>
        <w:tag w:val="goog_rdk_2744"/>
      </w:sdtPr>
      <w:sdtContent>
        <w:p w:rsidR="00000000" w:rsidDel="00000000" w:rsidP="00000000" w:rsidRDefault="00000000" w:rsidRPr="00000000" w14:paraId="000003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8356459"/>
              <w:tag w:val="goog_rdk_2742"/>
            </w:sdtPr>
            <w:sdtContent>
              <w:ins w:author="Anonymous" w:id="66" w:date="2026-09-22T03:03:20Z"/>
              <w:sdt>
                <w:sdtPr>
                  <w:id w:val="675764555"/>
                  <w:tag w:val="goog_rdk_2743"/>
                </w:sdtPr>
                <w:sdtContent>
                  <w:ins w:author="Anonymous" w:id="66" w:date="2026-09-22T03:03:20Z">
                    <w:r w:rsidDel="00000000" w:rsidR="00000000" w:rsidRPr="00000000">
                      <w:rPr>
                        <w:rtl w:val="0"/>
                      </w:rPr>
                    </w:r>
                  </w:ins>
                </w:sdtContent>
              </w:sdt>
              <w:ins w:author="Anonymous" w:id="66" w:date="2026-09-22T03:03:20Z">
                <w:bookmarkStart w:colFirst="0" w:colLast="0" w:name="_heading=h.k8dlc9o64cxr" w:id="592"/>
                <w:bookmarkEnd w:id="592"/>
              </w:ins>
            </w:sdtContent>
          </w:sdt>
        </w:p>
      </w:sdtContent>
    </w:sdt>
    <w:sdt>
      <w:sdtPr>
        <w:id w:val="-1610905994"/>
        <w:tag w:val="goog_rdk_2747"/>
      </w:sdtPr>
      <w:sdtContent>
        <w:p w:rsidR="00000000" w:rsidDel="00000000" w:rsidP="00000000" w:rsidRDefault="00000000" w:rsidRPr="00000000" w14:paraId="000003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5990162"/>
              <w:tag w:val="goog_rdk_2745"/>
            </w:sdtPr>
            <w:sdtContent>
              <w:ins w:author="Anonymous" w:id="66" w:date="2026-09-22T03:03:20Z"/>
              <w:sdt>
                <w:sdtPr>
                  <w:id w:val="1357045512"/>
                  <w:tag w:val="goog_rdk_2746"/>
                </w:sdtPr>
                <w:sdtContent>
                  <w:ins w:author="Anonymous" w:id="66" w:date="2026-09-22T03:03:20Z">
                    <w:r w:rsidDel="00000000" w:rsidR="00000000" w:rsidRPr="00000000">
                      <w:rPr>
                        <w:rtl w:val="0"/>
                      </w:rPr>
                    </w:r>
                  </w:ins>
                </w:sdtContent>
              </w:sdt>
              <w:ins w:author="Anonymous" w:id="66" w:date="2026-09-22T03:03:20Z">
                <w:bookmarkStart w:colFirst="0" w:colLast="0" w:name="_heading=h.cb69bgjwkwxg" w:id="593"/>
                <w:bookmarkEnd w:id="593"/>
              </w:ins>
            </w:sdtContent>
          </w:sdt>
        </w:p>
      </w:sdtContent>
    </w:sdt>
    <w:sdt>
      <w:sdtPr>
        <w:id w:val="-996934410"/>
        <w:tag w:val="goog_rdk_2750"/>
      </w:sdtPr>
      <w:sdtContent>
        <w:p w:rsidR="00000000" w:rsidDel="00000000" w:rsidP="00000000" w:rsidRDefault="00000000" w:rsidRPr="00000000" w14:paraId="000003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5181471"/>
              <w:tag w:val="goog_rdk_2748"/>
            </w:sdtPr>
            <w:sdtContent>
              <w:ins w:author="Anonymous" w:id="66" w:date="2026-09-22T03:03:20Z"/>
              <w:sdt>
                <w:sdtPr>
                  <w:id w:val="-93125440"/>
                  <w:tag w:val="goog_rdk_2749"/>
                </w:sdtPr>
                <w:sdtContent>
                  <w:ins w:author="Anonymous" w:id="66" w:date="2026-09-22T03:03:20Z">
                    <w:r w:rsidDel="00000000" w:rsidR="00000000" w:rsidRPr="00000000">
                      <w:rPr>
                        <w:rtl w:val="0"/>
                      </w:rPr>
                    </w:r>
                  </w:ins>
                </w:sdtContent>
              </w:sdt>
              <w:ins w:author="Anonymous" w:id="66" w:date="2026-09-22T03:03:20Z">
                <w:bookmarkStart w:colFirst="0" w:colLast="0" w:name="_heading=h.3fnoy1grehoi" w:id="594"/>
                <w:bookmarkEnd w:id="594"/>
              </w:ins>
            </w:sdtContent>
          </w:sdt>
        </w:p>
      </w:sdtContent>
    </w:sdt>
    <w:sdt>
      <w:sdtPr>
        <w:id w:val="-2069768453"/>
        <w:tag w:val="goog_rdk_2753"/>
      </w:sdtPr>
      <w:sdtContent>
        <w:p w:rsidR="00000000" w:rsidDel="00000000" w:rsidP="00000000" w:rsidRDefault="00000000" w:rsidRPr="00000000" w14:paraId="000003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9978392"/>
              <w:tag w:val="goog_rdk_2751"/>
            </w:sdtPr>
            <w:sdtContent>
              <w:ins w:author="Anonymous" w:id="66" w:date="2026-09-22T03:03:20Z"/>
              <w:sdt>
                <w:sdtPr>
                  <w:id w:val="-692682696"/>
                  <w:tag w:val="goog_rdk_2752"/>
                </w:sdtPr>
                <w:sdtContent>
                  <w:ins w:author="Anonymous" w:id="66" w:date="2026-09-22T03:03:20Z">
                    <w:r w:rsidDel="00000000" w:rsidR="00000000" w:rsidRPr="00000000">
                      <w:rPr>
                        <w:rtl w:val="0"/>
                      </w:rPr>
                    </w:r>
                  </w:ins>
                </w:sdtContent>
              </w:sdt>
              <w:ins w:author="Anonymous" w:id="66" w:date="2026-09-22T03:03:20Z">
                <w:bookmarkStart w:colFirst="0" w:colLast="0" w:name="_heading=h.uq0dd7e0netx" w:id="595"/>
                <w:bookmarkEnd w:id="595"/>
              </w:ins>
            </w:sdtContent>
          </w:sdt>
        </w:p>
      </w:sdtContent>
    </w:sdt>
    <w:sdt>
      <w:sdtPr>
        <w:id w:val="-1177614932"/>
        <w:tag w:val="goog_rdk_2756"/>
      </w:sdtPr>
      <w:sdtContent>
        <w:p w:rsidR="00000000" w:rsidDel="00000000" w:rsidP="00000000" w:rsidRDefault="00000000" w:rsidRPr="00000000" w14:paraId="000003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0397024"/>
              <w:tag w:val="goog_rdk_2754"/>
            </w:sdtPr>
            <w:sdtContent>
              <w:ins w:author="Anonymous" w:id="66" w:date="2026-09-22T03:03:20Z"/>
              <w:sdt>
                <w:sdtPr>
                  <w:id w:val="-1157885086"/>
                  <w:tag w:val="goog_rdk_2755"/>
                </w:sdtPr>
                <w:sdtContent>
                  <w:ins w:author="Anonymous" w:id="66" w:date="2026-09-22T03:03:20Z">
                    <w:r w:rsidDel="00000000" w:rsidR="00000000" w:rsidRPr="00000000">
                      <w:rPr>
                        <w:rtl w:val="0"/>
                      </w:rPr>
                    </w:r>
                  </w:ins>
                </w:sdtContent>
              </w:sdt>
              <w:ins w:author="Anonymous" w:id="66" w:date="2026-09-22T03:03:20Z">
                <w:bookmarkStart w:colFirst="0" w:colLast="0" w:name="_heading=h.k7hntv8ar7iz" w:id="596"/>
                <w:bookmarkEnd w:id="596"/>
              </w:ins>
            </w:sdtContent>
          </w:sdt>
        </w:p>
      </w:sdtContent>
    </w:sdt>
    <w:sdt>
      <w:sdtPr>
        <w:id w:val="1636583231"/>
        <w:tag w:val="goog_rdk_2759"/>
      </w:sdtPr>
      <w:sdtContent>
        <w:p w:rsidR="00000000" w:rsidDel="00000000" w:rsidP="00000000" w:rsidRDefault="00000000" w:rsidRPr="00000000" w14:paraId="000003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7404116"/>
              <w:tag w:val="goog_rdk_2757"/>
            </w:sdtPr>
            <w:sdtContent>
              <w:ins w:author="Anonymous" w:id="66" w:date="2026-09-22T03:03:20Z"/>
              <w:sdt>
                <w:sdtPr>
                  <w:id w:val="-1550883361"/>
                  <w:tag w:val="goog_rdk_2758"/>
                </w:sdtPr>
                <w:sdtContent>
                  <w:ins w:author="Anonymous" w:id="66" w:date="2026-09-22T03:03:20Z">
                    <w:r w:rsidDel="00000000" w:rsidR="00000000" w:rsidRPr="00000000">
                      <w:rPr>
                        <w:rtl w:val="0"/>
                      </w:rPr>
                    </w:r>
                  </w:ins>
                </w:sdtContent>
              </w:sdt>
              <w:ins w:author="Anonymous" w:id="66" w:date="2026-09-22T03:03:20Z">
                <w:bookmarkStart w:colFirst="0" w:colLast="0" w:name="_heading=h.d2fxx6x2s83f" w:id="597"/>
                <w:bookmarkEnd w:id="597"/>
              </w:ins>
            </w:sdtContent>
          </w:sdt>
        </w:p>
      </w:sdtContent>
    </w:sdt>
    <w:sdt>
      <w:sdtPr>
        <w:id w:val="-1624361833"/>
        <w:tag w:val="goog_rdk_2762"/>
      </w:sdtPr>
      <w:sdtContent>
        <w:p w:rsidR="00000000" w:rsidDel="00000000" w:rsidP="00000000" w:rsidRDefault="00000000" w:rsidRPr="00000000" w14:paraId="000003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6326086"/>
              <w:tag w:val="goog_rdk_2760"/>
            </w:sdtPr>
            <w:sdtContent>
              <w:ins w:author="Anonymous" w:id="66" w:date="2026-09-22T03:03:20Z"/>
              <w:sdt>
                <w:sdtPr>
                  <w:id w:val="1048193084"/>
                  <w:tag w:val="goog_rdk_2761"/>
                </w:sdtPr>
                <w:sdtContent>
                  <w:ins w:author="Anonymous" w:id="66" w:date="2026-09-22T03:03:20Z">
                    <w:r w:rsidDel="00000000" w:rsidR="00000000" w:rsidRPr="00000000">
                      <w:rPr>
                        <w:rtl w:val="0"/>
                      </w:rPr>
                    </w:r>
                  </w:ins>
                </w:sdtContent>
              </w:sdt>
              <w:ins w:author="Anonymous" w:id="66" w:date="2026-09-22T03:03:20Z">
                <w:bookmarkStart w:colFirst="0" w:colLast="0" w:name="_heading=h.1sozb9cap6l3" w:id="598"/>
                <w:bookmarkEnd w:id="598"/>
              </w:ins>
            </w:sdtContent>
          </w:sdt>
        </w:p>
      </w:sdtContent>
    </w:sdt>
    <w:sdt>
      <w:sdtPr>
        <w:id w:val="-1506958813"/>
        <w:tag w:val="goog_rdk_2765"/>
      </w:sdtPr>
      <w:sdtContent>
        <w:p w:rsidR="00000000" w:rsidDel="00000000" w:rsidP="00000000" w:rsidRDefault="00000000" w:rsidRPr="00000000" w14:paraId="000003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3707537"/>
              <w:tag w:val="goog_rdk_2763"/>
            </w:sdtPr>
            <w:sdtContent>
              <w:ins w:author="Anonymous" w:id="66" w:date="2026-09-22T03:03:20Z"/>
              <w:sdt>
                <w:sdtPr>
                  <w:id w:val="-707556324"/>
                  <w:tag w:val="goog_rdk_2764"/>
                </w:sdtPr>
                <w:sdtContent>
                  <w:ins w:author="Anonymous" w:id="66" w:date="2026-09-22T03:03:20Z">
                    <w:r w:rsidDel="00000000" w:rsidR="00000000" w:rsidRPr="00000000">
                      <w:rPr>
                        <w:rtl w:val="0"/>
                      </w:rPr>
                    </w:r>
                  </w:ins>
                </w:sdtContent>
              </w:sdt>
              <w:ins w:author="Anonymous" w:id="66" w:date="2026-09-22T03:03:20Z">
                <w:bookmarkStart w:colFirst="0" w:colLast="0" w:name="_heading=h.kzyzg0e3sjd5" w:id="599"/>
                <w:bookmarkEnd w:id="599"/>
              </w:ins>
            </w:sdtContent>
          </w:sdt>
        </w:p>
      </w:sdtContent>
    </w:sdt>
    <w:sdt>
      <w:sdtPr>
        <w:id w:val="262491123"/>
        <w:tag w:val="goog_rdk_2768"/>
      </w:sdtPr>
      <w:sdtContent>
        <w:p w:rsidR="00000000" w:rsidDel="00000000" w:rsidP="00000000" w:rsidRDefault="00000000" w:rsidRPr="00000000" w14:paraId="000003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6427721"/>
              <w:tag w:val="goog_rdk_2766"/>
            </w:sdtPr>
            <w:sdtContent>
              <w:ins w:author="Anonymous" w:id="66" w:date="2026-09-22T03:03:20Z"/>
              <w:sdt>
                <w:sdtPr>
                  <w:id w:val="2132282145"/>
                  <w:tag w:val="goog_rdk_2767"/>
                </w:sdtPr>
                <w:sdtContent>
                  <w:ins w:author="Anonymous" w:id="66" w:date="2026-09-22T03:03:20Z">
                    <w:r w:rsidDel="00000000" w:rsidR="00000000" w:rsidRPr="00000000">
                      <w:rPr>
                        <w:rtl w:val="0"/>
                      </w:rPr>
                    </w:r>
                  </w:ins>
                </w:sdtContent>
              </w:sdt>
              <w:ins w:author="Anonymous" w:id="66" w:date="2026-09-22T03:03:20Z">
                <w:bookmarkStart w:colFirst="0" w:colLast="0" w:name="_heading=h.u5mp6ctlem8y" w:id="600"/>
                <w:bookmarkEnd w:id="600"/>
              </w:ins>
            </w:sdtContent>
          </w:sdt>
        </w:p>
      </w:sdtContent>
    </w:sdt>
    <w:sdt>
      <w:sdtPr>
        <w:id w:val="-1486432975"/>
        <w:tag w:val="goog_rdk_2771"/>
      </w:sdtPr>
      <w:sdtContent>
        <w:p w:rsidR="00000000" w:rsidDel="00000000" w:rsidP="00000000" w:rsidRDefault="00000000" w:rsidRPr="00000000" w14:paraId="000003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31926911"/>
              <w:tag w:val="goog_rdk_2769"/>
            </w:sdtPr>
            <w:sdtContent>
              <w:ins w:author="Anonymous" w:id="66" w:date="2026-09-22T03:03:20Z"/>
              <w:sdt>
                <w:sdtPr>
                  <w:id w:val="-364676066"/>
                  <w:tag w:val="goog_rdk_2770"/>
                </w:sdtPr>
                <w:sdtContent>
                  <w:ins w:author="Anonymous" w:id="66" w:date="2026-09-22T03:03:20Z">
                    <w:r w:rsidDel="00000000" w:rsidR="00000000" w:rsidRPr="00000000">
                      <w:rPr>
                        <w:rtl w:val="0"/>
                      </w:rPr>
                    </w:r>
                  </w:ins>
                </w:sdtContent>
              </w:sdt>
              <w:ins w:author="Anonymous" w:id="66" w:date="2026-09-22T03:03:20Z">
                <w:bookmarkStart w:colFirst="0" w:colLast="0" w:name="_heading=h.i2ez1n5ndvn9" w:id="601"/>
                <w:bookmarkEnd w:id="601"/>
              </w:ins>
            </w:sdtContent>
          </w:sdt>
        </w:p>
      </w:sdtContent>
    </w:sdt>
    <w:sdt>
      <w:sdtPr>
        <w:id w:val="776017628"/>
        <w:tag w:val="goog_rdk_2774"/>
      </w:sdtPr>
      <w:sdtContent>
        <w:p w:rsidR="00000000" w:rsidDel="00000000" w:rsidP="00000000" w:rsidRDefault="00000000" w:rsidRPr="00000000" w14:paraId="000003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9826045"/>
              <w:tag w:val="goog_rdk_2772"/>
            </w:sdtPr>
            <w:sdtContent>
              <w:ins w:author="Anonymous" w:id="66" w:date="2026-09-22T03:03:20Z"/>
              <w:sdt>
                <w:sdtPr>
                  <w:id w:val="145193607"/>
                  <w:tag w:val="goog_rdk_2773"/>
                </w:sdtPr>
                <w:sdtContent>
                  <w:ins w:author="Anonymous" w:id="66" w:date="2026-09-22T03:03:20Z">
                    <w:r w:rsidDel="00000000" w:rsidR="00000000" w:rsidRPr="00000000">
                      <w:rPr>
                        <w:rtl w:val="0"/>
                      </w:rPr>
                    </w:r>
                  </w:ins>
                </w:sdtContent>
              </w:sdt>
              <w:ins w:author="Anonymous" w:id="66" w:date="2026-09-22T03:03:20Z">
                <w:bookmarkStart w:colFirst="0" w:colLast="0" w:name="_heading=h.tiiy4jpnsxcu" w:id="602"/>
                <w:bookmarkEnd w:id="602"/>
              </w:ins>
            </w:sdtContent>
          </w:sdt>
        </w:p>
      </w:sdtContent>
    </w:sdt>
    <w:sdt>
      <w:sdtPr>
        <w:id w:val="-397296088"/>
        <w:tag w:val="goog_rdk_2777"/>
      </w:sdtPr>
      <w:sdtContent>
        <w:p w:rsidR="00000000" w:rsidDel="00000000" w:rsidP="00000000" w:rsidRDefault="00000000" w:rsidRPr="00000000" w14:paraId="000003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2776597"/>
              <w:tag w:val="goog_rdk_2775"/>
            </w:sdtPr>
            <w:sdtContent>
              <w:ins w:author="Anonymous" w:id="66" w:date="2026-09-22T03:03:20Z"/>
              <w:sdt>
                <w:sdtPr>
                  <w:id w:val="146283615"/>
                  <w:tag w:val="goog_rdk_2776"/>
                </w:sdtPr>
                <w:sdtContent>
                  <w:ins w:author="Anonymous" w:id="66" w:date="2026-09-22T03:03:20Z">
                    <w:r w:rsidDel="00000000" w:rsidR="00000000" w:rsidRPr="00000000">
                      <w:rPr>
                        <w:rtl w:val="0"/>
                      </w:rPr>
                    </w:r>
                  </w:ins>
                </w:sdtContent>
              </w:sdt>
              <w:ins w:author="Anonymous" w:id="66" w:date="2026-09-22T03:03:20Z">
                <w:bookmarkStart w:colFirst="0" w:colLast="0" w:name="_heading=h.ae0j16j9va4f" w:id="603"/>
                <w:bookmarkEnd w:id="603"/>
              </w:ins>
            </w:sdtContent>
          </w:sdt>
        </w:p>
      </w:sdtContent>
    </w:sdt>
    <w:sdt>
      <w:sdtPr>
        <w:id w:val="259799741"/>
        <w:tag w:val="goog_rdk_2780"/>
      </w:sdtPr>
      <w:sdtContent>
        <w:p w:rsidR="00000000" w:rsidDel="00000000" w:rsidP="00000000" w:rsidRDefault="00000000" w:rsidRPr="00000000" w14:paraId="000003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6940294"/>
              <w:tag w:val="goog_rdk_2778"/>
            </w:sdtPr>
            <w:sdtContent>
              <w:ins w:author="Anonymous" w:id="66" w:date="2026-09-22T03:03:20Z"/>
              <w:sdt>
                <w:sdtPr>
                  <w:id w:val="-783746819"/>
                  <w:tag w:val="goog_rdk_2779"/>
                </w:sdtPr>
                <w:sdtContent>
                  <w:ins w:author="Anonymous" w:id="66" w:date="2026-09-22T03:03:20Z">
                    <w:r w:rsidDel="00000000" w:rsidR="00000000" w:rsidRPr="00000000">
                      <w:rPr>
                        <w:rtl w:val="0"/>
                      </w:rPr>
                    </w:r>
                  </w:ins>
                </w:sdtContent>
              </w:sdt>
              <w:ins w:author="Anonymous" w:id="66" w:date="2026-09-22T03:03:20Z">
                <w:bookmarkStart w:colFirst="0" w:colLast="0" w:name="_heading=h.hohaaeo52qbc" w:id="604"/>
                <w:bookmarkEnd w:id="604"/>
              </w:ins>
            </w:sdtContent>
          </w:sdt>
        </w:p>
      </w:sdtContent>
    </w:sdt>
    <w:sdt>
      <w:sdtPr>
        <w:id w:val="1801452723"/>
        <w:tag w:val="goog_rdk_2783"/>
      </w:sdtPr>
      <w:sdtContent>
        <w:p w:rsidR="00000000" w:rsidDel="00000000" w:rsidP="00000000" w:rsidRDefault="00000000" w:rsidRPr="00000000" w14:paraId="000003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9060453"/>
              <w:tag w:val="goog_rdk_2781"/>
            </w:sdtPr>
            <w:sdtContent>
              <w:ins w:author="Anonymous" w:id="66" w:date="2026-09-22T03:03:20Z"/>
              <w:sdt>
                <w:sdtPr>
                  <w:id w:val="1005879273"/>
                  <w:tag w:val="goog_rdk_2782"/>
                </w:sdtPr>
                <w:sdtContent>
                  <w:ins w:author="Anonymous" w:id="66" w:date="2026-09-22T03:03:20Z">
                    <w:r w:rsidDel="00000000" w:rsidR="00000000" w:rsidRPr="00000000">
                      <w:rPr>
                        <w:rtl w:val="0"/>
                      </w:rPr>
                    </w:r>
                  </w:ins>
                </w:sdtContent>
              </w:sdt>
              <w:ins w:author="Anonymous" w:id="66" w:date="2026-09-22T03:03:20Z">
                <w:bookmarkStart w:colFirst="0" w:colLast="0" w:name="_heading=h.ui7txada86p6" w:id="605"/>
                <w:bookmarkEnd w:id="605"/>
              </w:ins>
            </w:sdtContent>
          </w:sdt>
        </w:p>
      </w:sdtContent>
    </w:sdt>
    <w:sdt>
      <w:sdtPr>
        <w:id w:val="1634206865"/>
        <w:tag w:val="goog_rdk_2786"/>
      </w:sdtPr>
      <w:sdtContent>
        <w:p w:rsidR="00000000" w:rsidDel="00000000" w:rsidP="00000000" w:rsidRDefault="00000000" w:rsidRPr="00000000" w14:paraId="000003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6251939"/>
              <w:tag w:val="goog_rdk_2784"/>
            </w:sdtPr>
            <w:sdtContent>
              <w:ins w:author="Anonymous" w:id="66" w:date="2026-09-22T03:03:20Z"/>
              <w:sdt>
                <w:sdtPr>
                  <w:id w:val="-878207274"/>
                  <w:tag w:val="goog_rdk_2785"/>
                </w:sdtPr>
                <w:sdtContent>
                  <w:ins w:author="Anonymous" w:id="66" w:date="2026-09-22T03:03:20Z">
                    <w:r w:rsidDel="00000000" w:rsidR="00000000" w:rsidRPr="00000000">
                      <w:rPr>
                        <w:rtl w:val="0"/>
                      </w:rPr>
                    </w:r>
                  </w:ins>
                </w:sdtContent>
              </w:sdt>
              <w:ins w:author="Anonymous" w:id="66" w:date="2026-09-22T03:03:20Z">
                <w:bookmarkStart w:colFirst="0" w:colLast="0" w:name="_heading=h.oxsnl1jm9wto" w:id="606"/>
                <w:bookmarkEnd w:id="606"/>
              </w:ins>
            </w:sdtContent>
          </w:sdt>
        </w:p>
      </w:sdtContent>
    </w:sdt>
    <w:sdt>
      <w:sdtPr>
        <w:id w:val="-926039794"/>
        <w:tag w:val="goog_rdk_2789"/>
      </w:sdtPr>
      <w:sdtContent>
        <w:p w:rsidR="00000000" w:rsidDel="00000000" w:rsidP="00000000" w:rsidRDefault="00000000" w:rsidRPr="00000000" w14:paraId="000003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2984835"/>
              <w:tag w:val="goog_rdk_2787"/>
            </w:sdtPr>
            <w:sdtContent>
              <w:ins w:author="Anonymous" w:id="66" w:date="2026-09-22T03:03:20Z"/>
              <w:sdt>
                <w:sdtPr>
                  <w:id w:val="-2121549867"/>
                  <w:tag w:val="goog_rdk_2788"/>
                </w:sdtPr>
                <w:sdtContent>
                  <w:ins w:author="Anonymous" w:id="66" w:date="2026-09-22T03:03:20Z">
                    <w:r w:rsidDel="00000000" w:rsidR="00000000" w:rsidRPr="00000000">
                      <w:rPr>
                        <w:rtl w:val="0"/>
                      </w:rPr>
                    </w:r>
                  </w:ins>
                </w:sdtContent>
              </w:sdt>
              <w:ins w:author="Anonymous" w:id="66" w:date="2026-09-22T03:03:20Z">
                <w:bookmarkStart w:colFirst="0" w:colLast="0" w:name="_heading=h.v9riwsktkwla" w:id="607"/>
                <w:bookmarkEnd w:id="607"/>
              </w:ins>
            </w:sdtContent>
          </w:sdt>
        </w:p>
      </w:sdtContent>
    </w:sdt>
    <w:sdt>
      <w:sdtPr>
        <w:id w:val="-1347863391"/>
        <w:tag w:val="goog_rdk_2792"/>
      </w:sdtPr>
      <w:sdtContent>
        <w:p w:rsidR="00000000" w:rsidDel="00000000" w:rsidP="00000000" w:rsidRDefault="00000000" w:rsidRPr="00000000" w14:paraId="000003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6153441"/>
              <w:tag w:val="goog_rdk_2790"/>
            </w:sdtPr>
            <w:sdtContent>
              <w:ins w:author="Anonymous" w:id="66" w:date="2026-09-22T03:03:20Z"/>
              <w:sdt>
                <w:sdtPr>
                  <w:id w:val="-1077352155"/>
                  <w:tag w:val="goog_rdk_2791"/>
                </w:sdtPr>
                <w:sdtContent>
                  <w:ins w:author="Anonymous" w:id="66" w:date="2026-09-22T03:03:20Z">
                    <w:r w:rsidDel="00000000" w:rsidR="00000000" w:rsidRPr="00000000">
                      <w:rPr>
                        <w:rtl w:val="0"/>
                      </w:rPr>
                    </w:r>
                  </w:ins>
                </w:sdtContent>
              </w:sdt>
              <w:ins w:author="Anonymous" w:id="66" w:date="2026-09-22T03:03:20Z">
                <w:bookmarkStart w:colFirst="0" w:colLast="0" w:name="_heading=h.tc9episz8qh3" w:id="608"/>
                <w:bookmarkEnd w:id="608"/>
              </w:ins>
            </w:sdtContent>
          </w:sdt>
        </w:p>
      </w:sdtContent>
    </w:sdt>
    <w:sdt>
      <w:sdtPr>
        <w:id w:val="124296544"/>
        <w:tag w:val="goog_rdk_2795"/>
      </w:sdtPr>
      <w:sdtContent>
        <w:p w:rsidR="00000000" w:rsidDel="00000000" w:rsidP="00000000" w:rsidRDefault="00000000" w:rsidRPr="00000000" w14:paraId="000003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9079132"/>
              <w:tag w:val="goog_rdk_2793"/>
            </w:sdtPr>
            <w:sdtContent>
              <w:ins w:author="Anonymous" w:id="66" w:date="2026-09-22T03:03:20Z"/>
              <w:sdt>
                <w:sdtPr>
                  <w:id w:val="-556096950"/>
                  <w:tag w:val="goog_rdk_2794"/>
                </w:sdtPr>
                <w:sdtContent>
                  <w:ins w:author="Anonymous" w:id="66" w:date="2026-09-22T03:03:20Z">
                    <w:r w:rsidDel="00000000" w:rsidR="00000000" w:rsidRPr="00000000">
                      <w:rPr>
                        <w:rtl w:val="0"/>
                      </w:rPr>
                    </w:r>
                  </w:ins>
                </w:sdtContent>
              </w:sdt>
              <w:ins w:author="Anonymous" w:id="66" w:date="2026-09-22T03:03:20Z">
                <w:bookmarkStart w:colFirst="0" w:colLast="0" w:name="_heading=h.fl085laze217" w:id="609"/>
                <w:bookmarkEnd w:id="609"/>
              </w:ins>
            </w:sdtContent>
          </w:sdt>
        </w:p>
      </w:sdtContent>
    </w:sdt>
    <w:sdt>
      <w:sdtPr>
        <w:id w:val="-532090157"/>
        <w:tag w:val="goog_rdk_2798"/>
      </w:sdtPr>
      <w:sdtContent>
        <w:p w:rsidR="00000000" w:rsidDel="00000000" w:rsidP="00000000" w:rsidRDefault="00000000" w:rsidRPr="00000000" w14:paraId="000003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1968275"/>
              <w:tag w:val="goog_rdk_2796"/>
            </w:sdtPr>
            <w:sdtContent>
              <w:ins w:author="Anonymous" w:id="66" w:date="2026-09-22T03:03:20Z"/>
              <w:sdt>
                <w:sdtPr>
                  <w:id w:val="930122550"/>
                  <w:tag w:val="goog_rdk_2797"/>
                </w:sdtPr>
                <w:sdtContent>
                  <w:ins w:author="Anonymous" w:id="66" w:date="2026-09-22T03:03:20Z">
                    <w:r w:rsidDel="00000000" w:rsidR="00000000" w:rsidRPr="00000000">
                      <w:rPr>
                        <w:rtl w:val="0"/>
                      </w:rPr>
                    </w:r>
                  </w:ins>
                </w:sdtContent>
              </w:sdt>
              <w:ins w:author="Anonymous" w:id="66" w:date="2026-09-22T03:03:20Z">
                <w:bookmarkStart w:colFirst="0" w:colLast="0" w:name="_heading=h.ozcydmnuagrv" w:id="610"/>
                <w:bookmarkEnd w:id="610"/>
              </w:ins>
            </w:sdtContent>
          </w:sdt>
        </w:p>
      </w:sdtContent>
    </w:sdt>
    <w:sdt>
      <w:sdtPr>
        <w:id w:val="1957319814"/>
        <w:tag w:val="goog_rdk_2801"/>
      </w:sdtPr>
      <w:sdtContent>
        <w:p w:rsidR="00000000" w:rsidDel="00000000" w:rsidP="00000000" w:rsidRDefault="00000000" w:rsidRPr="00000000" w14:paraId="000003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7958309"/>
              <w:tag w:val="goog_rdk_2799"/>
            </w:sdtPr>
            <w:sdtContent>
              <w:ins w:author="Anonymous" w:id="66" w:date="2026-09-22T03:03:20Z"/>
              <w:sdt>
                <w:sdtPr>
                  <w:id w:val="-401229191"/>
                  <w:tag w:val="goog_rdk_2800"/>
                </w:sdtPr>
                <w:sdtContent>
                  <w:ins w:author="Anonymous" w:id="66" w:date="2026-09-22T03:03:20Z">
                    <w:r w:rsidDel="00000000" w:rsidR="00000000" w:rsidRPr="00000000">
                      <w:rPr>
                        <w:rtl w:val="0"/>
                      </w:rPr>
                    </w:r>
                  </w:ins>
                </w:sdtContent>
              </w:sdt>
              <w:ins w:author="Anonymous" w:id="66" w:date="2026-09-22T03:03:20Z">
                <w:bookmarkStart w:colFirst="0" w:colLast="0" w:name="_heading=h.vnv3aod9hnpn" w:id="611"/>
                <w:bookmarkEnd w:id="611"/>
              </w:ins>
            </w:sdtContent>
          </w:sdt>
        </w:p>
      </w:sdtContent>
    </w:sdt>
    <w:sdt>
      <w:sdtPr>
        <w:id w:val="-967225073"/>
        <w:tag w:val="goog_rdk_2804"/>
      </w:sdtPr>
      <w:sdtContent>
        <w:p w:rsidR="00000000" w:rsidDel="00000000" w:rsidP="00000000" w:rsidRDefault="00000000" w:rsidRPr="00000000" w14:paraId="000003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2033807"/>
              <w:tag w:val="goog_rdk_2802"/>
            </w:sdtPr>
            <w:sdtContent>
              <w:ins w:author="Anonymous" w:id="66" w:date="2026-09-22T03:03:20Z"/>
              <w:sdt>
                <w:sdtPr>
                  <w:id w:val="-1961345964"/>
                  <w:tag w:val="goog_rdk_2803"/>
                </w:sdtPr>
                <w:sdtContent>
                  <w:ins w:author="Anonymous" w:id="66" w:date="2026-09-22T03:03:20Z">
                    <w:r w:rsidDel="00000000" w:rsidR="00000000" w:rsidRPr="00000000">
                      <w:rPr>
                        <w:rtl w:val="0"/>
                      </w:rPr>
                    </w:r>
                  </w:ins>
                </w:sdtContent>
              </w:sdt>
              <w:ins w:author="Anonymous" w:id="66" w:date="2026-09-22T03:03:20Z">
                <w:bookmarkStart w:colFirst="0" w:colLast="0" w:name="_heading=h.lsefzf1webyr" w:id="612"/>
                <w:bookmarkEnd w:id="612"/>
              </w:ins>
            </w:sdtContent>
          </w:sdt>
        </w:p>
      </w:sdtContent>
    </w:sdt>
    <w:sdt>
      <w:sdtPr>
        <w:id w:val="-114840745"/>
        <w:tag w:val="goog_rdk_2807"/>
      </w:sdtPr>
      <w:sdtContent>
        <w:p w:rsidR="00000000" w:rsidDel="00000000" w:rsidP="00000000" w:rsidRDefault="00000000" w:rsidRPr="00000000" w14:paraId="000003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2891691"/>
              <w:tag w:val="goog_rdk_2805"/>
            </w:sdtPr>
            <w:sdtContent>
              <w:ins w:author="Anonymous" w:id="66" w:date="2026-09-22T03:03:20Z"/>
              <w:sdt>
                <w:sdtPr>
                  <w:id w:val="1718282435"/>
                  <w:tag w:val="goog_rdk_2806"/>
                </w:sdtPr>
                <w:sdtContent>
                  <w:ins w:author="Anonymous" w:id="66" w:date="2026-09-22T03:03:20Z">
                    <w:r w:rsidDel="00000000" w:rsidR="00000000" w:rsidRPr="00000000">
                      <w:rPr>
                        <w:rtl w:val="0"/>
                      </w:rPr>
                    </w:r>
                  </w:ins>
                </w:sdtContent>
              </w:sdt>
              <w:ins w:author="Anonymous" w:id="66" w:date="2026-09-22T03:03:20Z">
                <w:bookmarkStart w:colFirst="0" w:colLast="0" w:name="_heading=h.2r53bzz61g4k" w:id="613"/>
                <w:bookmarkEnd w:id="613"/>
              </w:ins>
            </w:sdtContent>
          </w:sdt>
        </w:p>
      </w:sdtContent>
    </w:sdt>
    <w:sdt>
      <w:sdtPr>
        <w:id w:val="-412194297"/>
        <w:tag w:val="goog_rdk_2810"/>
      </w:sdtPr>
      <w:sdtContent>
        <w:p w:rsidR="00000000" w:rsidDel="00000000" w:rsidP="00000000" w:rsidRDefault="00000000" w:rsidRPr="00000000" w14:paraId="000003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0189940"/>
              <w:tag w:val="goog_rdk_2808"/>
            </w:sdtPr>
            <w:sdtContent>
              <w:ins w:author="Anonymous" w:id="66" w:date="2026-09-22T03:03:20Z"/>
              <w:sdt>
                <w:sdtPr>
                  <w:id w:val="1551600155"/>
                  <w:tag w:val="goog_rdk_2809"/>
                </w:sdtPr>
                <w:sdtContent>
                  <w:ins w:author="Anonymous" w:id="66" w:date="2026-09-22T03:03:20Z">
                    <w:r w:rsidDel="00000000" w:rsidR="00000000" w:rsidRPr="00000000">
                      <w:rPr>
                        <w:rtl w:val="0"/>
                      </w:rPr>
                    </w:r>
                  </w:ins>
                </w:sdtContent>
              </w:sdt>
              <w:ins w:author="Anonymous" w:id="66" w:date="2026-09-22T03:03:20Z">
                <w:bookmarkStart w:colFirst="0" w:colLast="0" w:name="_heading=h.9wyy2puqs9b8" w:id="614"/>
                <w:bookmarkEnd w:id="614"/>
              </w:ins>
            </w:sdtContent>
          </w:sdt>
        </w:p>
      </w:sdtContent>
    </w:sdt>
    <w:sdt>
      <w:sdtPr>
        <w:id w:val="-1504495890"/>
        <w:tag w:val="goog_rdk_2813"/>
      </w:sdtPr>
      <w:sdtContent>
        <w:p w:rsidR="00000000" w:rsidDel="00000000" w:rsidP="00000000" w:rsidRDefault="00000000" w:rsidRPr="00000000" w14:paraId="000003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4593861"/>
              <w:tag w:val="goog_rdk_2811"/>
            </w:sdtPr>
            <w:sdtContent>
              <w:ins w:author="Anonymous" w:id="66" w:date="2026-09-22T03:03:20Z"/>
              <w:sdt>
                <w:sdtPr>
                  <w:id w:val="171397892"/>
                  <w:tag w:val="goog_rdk_2812"/>
                </w:sdtPr>
                <w:sdtContent>
                  <w:ins w:author="Anonymous" w:id="66" w:date="2026-09-22T03:03:20Z">
                    <w:r w:rsidDel="00000000" w:rsidR="00000000" w:rsidRPr="00000000">
                      <w:rPr>
                        <w:rtl w:val="0"/>
                      </w:rPr>
                    </w:r>
                  </w:ins>
                </w:sdtContent>
              </w:sdt>
              <w:ins w:author="Anonymous" w:id="66" w:date="2026-09-22T03:03:20Z">
                <w:bookmarkStart w:colFirst="0" w:colLast="0" w:name="_heading=h.3nu1loq8ivf3" w:id="615"/>
                <w:bookmarkEnd w:id="615"/>
              </w:ins>
            </w:sdtContent>
          </w:sdt>
        </w:p>
      </w:sdtContent>
    </w:sdt>
    <w:sdt>
      <w:sdtPr>
        <w:id w:val="-789902714"/>
        <w:tag w:val="goog_rdk_2816"/>
      </w:sdtPr>
      <w:sdtContent>
        <w:p w:rsidR="00000000" w:rsidDel="00000000" w:rsidP="00000000" w:rsidRDefault="00000000" w:rsidRPr="00000000" w14:paraId="000003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3570800"/>
              <w:tag w:val="goog_rdk_2814"/>
            </w:sdtPr>
            <w:sdtContent>
              <w:ins w:author="Anonymous" w:id="66" w:date="2026-09-22T03:03:20Z"/>
              <w:sdt>
                <w:sdtPr>
                  <w:id w:val="196585115"/>
                  <w:tag w:val="goog_rdk_2815"/>
                </w:sdtPr>
                <w:sdtContent>
                  <w:ins w:author="Anonymous" w:id="66" w:date="2026-09-22T03:03:20Z">
                    <w:r w:rsidDel="00000000" w:rsidR="00000000" w:rsidRPr="00000000">
                      <w:rPr>
                        <w:rtl w:val="0"/>
                      </w:rPr>
                    </w:r>
                  </w:ins>
                </w:sdtContent>
              </w:sdt>
              <w:ins w:author="Anonymous" w:id="66" w:date="2026-09-22T03:03:20Z">
                <w:bookmarkStart w:colFirst="0" w:colLast="0" w:name="_heading=h.t5e30vod59e5" w:id="616"/>
                <w:bookmarkEnd w:id="616"/>
              </w:ins>
            </w:sdtContent>
          </w:sdt>
        </w:p>
      </w:sdtContent>
    </w:sdt>
    <w:sdt>
      <w:sdtPr>
        <w:id w:val="2056531484"/>
        <w:tag w:val="goog_rdk_2819"/>
      </w:sdtPr>
      <w:sdtContent>
        <w:p w:rsidR="00000000" w:rsidDel="00000000" w:rsidP="00000000" w:rsidRDefault="00000000" w:rsidRPr="00000000" w14:paraId="000003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8652504"/>
              <w:tag w:val="goog_rdk_2817"/>
            </w:sdtPr>
            <w:sdtContent>
              <w:ins w:author="Anonymous" w:id="66" w:date="2026-09-22T03:03:20Z"/>
              <w:sdt>
                <w:sdtPr>
                  <w:id w:val="1448160410"/>
                  <w:tag w:val="goog_rdk_2818"/>
                </w:sdtPr>
                <w:sdtContent>
                  <w:ins w:author="Anonymous" w:id="66" w:date="2026-09-22T03:03:20Z">
                    <w:r w:rsidDel="00000000" w:rsidR="00000000" w:rsidRPr="00000000">
                      <w:rPr>
                        <w:rtl w:val="0"/>
                      </w:rPr>
                    </w:r>
                  </w:ins>
                </w:sdtContent>
              </w:sdt>
              <w:ins w:author="Anonymous" w:id="66" w:date="2026-09-22T03:03:20Z">
                <w:bookmarkStart w:colFirst="0" w:colLast="0" w:name="_heading=h.ua35mt3rzusm" w:id="617"/>
                <w:bookmarkEnd w:id="617"/>
              </w:ins>
            </w:sdtContent>
          </w:sdt>
        </w:p>
      </w:sdtContent>
    </w:sdt>
    <w:sdt>
      <w:sdtPr>
        <w:id w:val="-1709078573"/>
        <w:tag w:val="goog_rdk_2822"/>
      </w:sdtPr>
      <w:sdtContent>
        <w:p w:rsidR="00000000" w:rsidDel="00000000" w:rsidP="00000000" w:rsidRDefault="00000000" w:rsidRPr="00000000" w14:paraId="000003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6211307"/>
              <w:tag w:val="goog_rdk_2820"/>
            </w:sdtPr>
            <w:sdtContent>
              <w:ins w:author="Anonymous" w:id="66" w:date="2026-09-22T03:03:20Z"/>
              <w:sdt>
                <w:sdtPr>
                  <w:id w:val="-201377329"/>
                  <w:tag w:val="goog_rdk_2821"/>
                </w:sdtPr>
                <w:sdtContent>
                  <w:ins w:author="Anonymous" w:id="66" w:date="2026-09-22T03:03:20Z">
                    <w:r w:rsidDel="00000000" w:rsidR="00000000" w:rsidRPr="00000000">
                      <w:rPr>
                        <w:rtl w:val="0"/>
                      </w:rPr>
                    </w:r>
                  </w:ins>
                </w:sdtContent>
              </w:sdt>
              <w:ins w:author="Anonymous" w:id="66" w:date="2026-09-22T03:03:20Z">
                <w:bookmarkStart w:colFirst="0" w:colLast="0" w:name="_heading=h.u0fb8949lylh" w:id="618"/>
                <w:bookmarkEnd w:id="618"/>
              </w:ins>
            </w:sdtContent>
          </w:sdt>
        </w:p>
      </w:sdtContent>
    </w:sdt>
    <w:sdt>
      <w:sdtPr>
        <w:id w:val="-1733215871"/>
        <w:tag w:val="goog_rdk_2825"/>
      </w:sdtPr>
      <w:sdtContent>
        <w:p w:rsidR="00000000" w:rsidDel="00000000" w:rsidP="00000000" w:rsidRDefault="00000000" w:rsidRPr="00000000" w14:paraId="000003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7173936"/>
              <w:tag w:val="goog_rdk_2823"/>
            </w:sdtPr>
            <w:sdtContent>
              <w:ins w:author="Anonymous" w:id="66" w:date="2026-09-22T03:03:20Z"/>
              <w:sdt>
                <w:sdtPr>
                  <w:id w:val="828736935"/>
                  <w:tag w:val="goog_rdk_2824"/>
                </w:sdtPr>
                <w:sdtContent>
                  <w:ins w:author="Anonymous" w:id="66" w:date="2026-09-22T03:03:20Z">
                    <w:r w:rsidDel="00000000" w:rsidR="00000000" w:rsidRPr="00000000">
                      <w:rPr>
                        <w:rtl w:val="0"/>
                      </w:rPr>
                    </w:r>
                  </w:ins>
                </w:sdtContent>
              </w:sdt>
              <w:ins w:author="Anonymous" w:id="66" w:date="2026-09-22T03:03:20Z">
                <w:bookmarkStart w:colFirst="0" w:colLast="0" w:name="_heading=h.qv1u2pxe4sv9" w:id="619"/>
                <w:bookmarkEnd w:id="619"/>
              </w:ins>
            </w:sdtContent>
          </w:sdt>
        </w:p>
      </w:sdtContent>
    </w:sdt>
    <w:sdt>
      <w:sdtPr>
        <w:id w:val="1883803714"/>
        <w:tag w:val="goog_rdk_2828"/>
      </w:sdtPr>
      <w:sdtContent>
        <w:p w:rsidR="00000000" w:rsidDel="00000000" w:rsidP="00000000" w:rsidRDefault="00000000" w:rsidRPr="00000000" w14:paraId="000003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736651"/>
              <w:tag w:val="goog_rdk_2826"/>
            </w:sdtPr>
            <w:sdtContent>
              <w:ins w:author="Anonymous" w:id="66" w:date="2026-09-22T03:03:20Z"/>
              <w:sdt>
                <w:sdtPr>
                  <w:id w:val="2095198346"/>
                  <w:tag w:val="goog_rdk_2827"/>
                </w:sdtPr>
                <w:sdtContent>
                  <w:ins w:author="Anonymous" w:id="66" w:date="2026-09-22T03:03:20Z">
                    <w:r w:rsidDel="00000000" w:rsidR="00000000" w:rsidRPr="00000000">
                      <w:rPr>
                        <w:rtl w:val="0"/>
                      </w:rPr>
                    </w:r>
                  </w:ins>
                </w:sdtContent>
              </w:sdt>
              <w:ins w:author="Anonymous" w:id="66" w:date="2026-09-22T03:03:20Z">
                <w:bookmarkStart w:colFirst="0" w:colLast="0" w:name="_heading=h.k2f9svlx7uyy" w:id="620"/>
                <w:bookmarkEnd w:id="620"/>
              </w:ins>
            </w:sdtContent>
          </w:sdt>
        </w:p>
      </w:sdtContent>
    </w:sdt>
    <w:sdt>
      <w:sdtPr>
        <w:id w:val="1871659519"/>
        <w:tag w:val="goog_rdk_2831"/>
      </w:sdtPr>
      <w:sdtContent>
        <w:p w:rsidR="00000000" w:rsidDel="00000000" w:rsidP="00000000" w:rsidRDefault="00000000" w:rsidRPr="00000000" w14:paraId="000003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1754649"/>
              <w:tag w:val="goog_rdk_2829"/>
            </w:sdtPr>
            <w:sdtContent>
              <w:ins w:author="Anonymous" w:id="66" w:date="2026-09-22T03:03:20Z"/>
              <w:sdt>
                <w:sdtPr>
                  <w:id w:val="-899015779"/>
                  <w:tag w:val="goog_rdk_2830"/>
                </w:sdtPr>
                <w:sdtContent>
                  <w:ins w:author="Anonymous" w:id="66" w:date="2026-09-22T03:03:20Z">
                    <w:r w:rsidDel="00000000" w:rsidR="00000000" w:rsidRPr="00000000">
                      <w:rPr>
                        <w:rtl w:val="0"/>
                      </w:rPr>
                    </w:r>
                  </w:ins>
                </w:sdtContent>
              </w:sdt>
              <w:ins w:author="Anonymous" w:id="66" w:date="2026-09-22T03:03:20Z">
                <w:bookmarkStart w:colFirst="0" w:colLast="0" w:name="_heading=h.j7kzaaj4lzbm" w:id="621"/>
                <w:bookmarkEnd w:id="621"/>
              </w:ins>
            </w:sdtContent>
          </w:sdt>
        </w:p>
      </w:sdtContent>
    </w:sdt>
    <w:sdt>
      <w:sdtPr>
        <w:id w:val="1229192274"/>
        <w:tag w:val="goog_rdk_2834"/>
      </w:sdtPr>
      <w:sdtContent>
        <w:p w:rsidR="00000000" w:rsidDel="00000000" w:rsidP="00000000" w:rsidRDefault="00000000" w:rsidRPr="00000000" w14:paraId="000003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1169913"/>
              <w:tag w:val="goog_rdk_2832"/>
            </w:sdtPr>
            <w:sdtContent>
              <w:ins w:author="Anonymous" w:id="66" w:date="2026-09-22T03:03:20Z"/>
              <w:sdt>
                <w:sdtPr>
                  <w:id w:val="1294568760"/>
                  <w:tag w:val="goog_rdk_2833"/>
                </w:sdtPr>
                <w:sdtContent>
                  <w:ins w:author="Anonymous" w:id="66" w:date="2026-09-22T03:03:20Z">
                    <w:r w:rsidDel="00000000" w:rsidR="00000000" w:rsidRPr="00000000">
                      <w:rPr>
                        <w:rtl w:val="0"/>
                      </w:rPr>
                    </w:r>
                  </w:ins>
                </w:sdtContent>
              </w:sdt>
              <w:ins w:author="Anonymous" w:id="66" w:date="2026-09-22T03:03:20Z">
                <w:bookmarkStart w:colFirst="0" w:colLast="0" w:name="_heading=h.d83fc5im08m3" w:id="622"/>
                <w:bookmarkEnd w:id="622"/>
              </w:ins>
            </w:sdtContent>
          </w:sdt>
        </w:p>
      </w:sdtContent>
    </w:sdt>
    <w:sdt>
      <w:sdtPr>
        <w:id w:val="-1891351888"/>
        <w:tag w:val="goog_rdk_2837"/>
      </w:sdtPr>
      <w:sdtContent>
        <w:p w:rsidR="00000000" w:rsidDel="00000000" w:rsidP="00000000" w:rsidRDefault="00000000" w:rsidRPr="00000000" w14:paraId="000003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5075787"/>
              <w:tag w:val="goog_rdk_2835"/>
            </w:sdtPr>
            <w:sdtContent>
              <w:ins w:author="Anonymous" w:id="66" w:date="2026-09-22T03:03:20Z"/>
              <w:sdt>
                <w:sdtPr>
                  <w:id w:val="-1121769119"/>
                  <w:tag w:val="goog_rdk_2836"/>
                </w:sdtPr>
                <w:sdtContent>
                  <w:ins w:author="Anonymous" w:id="66" w:date="2026-09-22T03:03:20Z">
                    <w:r w:rsidDel="00000000" w:rsidR="00000000" w:rsidRPr="00000000">
                      <w:rPr>
                        <w:rtl w:val="0"/>
                      </w:rPr>
                    </w:r>
                  </w:ins>
                </w:sdtContent>
              </w:sdt>
              <w:ins w:author="Anonymous" w:id="66" w:date="2026-09-22T03:03:20Z">
                <w:bookmarkStart w:colFirst="0" w:colLast="0" w:name="_heading=h.k73bv96q1jj0" w:id="623"/>
                <w:bookmarkEnd w:id="623"/>
              </w:ins>
            </w:sdtContent>
          </w:sdt>
        </w:p>
      </w:sdtContent>
    </w:sdt>
    <w:sdt>
      <w:sdtPr>
        <w:id w:val="440507671"/>
        <w:tag w:val="goog_rdk_2840"/>
      </w:sdtPr>
      <w:sdtContent>
        <w:p w:rsidR="00000000" w:rsidDel="00000000" w:rsidP="00000000" w:rsidRDefault="00000000" w:rsidRPr="00000000" w14:paraId="000003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2181317"/>
              <w:tag w:val="goog_rdk_2838"/>
            </w:sdtPr>
            <w:sdtContent>
              <w:ins w:author="Anonymous" w:id="66" w:date="2026-09-22T03:03:20Z"/>
              <w:sdt>
                <w:sdtPr>
                  <w:id w:val="742864607"/>
                  <w:tag w:val="goog_rdk_2839"/>
                </w:sdtPr>
                <w:sdtContent>
                  <w:ins w:author="Anonymous" w:id="66" w:date="2026-09-22T03:03:20Z">
                    <w:r w:rsidDel="00000000" w:rsidR="00000000" w:rsidRPr="00000000">
                      <w:rPr>
                        <w:rtl w:val="0"/>
                      </w:rPr>
                    </w:r>
                  </w:ins>
                </w:sdtContent>
              </w:sdt>
              <w:ins w:author="Anonymous" w:id="66" w:date="2026-09-22T03:03:20Z">
                <w:bookmarkStart w:colFirst="0" w:colLast="0" w:name="_heading=h.6u8mutwiv89n" w:id="624"/>
                <w:bookmarkEnd w:id="624"/>
              </w:ins>
            </w:sdtContent>
          </w:sdt>
        </w:p>
      </w:sdtContent>
    </w:sdt>
    <w:sdt>
      <w:sdtPr>
        <w:id w:val="679352094"/>
        <w:tag w:val="goog_rdk_2843"/>
      </w:sdtPr>
      <w:sdtContent>
        <w:p w:rsidR="00000000" w:rsidDel="00000000" w:rsidP="00000000" w:rsidRDefault="00000000" w:rsidRPr="00000000" w14:paraId="000003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9315159"/>
              <w:tag w:val="goog_rdk_2841"/>
            </w:sdtPr>
            <w:sdtContent>
              <w:ins w:author="Anonymous" w:id="66" w:date="2026-09-22T03:03:20Z"/>
              <w:sdt>
                <w:sdtPr>
                  <w:id w:val="-1547880758"/>
                  <w:tag w:val="goog_rdk_2842"/>
                </w:sdtPr>
                <w:sdtContent>
                  <w:ins w:author="Anonymous" w:id="66" w:date="2026-09-22T03:03:20Z">
                    <w:r w:rsidDel="00000000" w:rsidR="00000000" w:rsidRPr="00000000">
                      <w:rPr>
                        <w:rtl w:val="0"/>
                      </w:rPr>
                    </w:r>
                  </w:ins>
                </w:sdtContent>
              </w:sdt>
              <w:ins w:author="Anonymous" w:id="66" w:date="2026-09-22T03:03:20Z">
                <w:bookmarkStart w:colFirst="0" w:colLast="0" w:name="_heading=h.y6i0g3he1jap" w:id="625"/>
                <w:bookmarkEnd w:id="625"/>
              </w:ins>
            </w:sdtContent>
          </w:sdt>
        </w:p>
      </w:sdtContent>
    </w:sdt>
    <w:sdt>
      <w:sdtPr>
        <w:id w:val="791285017"/>
        <w:tag w:val="goog_rdk_2846"/>
      </w:sdtPr>
      <w:sdtContent>
        <w:p w:rsidR="00000000" w:rsidDel="00000000" w:rsidP="00000000" w:rsidRDefault="00000000" w:rsidRPr="00000000" w14:paraId="000003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8637661"/>
              <w:tag w:val="goog_rdk_2844"/>
            </w:sdtPr>
            <w:sdtContent>
              <w:ins w:author="Anonymous" w:id="66" w:date="2026-09-22T03:03:20Z"/>
              <w:sdt>
                <w:sdtPr>
                  <w:id w:val="1599720026"/>
                  <w:tag w:val="goog_rdk_2845"/>
                </w:sdtPr>
                <w:sdtContent>
                  <w:ins w:author="Anonymous" w:id="66" w:date="2026-09-22T03:03:20Z">
                    <w:r w:rsidDel="00000000" w:rsidR="00000000" w:rsidRPr="00000000">
                      <w:rPr>
                        <w:rtl w:val="0"/>
                      </w:rPr>
                    </w:r>
                  </w:ins>
                </w:sdtContent>
              </w:sdt>
              <w:ins w:author="Anonymous" w:id="66" w:date="2026-09-22T03:03:20Z">
                <w:bookmarkStart w:colFirst="0" w:colLast="0" w:name="_heading=h.9hqtgj959yfq" w:id="626"/>
                <w:bookmarkEnd w:id="626"/>
              </w:ins>
            </w:sdtContent>
          </w:sdt>
        </w:p>
      </w:sdtContent>
    </w:sdt>
    <w:sdt>
      <w:sdtPr>
        <w:id w:val="1933397042"/>
        <w:tag w:val="goog_rdk_2849"/>
      </w:sdtPr>
      <w:sdtContent>
        <w:p w:rsidR="00000000" w:rsidDel="00000000" w:rsidP="00000000" w:rsidRDefault="00000000" w:rsidRPr="00000000" w14:paraId="000003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8845116"/>
              <w:tag w:val="goog_rdk_2847"/>
            </w:sdtPr>
            <w:sdtContent>
              <w:ins w:author="Anonymous" w:id="66" w:date="2026-09-22T03:03:20Z"/>
              <w:sdt>
                <w:sdtPr>
                  <w:id w:val="-2105874097"/>
                  <w:tag w:val="goog_rdk_2848"/>
                </w:sdtPr>
                <w:sdtContent>
                  <w:ins w:author="Anonymous" w:id="66" w:date="2026-09-22T03:03:20Z">
                    <w:r w:rsidDel="00000000" w:rsidR="00000000" w:rsidRPr="00000000">
                      <w:rPr>
                        <w:rtl w:val="0"/>
                      </w:rPr>
                    </w:r>
                  </w:ins>
                </w:sdtContent>
              </w:sdt>
              <w:ins w:author="Anonymous" w:id="66" w:date="2026-09-22T03:03:20Z">
                <w:bookmarkStart w:colFirst="0" w:colLast="0" w:name="_heading=h.o9kztjxijda0" w:id="627"/>
                <w:bookmarkEnd w:id="627"/>
              </w:ins>
            </w:sdtContent>
          </w:sdt>
        </w:p>
      </w:sdtContent>
    </w:sdt>
    <w:sdt>
      <w:sdtPr>
        <w:id w:val="2145746888"/>
        <w:tag w:val="goog_rdk_2852"/>
      </w:sdtPr>
      <w:sdtContent>
        <w:p w:rsidR="00000000" w:rsidDel="00000000" w:rsidP="00000000" w:rsidRDefault="00000000" w:rsidRPr="00000000" w14:paraId="000003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4819450"/>
              <w:tag w:val="goog_rdk_2850"/>
            </w:sdtPr>
            <w:sdtContent>
              <w:ins w:author="Anonymous" w:id="66" w:date="2026-09-22T03:03:20Z"/>
              <w:sdt>
                <w:sdtPr>
                  <w:id w:val="-1899730611"/>
                  <w:tag w:val="goog_rdk_2851"/>
                </w:sdtPr>
                <w:sdtContent>
                  <w:ins w:author="Anonymous" w:id="66" w:date="2026-09-22T03:03:20Z">
                    <w:r w:rsidDel="00000000" w:rsidR="00000000" w:rsidRPr="00000000">
                      <w:rPr>
                        <w:rtl w:val="0"/>
                      </w:rPr>
                    </w:r>
                  </w:ins>
                </w:sdtContent>
              </w:sdt>
              <w:ins w:author="Anonymous" w:id="66" w:date="2026-09-22T03:03:20Z">
                <w:bookmarkStart w:colFirst="0" w:colLast="0" w:name="_heading=h.n5rsj63dbt6d" w:id="628"/>
                <w:bookmarkEnd w:id="628"/>
              </w:ins>
            </w:sdtContent>
          </w:sdt>
        </w:p>
      </w:sdtContent>
    </w:sdt>
    <w:sdt>
      <w:sdtPr>
        <w:id w:val="2044981381"/>
        <w:tag w:val="goog_rdk_2855"/>
      </w:sdtPr>
      <w:sdtContent>
        <w:p w:rsidR="00000000" w:rsidDel="00000000" w:rsidP="00000000" w:rsidRDefault="00000000" w:rsidRPr="00000000" w14:paraId="000003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1254743"/>
              <w:tag w:val="goog_rdk_2853"/>
            </w:sdtPr>
            <w:sdtContent>
              <w:ins w:author="Anonymous" w:id="66" w:date="2026-09-22T03:03:20Z"/>
              <w:sdt>
                <w:sdtPr>
                  <w:id w:val="-1166617707"/>
                  <w:tag w:val="goog_rdk_2854"/>
                </w:sdtPr>
                <w:sdtContent>
                  <w:ins w:author="Anonymous" w:id="66" w:date="2026-09-22T03:03:20Z">
                    <w:r w:rsidDel="00000000" w:rsidR="00000000" w:rsidRPr="00000000">
                      <w:rPr>
                        <w:rtl w:val="0"/>
                      </w:rPr>
                    </w:r>
                  </w:ins>
                </w:sdtContent>
              </w:sdt>
              <w:ins w:author="Anonymous" w:id="66" w:date="2026-09-22T03:03:20Z">
                <w:bookmarkStart w:colFirst="0" w:colLast="0" w:name="_heading=h.jm0ph5xc9ajq" w:id="629"/>
                <w:bookmarkEnd w:id="629"/>
              </w:ins>
            </w:sdtContent>
          </w:sdt>
        </w:p>
      </w:sdtContent>
    </w:sdt>
    <w:sdt>
      <w:sdtPr>
        <w:id w:val="544510642"/>
        <w:tag w:val="goog_rdk_2858"/>
      </w:sdtPr>
      <w:sdtContent>
        <w:p w:rsidR="00000000" w:rsidDel="00000000" w:rsidP="00000000" w:rsidRDefault="00000000" w:rsidRPr="00000000" w14:paraId="000003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3001043"/>
              <w:tag w:val="goog_rdk_2856"/>
            </w:sdtPr>
            <w:sdtContent>
              <w:ins w:author="Anonymous" w:id="66" w:date="2026-09-22T03:03:20Z"/>
              <w:sdt>
                <w:sdtPr>
                  <w:id w:val="-2124772457"/>
                  <w:tag w:val="goog_rdk_2857"/>
                </w:sdtPr>
                <w:sdtContent>
                  <w:ins w:author="Anonymous" w:id="66" w:date="2026-09-22T03:03:20Z">
                    <w:r w:rsidDel="00000000" w:rsidR="00000000" w:rsidRPr="00000000">
                      <w:rPr>
                        <w:rtl w:val="0"/>
                      </w:rPr>
                    </w:r>
                  </w:ins>
                </w:sdtContent>
              </w:sdt>
              <w:ins w:author="Anonymous" w:id="66" w:date="2026-09-22T03:03:20Z">
                <w:bookmarkStart w:colFirst="0" w:colLast="0" w:name="_heading=h.mm4rm2k8rf35" w:id="630"/>
                <w:bookmarkEnd w:id="630"/>
              </w:ins>
            </w:sdtContent>
          </w:sdt>
        </w:p>
      </w:sdtContent>
    </w:sdt>
    <w:sdt>
      <w:sdtPr>
        <w:id w:val="93873138"/>
        <w:tag w:val="goog_rdk_2861"/>
      </w:sdtPr>
      <w:sdtContent>
        <w:p w:rsidR="00000000" w:rsidDel="00000000" w:rsidP="00000000" w:rsidRDefault="00000000" w:rsidRPr="00000000" w14:paraId="000003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6892826"/>
              <w:tag w:val="goog_rdk_2859"/>
            </w:sdtPr>
            <w:sdtContent>
              <w:ins w:author="Anonymous" w:id="66" w:date="2026-09-22T03:03:20Z"/>
              <w:sdt>
                <w:sdtPr>
                  <w:id w:val="1886995802"/>
                  <w:tag w:val="goog_rdk_2860"/>
                </w:sdtPr>
                <w:sdtContent>
                  <w:ins w:author="Anonymous" w:id="66" w:date="2026-09-22T03:03:20Z">
                    <w:r w:rsidDel="00000000" w:rsidR="00000000" w:rsidRPr="00000000">
                      <w:rPr>
                        <w:rtl w:val="0"/>
                      </w:rPr>
                    </w:r>
                  </w:ins>
                </w:sdtContent>
              </w:sdt>
              <w:ins w:author="Anonymous" w:id="66" w:date="2026-09-22T03:03:20Z">
                <w:bookmarkStart w:colFirst="0" w:colLast="0" w:name="_heading=h.7kgtz7s0i0m5" w:id="631"/>
                <w:bookmarkEnd w:id="631"/>
              </w:ins>
            </w:sdtContent>
          </w:sdt>
        </w:p>
      </w:sdtContent>
    </w:sdt>
    <w:sdt>
      <w:sdtPr>
        <w:id w:val="685579149"/>
        <w:tag w:val="goog_rdk_2864"/>
      </w:sdtPr>
      <w:sdtContent>
        <w:p w:rsidR="00000000" w:rsidDel="00000000" w:rsidP="00000000" w:rsidRDefault="00000000" w:rsidRPr="00000000" w14:paraId="000003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4311609"/>
              <w:tag w:val="goog_rdk_2862"/>
            </w:sdtPr>
            <w:sdtContent>
              <w:ins w:author="Anonymous" w:id="66" w:date="2026-09-22T03:03:20Z"/>
              <w:sdt>
                <w:sdtPr>
                  <w:id w:val="975162569"/>
                  <w:tag w:val="goog_rdk_2863"/>
                </w:sdtPr>
                <w:sdtContent>
                  <w:ins w:author="Anonymous" w:id="66" w:date="2026-09-22T03:03:20Z">
                    <w:r w:rsidDel="00000000" w:rsidR="00000000" w:rsidRPr="00000000">
                      <w:rPr>
                        <w:rtl w:val="0"/>
                      </w:rPr>
                    </w:r>
                  </w:ins>
                </w:sdtContent>
              </w:sdt>
              <w:ins w:author="Anonymous" w:id="66" w:date="2026-09-22T03:03:20Z">
                <w:bookmarkStart w:colFirst="0" w:colLast="0" w:name="_heading=h.2uwbke1b1jrp" w:id="632"/>
                <w:bookmarkEnd w:id="632"/>
              </w:ins>
            </w:sdtContent>
          </w:sdt>
        </w:p>
      </w:sdtContent>
    </w:sdt>
    <w:sdt>
      <w:sdtPr>
        <w:id w:val="-1459869896"/>
        <w:tag w:val="goog_rdk_2867"/>
      </w:sdtPr>
      <w:sdtContent>
        <w:p w:rsidR="00000000" w:rsidDel="00000000" w:rsidP="00000000" w:rsidRDefault="00000000" w:rsidRPr="00000000" w14:paraId="000003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16891069"/>
              <w:tag w:val="goog_rdk_2865"/>
            </w:sdtPr>
            <w:sdtContent>
              <w:ins w:author="Anonymous" w:id="66" w:date="2026-09-22T03:03:20Z"/>
              <w:sdt>
                <w:sdtPr>
                  <w:id w:val="-1797121149"/>
                  <w:tag w:val="goog_rdk_2866"/>
                </w:sdtPr>
                <w:sdtContent>
                  <w:ins w:author="Anonymous" w:id="66" w:date="2026-09-22T03:03:20Z">
                    <w:r w:rsidDel="00000000" w:rsidR="00000000" w:rsidRPr="00000000">
                      <w:rPr>
                        <w:rtl w:val="0"/>
                      </w:rPr>
                    </w:r>
                  </w:ins>
                </w:sdtContent>
              </w:sdt>
              <w:ins w:author="Anonymous" w:id="66" w:date="2026-09-22T03:03:20Z">
                <w:bookmarkStart w:colFirst="0" w:colLast="0" w:name="_heading=h.1k9juk31syyy" w:id="633"/>
                <w:bookmarkEnd w:id="633"/>
              </w:ins>
            </w:sdtContent>
          </w:sdt>
        </w:p>
      </w:sdtContent>
    </w:sdt>
    <w:sdt>
      <w:sdtPr>
        <w:id w:val="-1310000666"/>
        <w:tag w:val="goog_rdk_2870"/>
      </w:sdtPr>
      <w:sdtContent>
        <w:p w:rsidR="00000000" w:rsidDel="00000000" w:rsidP="00000000" w:rsidRDefault="00000000" w:rsidRPr="00000000" w14:paraId="000003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6914197"/>
              <w:tag w:val="goog_rdk_2868"/>
            </w:sdtPr>
            <w:sdtContent>
              <w:ins w:author="Anonymous" w:id="66" w:date="2026-09-22T03:03:20Z"/>
              <w:sdt>
                <w:sdtPr>
                  <w:id w:val="1167834978"/>
                  <w:tag w:val="goog_rdk_2869"/>
                </w:sdtPr>
                <w:sdtContent>
                  <w:ins w:author="Anonymous" w:id="66" w:date="2026-09-22T03:03:20Z">
                    <w:r w:rsidDel="00000000" w:rsidR="00000000" w:rsidRPr="00000000">
                      <w:rPr>
                        <w:rtl w:val="0"/>
                      </w:rPr>
                    </w:r>
                  </w:ins>
                </w:sdtContent>
              </w:sdt>
              <w:ins w:author="Anonymous" w:id="66" w:date="2026-09-22T03:03:20Z">
                <w:bookmarkStart w:colFirst="0" w:colLast="0" w:name="_heading=h.rk045rz1bbx6" w:id="634"/>
                <w:bookmarkEnd w:id="634"/>
              </w:ins>
            </w:sdtContent>
          </w:sdt>
        </w:p>
      </w:sdtContent>
    </w:sdt>
    <w:sdt>
      <w:sdtPr>
        <w:id w:val="641117169"/>
        <w:tag w:val="goog_rdk_2873"/>
      </w:sdtPr>
      <w:sdtContent>
        <w:p w:rsidR="00000000" w:rsidDel="00000000" w:rsidP="00000000" w:rsidRDefault="00000000" w:rsidRPr="00000000" w14:paraId="000003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6399447"/>
              <w:tag w:val="goog_rdk_2871"/>
            </w:sdtPr>
            <w:sdtContent>
              <w:ins w:author="Anonymous" w:id="66" w:date="2026-09-22T03:03:20Z"/>
              <w:sdt>
                <w:sdtPr>
                  <w:id w:val="-106524516"/>
                  <w:tag w:val="goog_rdk_2872"/>
                </w:sdtPr>
                <w:sdtContent>
                  <w:ins w:author="Anonymous" w:id="66" w:date="2026-09-22T03:03:20Z">
                    <w:r w:rsidDel="00000000" w:rsidR="00000000" w:rsidRPr="00000000">
                      <w:rPr>
                        <w:rtl w:val="0"/>
                      </w:rPr>
                    </w:r>
                  </w:ins>
                </w:sdtContent>
              </w:sdt>
              <w:ins w:author="Anonymous" w:id="66" w:date="2026-09-22T03:03:20Z">
                <w:bookmarkStart w:colFirst="0" w:colLast="0" w:name="_heading=h.4s7es63y2itj" w:id="635"/>
                <w:bookmarkEnd w:id="635"/>
              </w:ins>
            </w:sdtContent>
          </w:sdt>
        </w:p>
      </w:sdtContent>
    </w:sdt>
    <w:sdt>
      <w:sdtPr>
        <w:id w:val="-1010506026"/>
        <w:tag w:val="goog_rdk_2876"/>
      </w:sdtPr>
      <w:sdtContent>
        <w:p w:rsidR="00000000" w:rsidDel="00000000" w:rsidP="00000000" w:rsidRDefault="00000000" w:rsidRPr="00000000" w14:paraId="000003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9466284"/>
              <w:tag w:val="goog_rdk_2874"/>
            </w:sdtPr>
            <w:sdtContent>
              <w:ins w:author="Anonymous" w:id="66" w:date="2026-09-22T03:03:20Z"/>
              <w:sdt>
                <w:sdtPr>
                  <w:id w:val="1136769467"/>
                  <w:tag w:val="goog_rdk_2875"/>
                </w:sdtPr>
                <w:sdtContent>
                  <w:ins w:author="Anonymous" w:id="66" w:date="2026-09-22T03:03:20Z">
                    <w:r w:rsidDel="00000000" w:rsidR="00000000" w:rsidRPr="00000000">
                      <w:rPr>
                        <w:rtl w:val="0"/>
                      </w:rPr>
                    </w:r>
                  </w:ins>
                </w:sdtContent>
              </w:sdt>
              <w:ins w:author="Anonymous" w:id="66" w:date="2026-09-22T03:03:20Z">
                <w:bookmarkStart w:colFirst="0" w:colLast="0" w:name="_heading=h.2pxen4wfh87s" w:id="636"/>
                <w:bookmarkEnd w:id="636"/>
              </w:ins>
            </w:sdtContent>
          </w:sdt>
        </w:p>
      </w:sdtContent>
    </w:sdt>
    <w:sdt>
      <w:sdtPr>
        <w:id w:val="-1386994180"/>
        <w:tag w:val="goog_rdk_2879"/>
      </w:sdtPr>
      <w:sdtContent>
        <w:p w:rsidR="00000000" w:rsidDel="00000000" w:rsidP="00000000" w:rsidRDefault="00000000" w:rsidRPr="00000000" w14:paraId="000003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7796698"/>
              <w:tag w:val="goog_rdk_2877"/>
            </w:sdtPr>
            <w:sdtContent>
              <w:ins w:author="Anonymous" w:id="66" w:date="2026-09-22T03:03:20Z"/>
              <w:sdt>
                <w:sdtPr>
                  <w:id w:val="593693714"/>
                  <w:tag w:val="goog_rdk_2878"/>
                </w:sdtPr>
                <w:sdtContent>
                  <w:ins w:author="Anonymous" w:id="66" w:date="2026-09-22T03:03:20Z">
                    <w:r w:rsidDel="00000000" w:rsidR="00000000" w:rsidRPr="00000000">
                      <w:rPr>
                        <w:rtl w:val="0"/>
                      </w:rPr>
                    </w:r>
                  </w:ins>
                </w:sdtContent>
              </w:sdt>
              <w:ins w:author="Anonymous" w:id="66" w:date="2026-09-22T03:03:20Z">
                <w:bookmarkStart w:colFirst="0" w:colLast="0" w:name="_heading=h.4p53lc4yu5i2" w:id="637"/>
                <w:bookmarkEnd w:id="637"/>
              </w:ins>
            </w:sdtContent>
          </w:sdt>
        </w:p>
      </w:sdtContent>
    </w:sdt>
    <w:sdt>
      <w:sdtPr>
        <w:id w:val="1398096899"/>
        <w:tag w:val="goog_rdk_2882"/>
      </w:sdtPr>
      <w:sdtContent>
        <w:p w:rsidR="00000000" w:rsidDel="00000000" w:rsidP="00000000" w:rsidRDefault="00000000" w:rsidRPr="00000000" w14:paraId="000003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1668209"/>
              <w:tag w:val="goog_rdk_2880"/>
            </w:sdtPr>
            <w:sdtContent>
              <w:ins w:author="Anonymous" w:id="66" w:date="2026-09-22T03:03:20Z"/>
              <w:sdt>
                <w:sdtPr>
                  <w:id w:val="-76765157"/>
                  <w:tag w:val="goog_rdk_2881"/>
                </w:sdtPr>
                <w:sdtContent>
                  <w:ins w:author="Anonymous" w:id="66" w:date="2026-09-22T03:03:20Z">
                    <w:r w:rsidDel="00000000" w:rsidR="00000000" w:rsidRPr="00000000">
                      <w:rPr>
                        <w:rtl w:val="0"/>
                      </w:rPr>
                    </w:r>
                  </w:ins>
                </w:sdtContent>
              </w:sdt>
              <w:ins w:author="Anonymous" w:id="66" w:date="2026-09-22T03:03:20Z">
                <w:bookmarkStart w:colFirst="0" w:colLast="0" w:name="_heading=h.629ij8ok2bn7" w:id="638"/>
                <w:bookmarkEnd w:id="638"/>
              </w:ins>
            </w:sdtContent>
          </w:sdt>
        </w:p>
      </w:sdtContent>
    </w:sdt>
    <w:sdt>
      <w:sdtPr>
        <w:id w:val="-1342678575"/>
        <w:tag w:val="goog_rdk_2885"/>
      </w:sdtPr>
      <w:sdtContent>
        <w:p w:rsidR="00000000" w:rsidDel="00000000" w:rsidP="00000000" w:rsidRDefault="00000000" w:rsidRPr="00000000" w14:paraId="000003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8051068"/>
              <w:tag w:val="goog_rdk_2883"/>
            </w:sdtPr>
            <w:sdtContent>
              <w:ins w:author="Anonymous" w:id="66" w:date="2026-09-22T03:03:20Z"/>
              <w:sdt>
                <w:sdtPr>
                  <w:id w:val="-1031736630"/>
                  <w:tag w:val="goog_rdk_2884"/>
                </w:sdtPr>
                <w:sdtContent>
                  <w:ins w:author="Anonymous" w:id="66" w:date="2026-09-22T03:03:20Z">
                    <w:r w:rsidDel="00000000" w:rsidR="00000000" w:rsidRPr="00000000">
                      <w:rPr>
                        <w:rtl w:val="0"/>
                      </w:rPr>
                    </w:r>
                  </w:ins>
                </w:sdtContent>
              </w:sdt>
              <w:ins w:author="Anonymous" w:id="66" w:date="2026-09-22T03:03:20Z">
                <w:bookmarkStart w:colFirst="0" w:colLast="0" w:name="_heading=h.4fhabefwb3z9" w:id="639"/>
                <w:bookmarkEnd w:id="639"/>
              </w:ins>
            </w:sdtContent>
          </w:sdt>
        </w:p>
      </w:sdtContent>
    </w:sdt>
    <w:sdt>
      <w:sdtPr>
        <w:id w:val="-1417220883"/>
        <w:tag w:val="goog_rdk_2888"/>
      </w:sdtPr>
      <w:sdtContent>
        <w:p w:rsidR="00000000" w:rsidDel="00000000" w:rsidP="00000000" w:rsidRDefault="00000000" w:rsidRPr="00000000" w14:paraId="000003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8662945"/>
              <w:tag w:val="goog_rdk_2886"/>
            </w:sdtPr>
            <w:sdtContent>
              <w:ins w:author="Anonymous" w:id="66" w:date="2026-09-22T03:03:20Z"/>
              <w:sdt>
                <w:sdtPr>
                  <w:id w:val="-2073109460"/>
                  <w:tag w:val="goog_rdk_2887"/>
                </w:sdtPr>
                <w:sdtContent>
                  <w:ins w:author="Anonymous" w:id="66" w:date="2026-09-22T03:03:20Z">
                    <w:r w:rsidDel="00000000" w:rsidR="00000000" w:rsidRPr="00000000">
                      <w:rPr>
                        <w:rtl w:val="0"/>
                      </w:rPr>
                    </w:r>
                  </w:ins>
                </w:sdtContent>
              </w:sdt>
              <w:ins w:author="Anonymous" w:id="66" w:date="2026-09-22T03:03:20Z">
                <w:bookmarkStart w:colFirst="0" w:colLast="0" w:name="_heading=h.hchufup22tng" w:id="640"/>
                <w:bookmarkEnd w:id="640"/>
              </w:ins>
            </w:sdtContent>
          </w:sdt>
        </w:p>
      </w:sdtContent>
    </w:sdt>
    <w:sdt>
      <w:sdtPr>
        <w:id w:val="1197829471"/>
        <w:tag w:val="goog_rdk_2891"/>
      </w:sdtPr>
      <w:sdtContent>
        <w:p w:rsidR="00000000" w:rsidDel="00000000" w:rsidP="00000000" w:rsidRDefault="00000000" w:rsidRPr="00000000" w14:paraId="000003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7520292"/>
              <w:tag w:val="goog_rdk_2889"/>
            </w:sdtPr>
            <w:sdtContent>
              <w:ins w:author="Anonymous" w:id="66" w:date="2026-09-22T03:03:20Z"/>
              <w:sdt>
                <w:sdtPr>
                  <w:id w:val="24147600"/>
                  <w:tag w:val="goog_rdk_2890"/>
                </w:sdtPr>
                <w:sdtContent>
                  <w:ins w:author="Anonymous" w:id="66" w:date="2026-09-22T03:03:20Z">
                    <w:r w:rsidDel="00000000" w:rsidR="00000000" w:rsidRPr="00000000">
                      <w:rPr>
                        <w:rtl w:val="0"/>
                      </w:rPr>
                    </w:r>
                  </w:ins>
                </w:sdtContent>
              </w:sdt>
              <w:ins w:author="Anonymous" w:id="66" w:date="2026-09-22T03:03:20Z">
                <w:bookmarkStart w:colFirst="0" w:colLast="0" w:name="_heading=h.fss3dspaf4fz" w:id="641"/>
                <w:bookmarkEnd w:id="641"/>
              </w:ins>
            </w:sdtContent>
          </w:sdt>
        </w:p>
      </w:sdtContent>
    </w:sdt>
    <w:sdt>
      <w:sdtPr>
        <w:id w:val="-548010568"/>
        <w:tag w:val="goog_rdk_2894"/>
      </w:sdtPr>
      <w:sdtContent>
        <w:p w:rsidR="00000000" w:rsidDel="00000000" w:rsidP="00000000" w:rsidRDefault="00000000" w:rsidRPr="00000000" w14:paraId="000003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0363569"/>
              <w:tag w:val="goog_rdk_2892"/>
            </w:sdtPr>
            <w:sdtContent>
              <w:ins w:author="Anonymous" w:id="66" w:date="2026-09-22T03:03:20Z"/>
              <w:sdt>
                <w:sdtPr>
                  <w:id w:val="1429593196"/>
                  <w:tag w:val="goog_rdk_2893"/>
                </w:sdtPr>
                <w:sdtContent>
                  <w:ins w:author="Anonymous" w:id="66" w:date="2026-09-22T03:03:20Z">
                    <w:r w:rsidDel="00000000" w:rsidR="00000000" w:rsidRPr="00000000">
                      <w:rPr>
                        <w:rtl w:val="0"/>
                      </w:rPr>
                    </w:r>
                  </w:ins>
                </w:sdtContent>
              </w:sdt>
              <w:ins w:author="Anonymous" w:id="66" w:date="2026-09-22T03:03:20Z">
                <w:bookmarkStart w:colFirst="0" w:colLast="0" w:name="_heading=h.7ev6vzq96vfy" w:id="642"/>
                <w:bookmarkEnd w:id="642"/>
              </w:ins>
            </w:sdtContent>
          </w:sdt>
        </w:p>
      </w:sdtContent>
    </w:sdt>
    <w:sdt>
      <w:sdtPr>
        <w:id w:val="1775679439"/>
        <w:tag w:val="goog_rdk_2897"/>
      </w:sdtPr>
      <w:sdtContent>
        <w:p w:rsidR="00000000" w:rsidDel="00000000" w:rsidP="00000000" w:rsidRDefault="00000000" w:rsidRPr="00000000" w14:paraId="000003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0004086"/>
              <w:tag w:val="goog_rdk_2895"/>
            </w:sdtPr>
            <w:sdtContent>
              <w:ins w:author="Anonymous" w:id="66" w:date="2026-09-22T03:03:20Z"/>
              <w:sdt>
                <w:sdtPr>
                  <w:id w:val="351692531"/>
                  <w:tag w:val="goog_rdk_2896"/>
                </w:sdtPr>
                <w:sdtContent>
                  <w:ins w:author="Anonymous" w:id="66" w:date="2026-09-22T03:03:20Z">
                    <w:r w:rsidDel="00000000" w:rsidR="00000000" w:rsidRPr="00000000">
                      <w:rPr>
                        <w:rtl w:val="0"/>
                      </w:rPr>
                    </w:r>
                  </w:ins>
                </w:sdtContent>
              </w:sdt>
              <w:ins w:author="Anonymous" w:id="66" w:date="2026-09-22T03:03:20Z">
                <w:bookmarkStart w:colFirst="0" w:colLast="0" w:name="_heading=h.gdp9ir9e3fz1" w:id="643"/>
                <w:bookmarkEnd w:id="643"/>
              </w:ins>
            </w:sdtContent>
          </w:sdt>
        </w:p>
      </w:sdtContent>
    </w:sdt>
    <w:sdt>
      <w:sdtPr>
        <w:id w:val="565496943"/>
        <w:tag w:val="goog_rdk_2900"/>
      </w:sdtPr>
      <w:sdtContent>
        <w:p w:rsidR="00000000" w:rsidDel="00000000" w:rsidP="00000000" w:rsidRDefault="00000000" w:rsidRPr="00000000" w14:paraId="000003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9162348"/>
              <w:tag w:val="goog_rdk_2898"/>
            </w:sdtPr>
            <w:sdtContent>
              <w:ins w:author="Anonymous" w:id="66" w:date="2026-09-22T03:03:20Z"/>
              <w:sdt>
                <w:sdtPr>
                  <w:id w:val="1090663678"/>
                  <w:tag w:val="goog_rdk_2899"/>
                </w:sdtPr>
                <w:sdtContent>
                  <w:ins w:author="Anonymous" w:id="66" w:date="2026-09-22T03:03:20Z">
                    <w:r w:rsidDel="00000000" w:rsidR="00000000" w:rsidRPr="00000000">
                      <w:rPr>
                        <w:rtl w:val="0"/>
                      </w:rPr>
                    </w:r>
                  </w:ins>
                </w:sdtContent>
              </w:sdt>
              <w:ins w:author="Anonymous" w:id="66" w:date="2026-09-22T03:03:20Z">
                <w:bookmarkStart w:colFirst="0" w:colLast="0" w:name="_heading=h.csrf9hut33vd" w:id="644"/>
                <w:bookmarkEnd w:id="644"/>
              </w:ins>
            </w:sdtContent>
          </w:sdt>
        </w:p>
      </w:sdtContent>
    </w:sdt>
    <w:sdt>
      <w:sdtPr>
        <w:id w:val="1815056704"/>
        <w:tag w:val="goog_rdk_2903"/>
      </w:sdtPr>
      <w:sdtContent>
        <w:p w:rsidR="00000000" w:rsidDel="00000000" w:rsidP="00000000" w:rsidRDefault="00000000" w:rsidRPr="00000000" w14:paraId="000003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8309772"/>
              <w:tag w:val="goog_rdk_2901"/>
            </w:sdtPr>
            <w:sdtContent>
              <w:ins w:author="Anonymous" w:id="66" w:date="2026-09-22T03:03:20Z"/>
              <w:sdt>
                <w:sdtPr>
                  <w:id w:val="-1148321682"/>
                  <w:tag w:val="goog_rdk_2902"/>
                </w:sdtPr>
                <w:sdtContent>
                  <w:ins w:author="Anonymous" w:id="66" w:date="2026-09-22T03:03:20Z">
                    <w:r w:rsidDel="00000000" w:rsidR="00000000" w:rsidRPr="00000000">
                      <w:rPr>
                        <w:rtl w:val="0"/>
                      </w:rPr>
                    </w:r>
                  </w:ins>
                </w:sdtContent>
              </w:sdt>
              <w:ins w:author="Anonymous" w:id="66" w:date="2026-09-22T03:03:20Z">
                <w:bookmarkStart w:colFirst="0" w:colLast="0" w:name="_heading=h.b5qxnixyrukz" w:id="645"/>
                <w:bookmarkEnd w:id="645"/>
              </w:ins>
            </w:sdtContent>
          </w:sdt>
        </w:p>
      </w:sdtContent>
    </w:sdt>
    <w:sdt>
      <w:sdtPr>
        <w:id w:val="541353942"/>
        <w:tag w:val="goog_rdk_2906"/>
      </w:sdtPr>
      <w:sdtContent>
        <w:p w:rsidR="00000000" w:rsidDel="00000000" w:rsidP="00000000" w:rsidRDefault="00000000" w:rsidRPr="00000000" w14:paraId="000003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3987756"/>
              <w:tag w:val="goog_rdk_2904"/>
            </w:sdtPr>
            <w:sdtContent>
              <w:ins w:author="Anonymous" w:id="66" w:date="2026-09-22T03:03:20Z"/>
              <w:sdt>
                <w:sdtPr>
                  <w:id w:val="-1280096593"/>
                  <w:tag w:val="goog_rdk_2905"/>
                </w:sdtPr>
                <w:sdtContent>
                  <w:ins w:author="Anonymous" w:id="66" w:date="2026-09-22T03:03:20Z">
                    <w:r w:rsidDel="00000000" w:rsidR="00000000" w:rsidRPr="00000000">
                      <w:rPr>
                        <w:rtl w:val="0"/>
                      </w:rPr>
                    </w:r>
                  </w:ins>
                </w:sdtContent>
              </w:sdt>
              <w:ins w:author="Anonymous" w:id="66" w:date="2026-09-22T03:03:20Z">
                <w:bookmarkStart w:colFirst="0" w:colLast="0" w:name="_heading=h.gb8sjbss4x1h" w:id="646"/>
                <w:bookmarkEnd w:id="646"/>
              </w:ins>
            </w:sdtContent>
          </w:sdt>
        </w:p>
      </w:sdtContent>
    </w:sdt>
    <w:sdt>
      <w:sdtPr>
        <w:id w:val="-1929501778"/>
        <w:tag w:val="goog_rdk_2909"/>
      </w:sdtPr>
      <w:sdtContent>
        <w:p w:rsidR="00000000" w:rsidDel="00000000" w:rsidP="00000000" w:rsidRDefault="00000000" w:rsidRPr="00000000" w14:paraId="000003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4640941"/>
              <w:tag w:val="goog_rdk_2907"/>
            </w:sdtPr>
            <w:sdtContent>
              <w:ins w:author="Anonymous" w:id="66" w:date="2026-09-22T03:03:20Z"/>
              <w:sdt>
                <w:sdtPr>
                  <w:id w:val="-1730233205"/>
                  <w:tag w:val="goog_rdk_2908"/>
                </w:sdtPr>
                <w:sdtContent>
                  <w:ins w:author="Anonymous" w:id="66" w:date="2026-09-22T03:03:20Z">
                    <w:r w:rsidDel="00000000" w:rsidR="00000000" w:rsidRPr="00000000">
                      <w:rPr>
                        <w:rtl w:val="0"/>
                      </w:rPr>
                    </w:r>
                  </w:ins>
                </w:sdtContent>
              </w:sdt>
              <w:ins w:author="Anonymous" w:id="66" w:date="2026-09-22T03:03:20Z">
                <w:bookmarkStart w:colFirst="0" w:colLast="0" w:name="_heading=h.5vt7pmq1n7ox" w:id="647"/>
                <w:bookmarkEnd w:id="647"/>
              </w:ins>
            </w:sdtContent>
          </w:sdt>
        </w:p>
      </w:sdtContent>
    </w:sdt>
    <w:sdt>
      <w:sdtPr>
        <w:id w:val="-1109280680"/>
        <w:tag w:val="goog_rdk_2912"/>
      </w:sdtPr>
      <w:sdtContent>
        <w:p w:rsidR="00000000" w:rsidDel="00000000" w:rsidP="00000000" w:rsidRDefault="00000000" w:rsidRPr="00000000" w14:paraId="000003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8118376"/>
              <w:tag w:val="goog_rdk_2910"/>
            </w:sdtPr>
            <w:sdtContent>
              <w:ins w:author="Anonymous" w:id="66" w:date="2026-09-22T03:03:20Z"/>
              <w:sdt>
                <w:sdtPr>
                  <w:id w:val="-1205397536"/>
                  <w:tag w:val="goog_rdk_2911"/>
                </w:sdtPr>
                <w:sdtContent>
                  <w:ins w:author="Anonymous" w:id="66" w:date="2026-09-22T03:03:20Z">
                    <w:r w:rsidDel="00000000" w:rsidR="00000000" w:rsidRPr="00000000">
                      <w:rPr>
                        <w:rtl w:val="0"/>
                      </w:rPr>
                    </w:r>
                  </w:ins>
                </w:sdtContent>
              </w:sdt>
              <w:ins w:author="Anonymous" w:id="66" w:date="2026-09-22T03:03:20Z">
                <w:bookmarkStart w:colFirst="0" w:colLast="0" w:name="_heading=h.ay18rlj8no1c" w:id="648"/>
                <w:bookmarkEnd w:id="648"/>
              </w:ins>
            </w:sdtContent>
          </w:sdt>
        </w:p>
      </w:sdtContent>
    </w:sdt>
    <w:sdt>
      <w:sdtPr>
        <w:id w:val="-2049820279"/>
        <w:tag w:val="goog_rdk_2915"/>
      </w:sdtPr>
      <w:sdtContent>
        <w:p w:rsidR="00000000" w:rsidDel="00000000" w:rsidP="00000000" w:rsidRDefault="00000000" w:rsidRPr="00000000" w14:paraId="000003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6351159"/>
              <w:tag w:val="goog_rdk_2913"/>
            </w:sdtPr>
            <w:sdtContent>
              <w:ins w:author="Anonymous" w:id="66" w:date="2026-09-22T03:03:20Z"/>
              <w:sdt>
                <w:sdtPr>
                  <w:id w:val="-1706679612"/>
                  <w:tag w:val="goog_rdk_2914"/>
                </w:sdtPr>
                <w:sdtContent>
                  <w:ins w:author="Anonymous" w:id="66" w:date="2026-09-22T03:03:20Z">
                    <w:r w:rsidDel="00000000" w:rsidR="00000000" w:rsidRPr="00000000">
                      <w:rPr>
                        <w:rtl w:val="0"/>
                      </w:rPr>
                    </w:r>
                  </w:ins>
                </w:sdtContent>
              </w:sdt>
              <w:ins w:author="Anonymous" w:id="66" w:date="2026-09-22T03:03:20Z">
                <w:bookmarkStart w:colFirst="0" w:colLast="0" w:name="_heading=h.uvbaejqlqxv4" w:id="649"/>
                <w:bookmarkEnd w:id="649"/>
              </w:ins>
            </w:sdtContent>
          </w:sdt>
        </w:p>
      </w:sdtContent>
    </w:sdt>
    <w:sdt>
      <w:sdtPr>
        <w:id w:val="-905566281"/>
        <w:tag w:val="goog_rdk_2918"/>
      </w:sdtPr>
      <w:sdtContent>
        <w:p w:rsidR="00000000" w:rsidDel="00000000" w:rsidP="00000000" w:rsidRDefault="00000000" w:rsidRPr="00000000" w14:paraId="000003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6783223"/>
              <w:tag w:val="goog_rdk_2916"/>
            </w:sdtPr>
            <w:sdtContent>
              <w:ins w:author="Anonymous" w:id="66" w:date="2026-09-22T03:03:20Z"/>
              <w:sdt>
                <w:sdtPr>
                  <w:id w:val="-1775360819"/>
                  <w:tag w:val="goog_rdk_2917"/>
                </w:sdtPr>
                <w:sdtContent>
                  <w:ins w:author="Anonymous" w:id="66" w:date="2026-09-22T03:03:20Z">
                    <w:r w:rsidDel="00000000" w:rsidR="00000000" w:rsidRPr="00000000">
                      <w:rPr>
                        <w:rtl w:val="0"/>
                      </w:rPr>
                    </w:r>
                  </w:ins>
                </w:sdtContent>
              </w:sdt>
              <w:ins w:author="Anonymous" w:id="66" w:date="2026-09-22T03:03:20Z">
                <w:bookmarkStart w:colFirst="0" w:colLast="0" w:name="_heading=h.vv4bjgw7qc0t" w:id="650"/>
                <w:bookmarkEnd w:id="650"/>
              </w:ins>
            </w:sdtContent>
          </w:sdt>
        </w:p>
      </w:sdtContent>
    </w:sdt>
    <w:sdt>
      <w:sdtPr>
        <w:id w:val="1609043771"/>
        <w:tag w:val="goog_rdk_2921"/>
      </w:sdtPr>
      <w:sdtContent>
        <w:p w:rsidR="00000000" w:rsidDel="00000000" w:rsidP="00000000" w:rsidRDefault="00000000" w:rsidRPr="00000000" w14:paraId="000003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5128936"/>
              <w:tag w:val="goog_rdk_2919"/>
            </w:sdtPr>
            <w:sdtContent>
              <w:ins w:author="Anonymous" w:id="66" w:date="2026-09-22T03:03:20Z"/>
              <w:sdt>
                <w:sdtPr>
                  <w:id w:val="-780822688"/>
                  <w:tag w:val="goog_rdk_2920"/>
                </w:sdtPr>
                <w:sdtContent>
                  <w:ins w:author="Anonymous" w:id="66" w:date="2026-09-22T03:03:20Z">
                    <w:r w:rsidDel="00000000" w:rsidR="00000000" w:rsidRPr="00000000">
                      <w:rPr>
                        <w:rtl w:val="0"/>
                      </w:rPr>
                    </w:r>
                  </w:ins>
                </w:sdtContent>
              </w:sdt>
              <w:ins w:author="Anonymous" w:id="66" w:date="2026-09-22T03:03:20Z">
                <w:bookmarkStart w:colFirst="0" w:colLast="0" w:name="_heading=h.9w3eidczeoxs" w:id="651"/>
                <w:bookmarkEnd w:id="651"/>
              </w:ins>
            </w:sdtContent>
          </w:sdt>
        </w:p>
      </w:sdtContent>
    </w:sdt>
    <w:sdt>
      <w:sdtPr>
        <w:id w:val="-1845725228"/>
        <w:tag w:val="goog_rdk_2924"/>
      </w:sdtPr>
      <w:sdtContent>
        <w:p w:rsidR="00000000" w:rsidDel="00000000" w:rsidP="00000000" w:rsidRDefault="00000000" w:rsidRPr="00000000" w14:paraId="000003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3323342"/>
              <w:tag w:val="goog_rdk_2922"/>
            </w:sdtPr>
            <w:sdtContent>
              <w:ins w:author="Anonymous" w:id="66" w:date="2026-09-22T03:03:20Z"/>
              <w:sdt>
                <w:sdtPr>
                  <w:id w:val="353578446"/>
                  <w:tag w:val="goog_rdk_2923"/>
                </w:sdtPr>
                <w:sdtContent>
                  <w:ins w:author="Anonymous" w:id="66" w:date="2026-09-22T03:03:20Z">
                    <w:r w:rsidDel="00000000" w:rsidR="00000000" w:rsidRPr="00000000">
                      <w:rPr>
                        <w:rtl w:val="0"/>
                      </w:rPr>
                    </w:r>
                  </w:ins>
                </w:sdtContent>
              </w:sdt>
              <w:ins w:author="Anonymous" w:id="66" w:date="2026-09-22T03:03:20Z">
                <w:bookmarkStart w:colFirst="0" w:colLast="0" w:name="_heading=h.lstot2mvecck" w:id="652"/>
                <w:bookmarkEnd w:id="652"/>
              </w:ins>
            </w:sdtContent>
          </w:sdt>
        </w:p>
      </w:sdtContent>
    </w:sdt>
    <w:sdt>
      <w:sdtPr>
        <w:id w:val="153559526"/>
        <w:tag w:val="goog_rdk_2927"/>
      </w:sdtPr>
      <w:sdtContent>
        <w:p w:rsidR="00000000" w:rsidDel="00000000" w:rsidP="00000000" w:rsidRDefault="00000000" w:rsidRPr="00000000" w14:paraId="000003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7134516"/>
              <w:tag w:val="goog_rdk_2925"/>
            </w:sdtPr>
            <w:sdtContent>
              <w:ins w:author="Anonymous" w:id="66" w:date="2026-09-22T03:03:20Z"/>
              <w:sdt>
                <w:sdtPr>
                  <w:id w:val="1914973085"/>
                  <w:tag w:val="goog_rdk_2926"/>
                </w:sdtPr>
                <w:sdtContent>
                  <w:ins w:author="Anonymous" w:id="66" w:date="2026-09-22T03:03:20Z">
                    <w:r w:rsidDel="00000000" w:rsidR="00000000" w:rsidRPr="00000000">
                      <w:rPr>
                        <w:rtl w:val="0"/>
                      </w:rPr>
                    </w:r>
                  </w:ins>
                </w:sdtContent>
              </w:sdt>
              <w:ins w:author="Anonymous" w:id="66" w:date="2026-09-22T03:03:20Z">
                <w:bookmarkStart w:colFirst="0" w:colLast="0" w:name="_heading=h.ad89w6klsiqx" w:id="653"/>
                <w:bookmarkEnd w:id="653"/>
              </w:ins>
            </w:sdtContent>
          </w:sdt>
        </w:p>
      </w:sdtContent>
    </w:sdt>
    <w:sdt>
      <w:sdtPr>
        <w:id w:val="1760138575"/>
        <w:tag w:val="goog_rdk_2930"/>
      </w:sdtPr>
      <w:sdtContent>
        <w:p w:rsidR="00000000" w:rsidDel="00000000" w:rsidP="00000000" w:rsidRDefault="00000000" w:rsidRPr="00000000" w14:paraId="000003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7450076"/>
              <w:tag w:val="goog_rdk_2928"/>
            </w:sdtPr>
            <w:sdtContent>
              <w:ins w:author="Anonymous" w:id="66" w:date="2026-09-22T03:03:20Z"/>
              <w:sdt>
                <w:sdtPr>
                  <w:id w:val="-1346958950"/>
                  <w:tag w:val="goog_rdk_2929"/>
                </w:sdtPr>
                <w:sdtContent>
                  <w:ins w:author="Anonymous" w:id="66" w:date="2026-09-22T03:03:20Z">
                    <w:r w:rsidDel="00000000" w:rsidR="00000000" w:rsidRPr="00000000">
                      <w:rPr>
                        <w:rtl w:val="0"/>
                      </w:rPr>
                    </w:r>
                  </w:ins>
                </w:sdtContent>
              </w:sdt>
              <w:ins w:author="Anonymous" w:id="66" w:date="2026-09-22T03:03:20Z">
                <w:bookmarkStart w:colFirst="0" w:colLast="0" w:name="_heading=h.yjnvx443fwpl" w:id="654"/>
                <w:bookmarkEnd w:id="654"/>
              </w:ins>
            </w:sdtContent>
          </w:sdt>
        </w:p>
      </w:sdtContent>
    </w:sdt>
    <w:sdt>
      <w:sdtPr>
        <w:id w:val="1718943836"/>
        <w:tag w:val="goog_rdk_2933"/>
      </w:sdtPr>
      <w:sdtContent>
        <w:p w:rsidR="00000000" w:rsidDel="00000000" w:rsidP="00000000" w:rsidRDefault="00000000" w:rsidRPr="00000000" w14:paraId="000003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2646374"/>
              <w:tag w:val="goog_rdk_2931"/>
            </w:sdtPr>
            <w:sdtContent>
              <w:ins w:author="Anonymous" w:id="66" w:date="2026-09-22T03:03:20Z"/>
              <w:sdt>
                <w:sdtPr>
                  <w:id w:val="-539726269"/>
                  <w:tag w:val="goog_rdk_2932"/>
                </w:sdtPr>
                <w:sdtContent>
                  <w:ins w:author="Anonymous" w:id="66" w:date="2026-09-22T03:03:20Z">
                    <w:r w:rsidDel="00000000" w:rsidR="00000000" w:rsidRPr="00000000">
                      <w:rPr>
                        <w:rtl w:val="0"/>
                      </w:rPr>
                    </w:r>
                  </w:ins>
                </w:sdtContent>
              </w:sdt>
              <w:ins w:author="Anonymous" w:id="66" w:date="2026-09-22T03:03:20Z">
                <w:bookmarkStart w:colFirst="0" w:colLast="0" w:name="_heading=h.whpo72ir00m3" w:id="655"/>
                <w:bookmarkEnd w:id="655"/>
              </w:ins>
            </w:sdtContent>
          </w:sdt>
        </w:p>
      </w:sdtContent>
    </w:sdt>
    <w:sdt>
      <w:sdtPr>
        <w:id w:val="-2086050369"/>
        <w:tag w:val="goog_rdk_2936"/>
      </w:sdtPr>
      <w:sdtContent>
        <w:p w:rsidR="00000000" w:rsidDel="00000000" w:rsidP="00000000" w:rsidRDefault="00000000" w:rsidRPr="00000000" w14:paraId="000003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6239269"/>
              <w:tag w:val="goog_rdk_2934"/>
            </w:sdtPr>
            <w:sdtContent>
              <w:ins w:author="Anonymous" w:id="66" w:date="2026-09-22T03:03:20Z"/>
              <w:sdt>
                <w:sdtPr>
                  <w:id w:val="1195406185"/>
                  <w:tag w:val="goog_rdk_2935"/>
                </w:sdtPr>
                <w:sdtContent>
                  <w:ins w:author="Anonymous" w:id="66" w:date="2026-09-22T03:03:20Z">
                    <w:r w:rsidDel="00000000" w:rsidR="00000000" w:rsidRPr="00000000">
                      <w:rPr>
                        <w:rtl w:val="0"/>
                      </w:rPr>
                    </w:r>
                  </w:ins>
                </w:sdtContent>
              </w:sdt>
              <w:ins w:author="Anonymous" w:id="66" w:date="2026-09-22T03:03:20Z">
                <w:bookmarkStart w:colFirst="0" w:colLast="0" w:name="_heading=h.36cg40u7yxi9" w:id="656"/>
                <w:bookmarkEnd w:id="656"/>
              </w:ins>
            </w:sdtContent>
          </w:sdt>
        </w:p>
      </w:sdtContent>
    </w:sdt>
    <w:sdt>
      <w:sdtPr>
        <w:id w:val="-530834806"/>
        <w:tag w:val="goog_rdk_2939"/>
      </w:sdtPr>
      <w:sdtContent>
        <w:p w:rsidR="00000000" w:rsidDel="00000000" w:rsidP="00000000" w:rsidRDefault="00000000" w:rsidRPr="00000000" w14:paraId="000003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5560687"/>
              <w:tag w:val="goog_rdk_2937"/>
            </w:sdtPr>
            <w:sdtContent>
              <w:ins w:author="Anonymous" w:id="66" w:date="2026-09-22T03:03:20Z"/>
              <w:sdt>
                <w:sdtPr>
                  <w:id w:val="-122799119"/>
                  <w:tag w:val="goog_rdk_2938"/>
                </w:sdtPr>
                <w:sdtContent>
                  <w:ins w:author="Anonymous" w:id="66" w:date="2026-09-22T03:03:20Z">
                    <w:r w:rsidDel="00000000" w:rsidR="00000000" w:rsidRPr="00000000">
                      <w:rPr>
                        <w:rtl w:val="0"/>
                      </w:rPr>
                    </w:r>
                  </w:ins>
                </w:sdtContent>
              </w:sdt>
              <w:ins w:author="Anonymous" w:id="66" w:date="2026-09-22T03:03:20Z">
                <w:bookmarkStart w:colFirst="0" w:colLast="0" w:name="_heading=h.odh8vnhtvmqb" w:id="657"/>
                <w:bookmarkEnd w:id="657"/>
              </w:ins>
            </w:sdtContent>
          </w:sdt>
        </w:p>
      </w:sdtContent>
    </w:sdt>
    <w:sdt>
      <w:sdtPr>
        <w:id w:val="-981494123"/>
        <w:tag w:val="goog_rdk_2942"/>
      </w:sdtPr>
      <w:sdtContent>
        <w:p w:rsidR="00000000" w:rsidDel="00000000" w:rsidP="00000000" w:rsidRDefault="00000000" w:rsidRPr="00000000" w14:paraId="000003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495034"/>
              <w:tag w:val="goog_rdk_2940"/>
            </w:sdtPr>
            <w:sdtContent>
              <w:ins w:author="Anonymous" w:id="66" w:date="2026-09-22T03:03:20Z"/>
              <w:sdt>
                <w:sdtPr>
                  <w:id w:val="559930245"/>
                  <w:tag w:val="goog_rdk_2941"/>
                </w:sdtPr>
                <w:sdtContent>
                  <w:ins w:author="Anonymous" w:id="66" w:date="2026-09-22T03:03:20Z">
                    <w:r w:rsidDel="00000000" w:rsidR="00000000" w:rsidRPr="00000000">
                      <w:rPr>
                        <w:rtl w:val="0"/>
                      </w:rPr>
                    </w:r>
                  </w:ins>
                </w:sdtContent>
              </w:sdt>
              <w:ins w:author="Anonymous" w:id="66" w:date="2026-09-22T03:03:20Z">
                <w:bookmarkStart w:colFirst="0" w:colLast="0" w:name="_heading=h.cj550wt0mmcw" w:id="658"/>
                <w:bookmarkEnd w:id="658"/>
              </w:ins>
            </w:sdtContent>
          </w:sdt>
        </w:p>
      </w:sdtContent>
    </w:sdt>
    <w:sdt>
      <w:sdtPr>
        <w:id w:val="-1492741777"/>
        <w:tag w:val="goog_rdk_2945"/>
      </w:sdtPr>
      <w:sdtContent>
        <w:p w:rsidR="00000000" w:rsidDel="00000000" w:rsidP="00000000" w:rsidRDefault="00000000" w:rsidRPr="00000000" w14:paraId="000003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6804722"/>
              <w:tag w:val="goog_rdk_2943"/>
            </w:sdtPr>
            <w:sdtContent>
              <w:ins w:author="Anonymous" w:id="66" w:date="2026-09-22T03:03:20Z"/>
              <w:sdt>
                <w:sdtPr>
                  <w:id w:val="174886162"/>
                  <w:tag w:val="goog_rdk_2944"/>
                </w:sdtPr>
                <w:sdtContent>
                  <w:ins w:author="Anonymous" w:id="66" w:date="2026-09-22T03:03:20Z">
                    <w:r w:rsidDel="00000000" w:rsidR="00000000" w:rsidRPr="00000000">
                      <w:rPr>
                        <w:rtl w:val="0"/>
                      </w:rPr>
                    </w:r>
                  </w:ins>
                </w:sdtContent>
              </w:sdt>
              <w:ins w:author="Anonymous" w:id="66" w:date="2026-09-22T03:03:20Z">
                <w:bookmarkStart w:colFirst="0" w:colLast="0" w:name="_heading=h.i3a1v2hycxq4" w:id="659"/>
                <w:bookmarkEnd w:id="659"/>
              </w:ins>
            </w:sdtContent>
          </w:sdt>
        </w:p>
      </w:sdtContent>
    </w:sdt>
    <w:sdt>
      <w:sdtPr>
        <w:id w:val="1520201822"/>
        <w:tag w:val="goog_rdk_2948"/>
      </w:sdtPr>
      <w:sdtContent>
        <w:p w:rsidR="00000000" w:rsidDel="00000000" w:rsidP="00000000" w:rsidRDefault="00000000" w:rsidRPr="00000000" w14:paraId="000003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6042243"/>
              <w:tag w:val="goog_rdk_2946"/>
            </w:sdtPr>
            <w:sdtContent>
              <w:ins w:author="Anonymous" w:id="66" w:date="2026-09-22T03:03:20Z"/>
              <w:sdt>
                <w:sdtPr>
                  <w:id w:val="1059534945"/>
                  <w:tag w:val="goog_rdk_2947"/>
                </w:sdtPr>
                <w:sdtContent>
                  <w:ins w:author="Anonymous" w:id="66" w:date="2026-09-22T03:03:20Z">
                    <w:r w:rsidDel="00000000" w:rsidR="00000000" w:rsidRPr="00000000">
                      <w:rPr>
                        <w:rtl w:val="0"/>
                      </w:rPr>
                    </w:r>
                  </w:ins>
                </w:sdtContent>
              </w:sdt>
              <w:ins w:author="Anonymous" w:id="66" w:date="2026-09-22T03:03:20Z">
                <w:bookmarkStart w:colFirst="0" w:colLast="0" w:name="_heading=h.vcec4akvhwn5" w:id="660"/>
                <w:bookmarkEnd w:id="660"/>
              </w:ins>
            </w:sdtContent>
          </w:sdt>
        </w:p>
      </w:sdtContent>
    </w:sdt>
    <w:sdt>
      <w:sdtPr>
        <w:id w:val="713885463"/>
        <w:tag w:val="goog_rdk_2951"/>
      </w:sdtPr>
      <w:sdtContent>
        <w:p w:rsidR="00000000" w:rsidDel="00000000" w:rsidP="00000000" w:rsidRDefault="00000000" w:rsidRPr="00000000" w14:paraId="000003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1471351"/>
              <w:tag w:val="goog_rdk_2949"/>
            </w:sdtPr>
            <w:sdtContent>
              <w:ins w:author="Anonymous" w:id="66" w:date="2026-09-22T03:03:20Z"/>
              <w:sdt>
                <w:sdtPr>
                  <w:id w:val="509561101"/>
                  <w:tag w:val="goog_rdk_2950"/>
                </w:sdtPr>
                <w:sdtContent>
                  <w:ins w:author="Anonymous" w:id="66" w:date="2026-09-22T03:03:20Z">
                    <w:r w:rsidDel="00000000" w:rsidR="00000000" w:rsidRPr="00000000">
                      <w:rPr>
                        <w:rtl w:val="0"/>
                      </w:rPr>
                    </w:r>
                  </w:ins>
                </w:sdtContent>
              </w:sdt>
              <w:ins w:author="Anonymous" w:id="66" w:date="2026-09-22T03:03:20Z">
                <w:bookmarkStart w:colFirst="0" w:colLast="0" w:name="_heading=h.8pr6x7swsvji" w:id="661"/>
                <w:bookmarkEnd w:id="661"/>
              </w:ins>
            </w:sdtContent>
          </w:sdt>
        </w:p>
      </w:sdtContent>
    </w:sdt>
    <w:sdt>
      <w:sdtPr>
        <w:id w:val="1031119835"/>
        <w:tag w:val="goog_rdk_2954"/>
      </w:sdtPr>
      <w:sdtContent>
        <w:p w:rsidR="00000000" w:rsidDel="00000000" w:rsidP="00000000" w:rsidRDefault="00000000" w:rsidRPr="00000000" w14:paraId="000003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7733202"/>
              <w:tag w:val="goog_rdk_2952"/>
            </w:sdtPr>
            <w:sdtContent>
              <w:ins w:author="Anonymous" w:id="66" w:date="2026-09-22T03:03:20Z"/>
              <w:sdt>
                <w:sdtPr>
                  <w:id w:val="1500894504"/>
                  <w:tag w:val="goog_rdk_2953"/>
                </w:sdtPr>
                <w:sdtContent>
                  <w:ins w:author="Anonymous" w:id="66" w:date="2026-09-22T03:03:20Z">
                    <w:r w:rsidDel="00000000" w:rsidR="00000000" w:rsidRPr="00000000">
                      <w:rPr>
                        <w:rtl w:val="0"/>
                      </w:rPr>
                    </w:r>
                  </w:ins>
                </w:sdtContent>
              </w:sdt>
              <w:ins w:author="Anonymous" w:id="66" w:date="2026-09-22T03:03:20Z">
                <w:bookmarkStart w:colFirst="0" w:colLast="0" w:name="_heading=h.jyq7dzkbg56m" w:id="662"/>
                <w:bookmarkEnd w:id="662"/>
              </w:ins>
            </w:sdtContent>
          </w:sdt>
        </w:p>
      </w:sdtContent>
    </w:sdt>
    <w:sdt>
      <w:sdtPr>
        <w:id w:val="-2070319203"/>
        <w:tag w:val="goog_rdk_2957"/>
      </w:sdtPr>
      <w:sdtContent>
        <w:p w:rsidR="00000000" w:rsidDel="00000000" w:rsidP="00000000" w:rsidRDefault="00000000" w:rsidRPr="00000000" w14:paraId="000003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6703447"/>
              <w:tag w:val="goog_rdk_2955"/>
            </w:sdtPr>
            <w:sdtContent>
              <w:ins w:author="Anonymous" w:id="66" w:date="2026-09-22T03:03:20Z"/>
              <w:sdt>
                <w:sdtPr>
                  <w:id w:val="-1988029654"/>
                  <w:tag w:val="goog_rdk_2956"/>
                </w:sdtPr>
                <w:sdtContent>
                  <w:ins w:author="Anonymous" w:id="66" w:date="2026-09-22T03:03:20Z">
                    <w:r w:rsidDel="00000000" w:rsidR="00000000" w:rsidRPr="00000000">
                      <w:rPr>
                        <w:rtl w:val="0"/>
                      </w:rPr>
                    </w:r>
                  </w:ins>
                </w:sdtContent>
              </w:sdt>
              <w:ins w:author="Anonymous" w:id="66" w:date="2026-09-22T03:03:20Z">
                <w:bookmarkStart w:colFirst="0" w:colLast="0" w:name="_heading=h.3ftw3f846ftl" w:id="663"/>
                <w:bookmarkEnd w:id="663"/>
              </w:ins>
            </w:sdtContent>
          </w:sdt>
        </w:p>
      </w:sdtContent>
    </w:sdt>
    <w:sdt>
      <w:sdtPr>
        <w:id w:val="66263884"/>
        <w:tag w:val="goog_rdk_2960"/>
      </w:sdtPr>
      <w:sdtContent>
        <w:p w:rsidR="00000000" w:rsidDel="00000000" w:rsidP="00000000" w:rsidRDefault="00000000" w:rsidRPr="00000000" w14:paraId="000003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8370058"/>
              <w:tag w:val="goog_rdk_2958"/>
            </w:sdtPr>
            <w:sdtContent>
              <w:ins w:author="Anonymous" w:id="66" w:date="2026-09-22T03:03:20Z"/>
              <w:sdt>
                <w:sdtPr>
                  <w:id w:val="267919776"/>
                  <w:tag w:val="goog_rdk_2959"/>
                </w:sdtPr>
                <w:sdtContent>
                  <w:ins w:author="Anonymous" w:id="66" w:date="2026-09-22T03:03:20Z">
                    <w:r w:rsidDel="00000000" w:rsidR="00000000" w:rsidRPr="00000000">
                      <w:rPr>
                        <w:rtl w:val="0"/>
                      </w:rPr>
                    </w:r>
                  </w:ins>
                </w:sdtContent>
              </w:sdt>
              <w:ins w:author="Anonymous" w:id="66" w:date="2026-09-22T03:03:20Z">
                <w:bookmarkStart w:colFirst="0" w:colLast="0" w:name="_heading=h.j4uvnztv56ic" w:id="664"/>
                <w:bookmarkEnd w:id="664"/>
              </w:ins>
            </w:sdtContent>
          </w:sdt>
        </w:p>
      </w:sdtContent>
    </w:sdt>
    <w:sdt>
      <w:sdtPr>
        <w:id w:val="-799154280"/>
        <w:tag w:val="goog_rdk_2963"/>
      </w:sdtPr>
      <w:sdtContent>
        <w:p w:rsidR="00000000" w:rsidDel="00000000" w:rsidP="00000000" w:rsidRDefault="00000000" w:rsidRPr="00000000" w14:paraId="000003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7968127"/>
              <w:tag w:val="goog_rdk_2961"/>
            </w:sdtPr>
            <w:sdtContent>
              <w:ins w:author="Anonymous" w:id="66" w:date="2026-09-22T03:03:20Z"/>
              <w:sdt>
                <w:sdtPr>
                  <w:id w:val="-308208502"/>
                  <w:tag w:val="goog_rdk_2962"/>
                </w:sdtPr>
                <w:sdtContent>
                  <w:ins w:author="Anonymous" w:id="66" w:date="2026-09-22T03:03:20Z">
                    <w:r w:rsidDel="00000000" w:rsidR="00000000" w:rsidRPr="00000000">
                      <w:rPr>
                        <w:rtl w:val="0"/>
                      </w:rPr>
                    </w:r>
                  </w:ins>
                </w:sdtContent>
              </w:sdt>
              <w:ins w:author="Anonymous" w:id="66" w:date="2026-09-22T03:03:20Z">
                <w:bookmarkStart w:colFirst="0" w:colLast="0" w:name="_heading=h.le1sx683go4" w:id="665"/>
                <w:bookmarkEnd w:id="665"/>
              </w:ins>
            </w:sdtContent>
          </w:sdt>
        </w:p>
      </w:sdtContent>
    </w:sdt>
    <w:sdt>
      <w:sdtPr>
        <w:id w:val="-1854944694"/>
        <w:tag w:val="goog_rdk_2966"/>
      </w:sdtPr>
      <w:sdtContent>
        <w:p w:rsidR="00000000" w:rsidDel="00000000" w:rsidP="00000000" w:rsidRDefault="00000000" w:rsidRPr="00000000" w14:paraId="000003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2996858"/>
              <w:tag w:val="goog_rdk_2964"/>
            </w:sdtPr>
            <w:sdtContent>
              <w:ins w:author="Anonymous" w:id="66" w:date="2026-09-22T03:03:20Z"/>
              <w:sdt>
                <w:sdtPr>
                  <w:id w:val="398165119"/>
                  <w:tag w:val="goog_rdk_2965"/>
                </w:sdtPr>
                <w:sdtContent>
                  <w:ins w:author="Anonymous" w:id="66" w:date="2026-09-22T03:03:20Z">
                    <w:r w:rsidDel="00000000" w:rsidR="00000000" w:rsidRPr="00000000">
                      <w:rPr>
                        <w:rtl w:val="0"/>
                      </w:rPr>
                    </w:r>
                  </w:ins>
                </w:sdtContent>
              </w:sdt>
              <w:ins w:author="Anonymous" w:id="66" w:date="2026-09-22T03:03:20Z">
                <w:bookmarkStart w:colFirst="0" w:colLast="0" w:name="_heading=h.h6qo90ngu4cq" w:id="666"/>
                <w:bookmarkEnd w:id="666"/>
              </w:ins>
            </w:sdtContent>
          </w:sdt>
        </w:p>
      </w:sdtContent>
    </w:sdt>
    <w:sdt>
      <w:sdtPr>
        <w:id w:val="-1377870489"/>
        <w:tag w:val="goog_rdk_2969"/>
      </w:sdtPr>
      <w:sdtContent>
        <w:p w:rsidR="00000000" w:rsidDel="00000000" w:rsidP="00000000" w:rsidRDefault="00000000" w:rsidRPr="00000000" w14:paraId="000003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4192476"/>
              <w:tag w:val="goog_rdk_2967"/>
            </w:sdtPr>
            <w:sdtContent>
              <w:ins w:author="Anonymous" w:id="66" w:date="2026-09-22T03:03:20Z"/>
              <w:sdt>
                <w:sdtPr>
                  <w:id w:val="413201342"/>
                  <w:tag w:val="goog_rdk_2968"/>
                </w:sdtPr>
                <w:sdtContent>
                  <w:ins w:author="Anonymous" w:id="66" w:date="2026-09-22T03:03:20Z">
                    <w:r w:rsidDel="00000000" w:rsidR="00000000" w:rsidRPr="00000000">
                      <w:rPr>
                        <w:rtl w:val="0"/>
                      </w:rPr>
                    </w:r>
                  </w:ins>
                </w:sdtContent>
              </w:sdt>
              <w:ins w:author="Anonymous" w:id="66" w:date="2026-09-22T03:03:20Z">
                <w:bookmarkStart w:colFirst="0" w:colLast="0" w:name="_heading=h.5z1c26hxqz40" w:id="667"/>
                <w:bookmarkEnd w:id="667"/>
              </w:ins>
            </w:sdtContent>
          </w:sdt>
        </w:p>
      </w:sdtContent>
    </w:sdt>
    <w:sdt>
      <w:sdtPr>
        <w:id w:val="-1970373294"/>
        <w:tag w:val="goog_rdk_2972"/>
      </w:sdtPr>
      <w:sdtContent>
        <w:p w:rsidR="00000000" w:rsidDel="00000000" w:rsidP="00000000" w:rsidRDefault="00000000" w:rsidRPr="00000000" w14:paraId="000003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9626540"/>
              <w:tag w:val="goog_rdk_2970"/>
            </w:sdtPr>
            <w:sdtContent>
              <w:ins w:author="Anonymous" w:id="66" w:date="2026-09-22T03:03:20Z"/>
              <w:sdt>
                <w:sdtPr>
                  <w:id w:val="1985357727"/>
                  <w:tag w:val="goog_rdk_2971"/>
                </w:sdtPr>
                <w:sdtContent>
                  <w:ins w:author="Anonymous" w:id="66" w:date="2026-09-22T03:03:20Z">
                    <w:r w:rsidDel="00000000" w:rsidR="00000000" w:rsidRPr="00000000">
                      <w:rPr>
                        <w:rtl w:val="0"/>
                      </w:rPr>
                    </w:r>
                  </w:ins>
                </w:sdtContent>
              </w:sdt>
              <w:ins w:author="Anonymous" w:id="66" w:date="2026-09-22T03:03:20Z">
                <w:bookmarkStart w:colFirst="0" w:colLast="0" w:name="_heading=h.45flf55lgbgq" w:id="668"/>
                <w:bookmarkEnd w:id="668"/>
              </w:ins>
            </w:sdtContent>
          </w:sdt>
        </w:p>
      </w:sdtContent>
    </w:sdt>
    <w:sdt>
      <w:sdtPr>
        <w:id w:val="1838460962"/>
        <w:tag w:val="goog_rdk_2975"/>
      </w:sdtPr>
      <w:sdtContent>
        <w:p w:rsidR="00000000" w:rsidDel="00000000" w:rsidP="00000000" w:rsidRDefault="00000000" w:rsidRPr="00000000" w14:paraId="000003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3361185"/>
              <w:tag w:val="goog_rdk_2973"/>
            </w:sdtPr>
            <w:sdtContent>
              <w:ins w:author="Anonymous" w:id="66" w:date="2026-09-22T03:03:20Z"/>
              <w:sdt>
                <w:sdtPr>
                  <w:id w:val="1858491368"/>
                  <w:tag w:val="goog_rdk_2974"/>
                </w:sdtPr>
                <w:sdtContent>
                  <w:ins w:author="Anonymous" w:id="66" w:date="2026-09-22T03:03:20Z">
                    <w:r w:rsidDel="00000000" w:rsidR="00000000" w:rsidRPr="00000000">
                      <w:rPr>
                        <w:rtl w:val="0"/>
                      </w:rPr>
                    </w:r>
                  </w:ins>
                </w:sdtContent>
              </w:sdt>
              <w:ins w:author="Anonymous" w:id="66" w:date="2026-09-22T03:03:20Z">
                <w:bookmarkStart w:colFirst="0" w:colLast="0" w:name="_heading=h.y0sao3nnyyki" w:id="669"/>
                <w:bookmarkEnd w:id="669"/>
              </w:ins>
            </w:sdtContent>
          </w:sdt>
        </w:p>
      </w:sdtContent>
    </w:sdt>
    <w:sdt>
      <w:sdtPr>
        <w:id w:val="-1478317387"/>
        <w:tag w:val="goog_rdk_2978"/>
      </w:sdtPr>
      <w:sdtContent>
        <w:p w:rsidR="00000000" w:rsidDel="00000000" w:rsidP="00000000" w:rsidRDefault="00000000" w:rsidRPr="00000000" w14:paraId="000003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6690940"/>
              <w:tag w:val="goog_rdk_2976"/>
            </w:sdtPr>
            <w:sdtContent>
              <w:ins w:author="Anonymous" w:id="66" w:date="2026-09-22T03:03:20Z"/>
              <w:sdt>
                <w:sdtPr>
                  <w:id w:val="379767726"/>
                  <w:tag w:val="goog_rdk_2977"/>
                </w:sdtPr>
                <w:sdtContent>
                  <w:ins w:author="Anonymous" w:id="66" w:date="2026-09-22T03:03:20Z">
                    <w:r w:rsidDel="00000000" w:rsidR="00000000" w:rsidRPr="00000000">
                      <w:rPr>
                        <w:rtl w:val="0"/>
                      </w:rPr>
                    </w:r>
                  </w:ins>
                </w:sdtContent>
              </w:sdt>
              <w:ins w:author="Anonymous" w:id="66" w:date="2026-09-22T03:03:20Z">
                <w:bookmarkStart w:colFirst="0" w:colLast="0" w:name="_heading=h.jhg8oi4zaa2x" w:id="670"/>
                <w:bookmarkEnd w:id="670"/>
              </w:ins>
            </w:sdtContent>
          </w:sdt>
        </w:p>
      </w:sdtContent>
    </w:sdt>
    <w:sdt>
      <w:sdtPr>
        <w:id w:val="-1587990385"/>
        <w:tag w:val="goog_rdk_2981"/>
      </w:sdtPr>
      <w:sdtContent>
        <w:p w:rsidR="00000000" w:rsidDel="00000000" w:rsidP="00000000" w:rsidRDefault="00000000" w:rsidRPr="00000000" w14:paraId="000003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3626435"/>
              <w:tag w:val="goog_rdk_2979"/>
            </w:sdtPr>
            <w:sdtContent>
              <w:ins w:author="Anonymous" w:id="66" w:date="2026-09-22T03:03:20Z"/>
              <w:sdt>
                <w:sdtPr>
                  <w:id w:val="-853477853"/>
                  <w:tag w:val="goog_rdk_2980"/>
                </w:sdtPr>
                <w:sdtContent>
                  <w:ins w:author="Anonymous" w:id="66" w:date="2026-09-22T03:03:20Z">
                    <w:r w:rsidDel="00000000" w:rsidR="00000000" w:rsidRPr="00000000">
                      <w:rPr>
                        <w:rtl w:val="0"/>
                      </w:rPr>
                    </w:r>
                  </w:ins>
                </w:sdtContent>
              </w:sdt>
              <w:ins w:author="Anonymous" w:id="66" w:date="2026-09-22T03:03:20Z">
                <w:bookmarkStart w:colFirst="0" w:colLast="0" w:name="_heading=h.p9i138e35asv" w:id="671"/>
                <w:bookmarkEnd w:id="671"/>
              </w:ins>
            </w:sdtContent>
          </w:sdt>
        </w:p>
      </w:sdtContent>
    </w:sdt>
    <w:sdt>
      <w:sdtPr>
        <w:id w:val="1148010869"/>
        <w:tag w:val="goog_rdk_2984"/>
      </w:sdtPr>
      <w:sdtContent>
        <w:p w:rsidR="00000000" w:rsidDel="00000000" w:rsidP="00000000" w:rsidRDefault="00000000" w:rsidRPr="00000000" w14:paraId="000003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3605585"/>
              <w:tag w:val="goog_rdk_2982"/>
            </w:sdtPr>
            <w:sdtContent>
              <w:ins w:author="Anonymous" w:id="66" w:date="2026-09-22T03:03:20Z"/>
              <w:sdt>
                <w:sdtPr>
                  <w:id w:val="1141937772"/>
                  <w:tag w:val="goog_rdk_2983"/>
                </w:sdtPr>
                <w:sdtContent>
                  <w:ins w:author="Anonymous" w:id="66" w:date="2026-09-22T03:03:20Z">
                    <w:r w:rsidDel="00000000" w:rsidR="00000000" w:rsidRPr="00000000">
                      <w:rPr>
                        <w:rtl w:val="0"/>
                      </w:rPr>
                    </w:r>
                  </w:ins>
                </w:sdtContent>
              </w:sdt>
              <w:ins w:author="Anonymous" w:id="66" w:date="2026-09-22T03:03:20Z">
                <w:bookmarkStart w:colFirst="0" w:colLast="0" w:name="_heading=h.jk45ojudu6c" w:id="672"/>
                <w:bookmarkEnd w:id="672"/>
              </w:ins>
            </w:sdtContent>
          </w:sdt>
        </w:p>
      </w:sdtContent>
    </w:sdt>
    <w:sdt>
      <w:sdtPr>
        <w:id w:val="263428171"/>
        <w:tag w:val="goog_rdk_2987"/>
      </w:sdtPr>
      <w:sdtContent>
        <w:p w:rsidR="00000000" w:rsidDel="00000000" w:rsidP="00000000" w:rsidRDefault="00000000" w:rsidRPr="00000000" w14:paraId="000003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4119262"/>
              <w:tag w:val="goog_rdk_2985"/>
            </w:sdtPr>
            <w:sdtContent>
              <w:ins w:author="Anonymous" w:id="66" w:date="2026-09-22T03:03:20Z"/>
              <w:sdt>
                <w:sdtPr>
                  <w:id w:val="285499569"/>
                  <w:tag w:val="goog_rdk_2986"/>
                </w:sdtPr>
                <w:sdtContent>
                  <w:ins w:author="Anonymous" w:id="66" w:date="2026-09-22T03:03:20Z">
                    <w:r w:rsidDel="00000000" w:rsidR="00000000" w:rsidRPr="00000000">
                      <w:rPr>
                        <w:rtl w:val="0"/>
                      </w:rPr>
                    </w:r>
                  </w:ins>
                </w:sdtContent>
              </w:sdt>
              <w:ins w:author="Anonymous" w:id="66" w:date="2026-09-22T03:03:20Z">
                <w:bookmarkStart w:colFirst="0" w:colLast="0" w:name="_heading=h.2yfv6aoyd680" w:id="673"/>
                <w:bookmarkEnd w:id="673"/>
              </w:ins>
            </w:sdtContent>
          </w:sdt>
        </w:p>
      </w:sdtContent>
    </w:sdt>
    <w:sdt>
      <w:sdtPr>
        <w:id w:val="-991069727"/>
        <w:tag w:val="goog_rdk_2990"/>
      </w:sdtPr>
      <w:sdtContent>
        <w:p w:rsidR="00000000" w:rsidDel="00000000" w:rsidP="00000000" w:rsidRDefault="00000000" w:rsidRPr="00000000" w14:paraId="000003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9320344"/>
              <w:tag w:val="goog_rdk_2988"/>
            </w:sdtPr>
            <w:sdtContent>
              <w:ins w:author="Anonymous" w:id="66" w:date="2026-09-22T03:03:20Z"/>
              <w:sdt>
                <w:sdtPr>
                  <w:id w:val="-645471802"/>
                  <w:tag w:val="goog_rdk_2989"/>
                </w:sdtPr>
                <w:sdtContent>
                  <w:ins w:author="Anonymous" w:id="66" w:date="2026-09-22T03:03:20Z">
                    <w:r w:rsidDel="00000000" w:rsidR="00000000" w:rsidRPr="00000000">
                      <w:rPr>
                        <w:rtl w:val="0"/>
                      </w:rPr>
                    </w:r>
                  </w:ins>
                </w:sdtContent>
              </w:sdt>
              <w:ins w:author="Anonymous" w:id="66" w:date="2026-09-22T03:03:20Z">
                <w:bookmarkStart w:colFirst="0" w:colLast="0" w:name="_heading=h.switlnvrmawl" w:id="674"/>
                <w:bookmarkEnd w:id="674"/>
              </w:ins>
            </w:sdtContent>
          </w:sdt>
        </w:p>
      </w:sdtContent>
    </w:sdt>
    <w:sdt>
      <w:sdtPr>
        <w:id w:val="1181799155"/>
        <w:tag w:val="goog_rdk_2993"/>
      </w:sdtPr>
      <w:sdtContent>
        <w:p w:rsidR="00000000" w:rsidDel="00000000" w:rsidP="00000000" w:rsidRDefault="00000000" w:rsidRPr="00000000" w14:paraId="000003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6225656"/>
              <w:tag w:val="goog_rdk_2991"/>
            </w:sdtPr>
            <w:sdtContent>
              <w:ins w:author="Anonymous" w:id="66" w:date="2026-09-22T03:03:20Z"/>
              <w:sdt>
                <w:sdtPr>
                  <w:id w:val="-1315588556"/>
                  <w:tag w:val="goog_rdk_2992"/>
                </w:sdtPr>
                <w:sdtContent>
                  <w:ins w:author="Anonymous" w:id="66" w:date="2026-09-22T03:03:20Z">
                    <w:r w:rsidDel="00000000" w:rsidR="00000000" w:rsidRPr="00000000">
                      <w:rPr>
                        <w:rtl w:val="0"/>
                      </w:rPr>
                    </w:r>
                  </w:ins>
                </w:sdtContent>
              </w:sdt>
              <w:ins w:author="Anonymous" w:id="66" w:date="2026-09-22T03:03:20Z">
                <w:bookmarkStart w:colFirst="0" w:colLast="0" w:name="_heading=h.19fy4mtowtec" w:id="675"/>
                <w:bookmarkEnd w:id="675"/>
              </w:ins>
            </w:sdtContent>
          </w:sdt>
        </w:p>
      </w:sdtContent>
    </w:sdt>
    <w:sdt>
      <w:sdtPr>
        <w:id w:val="-1257921002"/>
        <w:tag w:val="goog_rdk_2996"/>
      </w:sdtPr>
      <w:sdtContent>
        <w:p w:rsidR="00000000" w:rsidDel="00000000" w:rsidP="00000000" w:rsidRDefault="00000000" w:rsidRPr="00000000" w14:paraId="000003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6495443"/>
              <w:tag w:val="goog_rdk_2994"/>
            </w:sdtPr>
            <w:sdtContent>
              <w:ins w:author="Anonymous" w:id="66" w:date="2026-09-22T03:03:20Z"/>
              <w:sdt>
                <w:sdtPr>
                  <w:id w:val="819793508"/>
                  <w:tag w:val="goog_rdk_2995"/>
                </w:sdtPr>
                <w:sdtContent>
                  <w:ins w:author="Anonymous" w:id="66" w:date="2026-09-22T03:03:20Z">
                    <w:r w:rsidDel="00000000" w:rsidR="00000000" w:rsidRPr="00000000">
                      <w:rPr>
                        <w:rtl w:val="0"/>
                      </w:rPr>
                    </w:r>
                  </w:ins>
                </w:sdtContent>
              </w:sdt>
              <w:ins w:author="Anonymous" w:id="66" w:date="2026-09-22T03:03:20Z">
                <w:bookmarkStart w:colFirst="0" w:colLast="0" w:name="_heading=h.rv1wo1lv3mss" w:id="676"/>
                <w:bookmarkEnd w:id="676"/>
              </w:ins>
            </w:sdtContent>
          </w:sdt>
        </w:p>
      </w:sdtContent>
    </w:sdt>
    <w:sdt>
      <w:sdtPr>
        <w:id w:val="1234357252"/>
        <w:tag w:val="goog_rdk_2999"/>
      </w:sdtPr>
      <w:sdtContent>
        <w:p w:rsidR="00000000" w:rsidDel="00000000" w:rsidP="00000000" w:rsidRDefault="00000000" w:rsidRPr="00000000" w14:paraId="000003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064386"/>
              <w:tag w:val="goog_rdk_2997"/>
            </w:sdtPr>
            <w:sdtContent>
              <w:ins w:author="Anonymous" w:id="66" w:date="2026-09-22T03:03:20Z"/>
              <w:sdt>
                <w:sdtPr>
                  <w:id w:val="409831305"/>
                  <w:tag w:val="goog_rdk_2998"/>
                </w:sdtPr>
                <w:sdtContent>
                  <w:ins w:author="Anonymous" w:id="66" w:date="2026-09-22T03:03:20Z">
                    <w:r w:rsidDel="00000000" w:rsidR="00000000" w:rsidRPr="00000000">
                      <w:rPr>
                        <w:rtl w:val="0"/>
                      </w:rPr>
                    </w:r>
                  </w:ins>
                </w:sdtContent>
              </w:sdt>
              <w:ins w:author="Anonymous" w:id="66" w:date="2026-09-22T03:03:20Z">
                <w:bookmarkStart w:colFirst="0" w:colLast="0" w:name="_heading=h.3avqll5zwtfl" w:id="677"/>
                <w:bookmarkEnd w:id="677"/>
              </w:ins>
            </w:sdtContent>
          </w:sdt>
        </w:p>
      </w:sdtContent>
    </w:sdt>
    <w:sdt>
      <w:sdtPr>
        <w:id w:val="-1221328658"/>
        <w:tag w:val="goog_rdk_3002"/>
      </w:sdtPr>
      <w:sdtContent>
        <w:p w:rsidR="00000000" w:rsidDel="00000000" w:rsidP="00000000" w:rsidRDefault="00000000" w:rsidRPr="00000000" w14:paraId="000003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170257"/>
              <w:tag w:val="goog_rdk_3000"/>
            </w:sdtPr>
            <w:sdtContent>
              <w:ins w:author="Anonymous" w:id="66" w:date="2026-09-22T03:03:20Z"/>
              <w:sdt>
                <w:sdtPr>
                  <w:id w:val="535187714"/>
                  <w:tag w:val="goog_rdk_3001"/>
                </w:sdtPr>
                <w:sdtContent>
                  <w:ins w:author="Anonymous" w:id="66" w:date="2026-09-22T03:03:20Z">
                    <w:r w:rsidDel="00000000" w:rsidR="00000000" w:rsidRPr="00000000">
                      <w:rPr>
                        <w:rtl w:val="0"/>
                      </w:rPr>
                    </w:r>
                  </w:ins>
                </w:sdtContent>
              </w:sdt>
              <w:ins w:author="Anonymous" w:id="66" w:date="2026-09-22T03:03:20Z">
                <w:bookmarkStart w:colFirst="0" w:colLast="0" w:name="_heading=h.jc8wglw16jmc" w:id="678"/>
                <w:bookmarkEnd w:id="678"/>
              </w:ins>
            </w:sdtContent>
          </w:sdt>
        </w:p>
      </w:sdtContent>
    </w:sdt>
    <w:sdt>
      <w:sdtPr>
        <w:id w:val="462635543"/>
        <w:tag w:val="goog_rdk_3005"/>
      </w:sdtPr>
      <w:sdtContent>
        <w:p w:rsidR="00000000" w:rsidDel="00000000" w:rsidP="00000000" w:rsidRDefault="00000000" w:rsidRPr="00000000" w14:paraId="000003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1753500"/>
              <w:tag w:val="goog_rdk_3003"/>
            </w:sdtPr>
            <w:sdtContent>
              <w:ins w:author="Anonymous" w:id="66" w:date="2026-09-22T03:03:20Z"/>
              <w:sdt>
                <w:sdtPr>
                  <w:id w:val="-1504861462"/>
                  <w:tag w:val="goog_rdk_3004"/>
                </w:sdtPr>
                <w:sdtContent>
                  <w:ins w:author="Anonymous" w:id="66" w:date="2026-09-22T03:03:20Z">
                    <w:r w:rsidDel="00000000" w:rsidR="00000000" w:rsidRPr="00000000">
                      <w:rPr>
                        <w:rtl w:val="0"/>
                      </w:rPr>
                    </w:r>
                  </w:ins>
                </w:sdtContent>
              </w:sdt>
              <w:ins w:author="Anonymous" w:id="66" w:date="2026-09-22T03:03:20Z">
                <w:bookmarkStart w:colFirst="0" w:colLast="0" w:name="_heading=h.fhgx5ai3ftlw" w:id="679"/>
                <w:bookmarkEnd w:id="679"/>
              </w:ins>
            </w:sdtContent>
          </w:sdt>
        </w:p>
      </w:sdtContent>
    </w:sdt>
    <w:sdt>
      <w:sdtPr>
        <w:id w:val="-1533051254"/>
        <w:tag w:val="goog_rdk_3008"/>
      </w:sdtPr>
      <w:sdtContent>
        <w:p w:rsidR="00000000" w:rsidDel="00000000" w:rsidP="00000000" w:rsidRDefault="00000000" w:rsidRPr="00000000" w14:paraId="000003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0863233"/>
              <w:tag w:val="goog_rdk_3006"/>
            </w:sdtPr>
            <w:sdtContent>
              <w:ins w:author="Anonymous" w:id="66" w:date="2026-09-22T03:03:20Z"/>
              <w:sdt>
                <w:sdtPr>
                  <w:id w:val="-1877900201"/>
                  <w:tag w:val="goog_rdk_3007"/>
                </w:sdtPr>
                <w:sdtContent>
                  <w:ins w:author="Anonymous" w:id="66" w:date="2026-09-22T03:03:20Z">
                    <w:r w:rsidDel="00000000" w:rsidR="00000000" w:rsidRPr="00000000">
                      <w:rPr>
                        <w:rtl w:val="0"/>
                      </w:rPr>
                    </w:r>
                  </w:ins>
                </w:sdtContent>
              </w:sdt>
              <w:ins w:author="Anonymous" w:id="66" w:date="2026-09-22T03:03:20Z">
                <w:bookmarkStart w:colFirst="0" w:colLast="0" w:name="_heading=h.c57by7xlev18" w:id="680"/>
                <w:bookmarkEnd w:id="680"/>
              </w:ins>
            </w:sdtContent>
          </w:sdt>
        </w:p>
      </w:sdtContent>
    </w:sdt>
    <w:sdt>
      <w:sdtPr>
        <w:id w:val="469406654"/>
        <w:tag w:val="goog_rdk_3011"/>
      </w:sdtPr>
      <w:sdtContent>
        <w:p w:rsidR="00000000" w:rsidDel="00000000" w:rsidP="00000000" w:rsidRDefault="00000000" w:rsidRPr="00000000" w14:paraId="000003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7457896"/>
              <w:tag w:val="goog_rdk_3009"/>
            </w:sdtPr>
            <w:sdtContent>
              <w:ins w:author="Anonymous" w:id="66" w:date="2026-09-22T03:03:20Z"/>
              <w:sdt>
                <w:sdtPr>
                  <w:id w:val="-1863654729"/>
                  <w:tag w:val="goog_rdk_3010"/>
                </w:sdtPr>
                <w:sdtContent>
                  <w:ins w:author="Anonymous" w:id="66" w:date="2026-09-22T03:03:20Z">
                    <w:r w:rsidDel="00000000" w:rsidR="00000000" w:rsidRPr="00000000">
                      <w:rPr>
                        <w:rtl w:val="0"/>
                      </w:rPr>
                    </w:r>
                  </w:ins>
                </w:sdtContent>
              </w:sdt>
              <w:ins w:author="Anonymous" w:id="66" w:date="2026-09-22T03:03:20Z">
                <w:bookmarkStart w:colFirst="0" w:colLast="0" w:name="_heading=h.2uo6lodwfkw" w:id="681"/>
                <w:bookmarkEnd w:id="681"/>
              </w:ins>
            </w:sdtContent>
          </w:sdt>
        </w:p>
      </w:sdtContent>
    </w:sdt>
    <w:sdt>
      <w:sdtPr>
        <w:id w:val="2042141841"/>
        <w:tag w:val="goog_rdk_3014"/>
      </w:sdtPr>
      <w:sdtContent>
        <w:p w:rsidR="00000000" w:rsidDel="00000000" w:rsidP="00000000" w:rsidRDefault="00000000" w:rsidRPr="00000000" w14:paraId="000003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943278"/>
              <w:tag w:val="goog_rdk_3012"/>
            </w:sdtPr>
            <w:sdtContent>
              <w:ins w:author="Anonymous" w:id="66" w:date="2026-09-22T03:03:20Z"/>
              <w:sdt>
                <w:sdtPr>
                  <w:id w:val="2107438997"/>
                  <w:tag w:val="goog_rdk_3013"/>
                </w:sdtPr>
                <w:sdtContent>
                  <w:ins w:author="Anonymous" w:id="66" w:date="2026-09-22T03:03:20Z">
                    <w:r w:rsidDel="00000000" w:rsidR="00000000" w:rsidRPr="00000000">
                      <w:rPr>
                        <w:rtl w:val="0"/>
                      </w:rPr>
                    </w:r>
                  </w:ins>
                </w:sdtContent>
              </w:sdt>
              <w:ins w:author="Anonymous" w:id="66" w:date="2026-09-22T03:03:20Z">
                <w:bookmarkStart w:colFirst="0" w:colLast="0" w:name="_heading=h.2o9u659fjibo" w:id="682"/>
                <w:bookmarkEnd w:id="682"/>
              </w:ins>
            </w:sdtContent>
          </w:sdt>
        </w:p>
      </w:sdtContent>
    </w:sdt>
    <w:sdt>
      <w:sdtPr>
        <w:id w:val="2034929812"/>
        <w:tag w:val="goog_rdk_3017"/>
      </w:sdtPr>
      <w:sdtContent>
        <w:p w:rsidR="00000000" w:rsidDel="00000000" w:rsidP="00000000" w:rsidRDefault="00000000" w:rsidRPr="00000000" w14:paraId="000003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3216143"/>
              <w:tag w:val="goog_rdk_3015"/>
            </w:sdtPr>
            <w:sdtContent>
              <w:ins w:author="Anonymous" w:id="66" w:date="2026-09-22T03:03:20Z"/>
              <w:sdt>
                <w:sdtPr>
                  <w:id w:val="113967000"/>
                  <w:tag w:val="goog_rdk_3016"/>
                </w:sdtPr>
                <w:sdtContent>
                  <w:ins w:author="Anonymous" w:id="66" w:date="2026-09-22T03:03:20Z">
                    <w:r w:rsidDel="00000000" w:rsidR="00000000" w:rsidRPr="00000000">
                      <w:rPr>
                        <w:rtl w:val="0"/>
                      </w:rPr>
                    </w:r>
                  </w:ins>
                </w:sdtContent>
              </w:sdt>
              <w:ins w:author="Anonymous" w:id="66" w:date="2026-09-22T03:03:20Z">
                <w:bookmarkStart w:colFirst="0" w:colLast="0" w:name="_heading=h.lp5zb4rbrq2" w:id="683"/>
                <w:bookmarkEnd w:id="683"/>
              </w:ins>
            </w:sdtContent>
          </w:sdt>
        </w:p>
      </w:sdtContent>
    </w:sdt>
    <w:sdt>
      <w:sdtPr>
        <w:id w:val="-324128344"/>
        <w:tag w:val="goog_rdk_3020"/>
      </w:sdtPr>
      <w:sdtContent>
        <w:p w:rsidR="00000000" w:rsidDel="00000000" w:rsidP="00000000" w:rsidRDefault="00000000" w:rsidRPr="00000000" w14:paraId="000003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5155877"/>
              <w:tag w:val="goog_rdk_3018"/>
            </w:sdtPr>
            <w:sdtContent>
              <w:ins w:author="Anonymous" w:id="66" w:date="2026-09-22T03:03:20Z"/>
              <w:sdt>
                <w:sdtPr>
                  <w:id w:val="1801338971"/>
                  <w:tag w:val="goog_rdk_3019"/>
                </w:sdtPr>
                <w:sdtContent>
                  <w:ins w:author="Anonymous" w:id="66" w:date="2026-09-22T03:03:20Z">
                    <w:r w:rsidDel="00000000" w:rsidR="00000000" w:rsidRPr="00000000">
                      <w:rPr>
                        <w:rtl w:val="0"/>
                      </w:rPr>
                    </w:r>
                  </w:ins>
                </w:sdtContent>
              </w:sdt>
              <w:ins w:author="Anonymous" w:id="66" w:date="2026-09-22T03:03:20Z">
                <w:bookmarkStart w:colFirst="0" w:colLast="0" w:name="_heading=h.w789gbvgue66" w:id="684"/>
                <w:bookmarkEnd w:id="684"/>
              </w:ins>
            </w:sdtContent>
          </w:sdt>
        </w:p>
      </w:sdtContent>
    </w:sdt>
    <w:sdt>
      <w:sdtPr>
        <w:id w:val="859654794"/>
        <w:tag w:val="goog_rdk_3023"/>
      </w:sdtPr>
      <w:sdtContent>
        <w:p w:rsidR="00000000" w:rsidDel="00000000" w:rsidP="00000000" w:rsidRDefault="00000000" w:rsidRPr="00000000" w14:paraId="000003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5923851"/>
              <w:tag w:val="goog_rdk_3021"/>
            </w:sdtPr>
            <w:sdtContent>
              <w:ins w:author="Anonymous" w:id="66" w:date="2026-09-22T03:03:20Z"/>
              <w:sdt>
                <w:sdtPr>
                  <w:id w:val="1177968428"/>
                  <w:tag w:val="goog_rdk_3022"/>
                </w:sdtPr>
                <w:sdtContent>
                  <w:ins w:author="Anonymous" w:id="66" w:date="2026-09-22T03:03:20Z">
                    <w:r w:rsidDel="00000000" w:rsidR="00000000" w:rsidRPr="00000000">
                      <w:rPr>
                        <w:rtl w:val="0"/>
                      </w:rPr>
                    </w:r>
                  </w:ins>
                </w:sdtContent>
              </w:sdt>
              <w:ins w:author="Anonymous" w:id="66" w:date="2026-09-22T03:03:20Z">
                <w:bookmarkStart w:colFirst="0" w:colLast="0" w:name="_heading=h.9k4hpovqmo3e" w:id="685"/>
                <w:bookmarkEnd w:id="685"/>
              </w:ins>
            </w:sdtContent>
          </w:sdt>
        </w:p>
      </w:sdtContent>
    </w:sdt>
    <w:sdt>
      <w:sdtPr>
        <w:id w:val="-894026276"/>
        <w:tag w:val="goog_rdk_3026"/>
      </w:sdtPr>
      <w:sdtContent>
        <w:p w:rsidR="00000000" w:rsidDel="00000000" w:rsidP="00000000" w:rsidRDefault="00000000" w:rsidRPr="00000000" w14:paraId="000003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2945536"/>
              <w:tag w:val="goog_rdk_3024"/>
            </w:sdtPr>
            <w:sdtContent>
              <w:ins w:author="Anonymous" w:id="66" w:date="2026-09-22T03:03:20Z"/>
              <w:sdt>
                <w:sdtPr>
                  <w:id w:val="-1742862235"/>
                  <w:tag w:val="goog_rdk_3025"/>
                </w:sdtPr>
                <w:sdtContent>
                  <w:ins w:author="Anonymous" w:id="66" w:date="2026-09-22T03:03:20Z">
                    <w:r w:rsidDel="00000000" w:rsidR="00000000" w:rsidRPr="00000000">
                      <w:rPr>
                        <w:rtl w:val="0"/>
                      </w:rPr>
                    </w:r>
                  </w:ins>
                </w:sdtContent>
              </w:sdt>
              <w:ins w:author="Anonymous" w:id="66" w:date="2026-09-22T03:03:20Z">
                <w:bookmarkStart w:colFirst="0" w:colLast="0" w:name="_heading=h.es3l9gcx8ljz" w:id="686"/>
                <w:bookmarkEnd w:id="686"/>
              </w:ins>
            </w:sdtContent>
          </w:sdt>
        </w:p>
      </w:sdtContent>
    </w:sdt>
    <w:sdt>
      <w:sdtPr>
        <w:id w:val="1784144957"/>
        <w:tag w:val="goog_rdk_3029"/>
      </w:sdtPr>
      <w:sdtContent>
        <w:p w:rsidR="00000000" w:rsidDel="00000000" w:rsidP="00000000" w:rsidRDefault="00000000" w:rsidRPr="00000000" w14:paraId="000003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5052305"/>
              <w:tag w:val="goog_rdk_3027"/>
            </w:sdtPr>
            <w:sdtContent>
              <w:ins w:author="Anonymous" w:id="66" w:date="2026-09-22T03:03:20Z"/>
              <w:sdt>
                <w:sdtPr>
                  <w:id w:val="-1807883247"/>
                  <w:tag w:val="goog_rdk_3028"/>
                </w:sdtPr>
                <w:sdtContent>
                  <w:ins w:author="Anonymous" w:id="66" w:date="2026-09-22T03:03:20Z">
                    <w:r w:rsidDel="00000000" w:rsidR="00000000" w:rsidRPr="00000000">
                      <w:rPr>
                        <w:rtl w:val="0"/>
                      </w:rPr>
                    </w:r>
                  </w:ins>
                </w:sdtContent>
              </w:sdt>
              <w:ins w:author="Anonymous" w:id="66" w:date="2026-09-22T03:03:20Z">
                <w:bookmarkStart w:colFirst="0" w:colLast="0" w:name="_heading=h.cax5t5301jz4" w:id="687"/>
                <w:bookmarkEnd w:id="687"/>
              </w:ins>
            </w:sdtContent>
          </w:sdt>
        </w:p>
      </w:sdtContent>
    </w:sdt>
    <w:sdt>
      <w:sdtPr>
        <w:id w:val="2032843352"/>
        <w:tag w:val="goog_rdk_3032"/>
      </w:sdtPr>
      <w:sdtContent>
        <w:p w:rsidR="00000000" w:rsidDel="00000000" w:rsidP="00000000" w:rsidRDefault="00000000" w:rsidRPr="00000000" w14:paraId="000003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5721424"/>
              <w:tag w:val="goog_rdk_3030"/>
            </w:sdtPr>
            <w:sdtContent>
              <w:ins w:author="Anonymous" w:id="66" w:date="2026-09-22T03:03:20Z"/>
              <w:sdt>
                <w:sdtPr>
                  <w:id w:val="-2105024797"/>
                  <w:tag w:val="goog_rdk_3031"/>
                </w:sdtPr>
                <w:sdtContent>
                  <w:ins w:author="Anonymous" w:id="66" w:date="2026-09-22T03:03:20Z">
                    <w:r w:rsidDel="00000000" w:rsidR="00000000" w:rsidRPr="00000000">
                      <w:rPr>
                        <w:rtl w:val="0"/>
                      </w:rPr>
                    </w:r>
                  </w:ins>
                </w:sdtContent>
              </w:sdt>
              <w:ins w:author="Anonymous" w:id="66" w:date="2026-09-22T03:03:20Z">
                <w:bookmarkStart w:colFirst="0" w:colLast="0" w:name="_heading=h.drq0tzpqp8tq" w:id="688"/>
                <w:bookmarkEnd w:id="688"/>
              </w:ins>
            </w:sdtContent>
          </w:sdt>
        </w:p>
      </w:sdtContent>
    </w:sdt>
    <w:sdt>
      <w:sdtPr>
        <w:id w:val="-103718673"/>
        <w:tag w:val="goog_rdk_3035"/>
      </w:sdtPr>
      <w:sdtContent>
        <w:p w:rsidR="00000000" w:rsidDel="00000000" w:rsidP="00000000" w:rsidRDefault="00000000" w:rsidRPr="00000000" w14:paraId="000003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8916156"/>
              <w:tag w:val="goog_rdk_3033"/>
            </w:sdtPr>
            <w:sdtContent>
              <w:ins w:author="Anonymous" w:id="66" w:date="2026-09-22T03:03:20Z"/>
              <w:sdt>
                <w:sdtPr>
                  <w:id w:val="1087684230"/>
                  <w:tag w:val="goog_rdk_3034"/>
                </w:sdtPr>
                <w:sdtContent>
                  <w:ins w:author="Anonymous" w:id="66" w:date="2026-09-22T03:03:20Z">
                    <w:r w:rsidDel="00000000" w:rsidR="00000000" w:rsidRPr="00000000">
                      <w:rPr>
                        <w:rtl w:val="0"/>
                      </w:rPr>
                    </w:r>
                  </w:ins>
                </w:sdtContent>
              </w:sdt>
              <w:ins w:author="Anonymous" w:id="66" w:date="2026-09-22T03:03:20Z">
                <w:bookmarkStart w:colFirst="0" w:colLast="0" w:name="_heading=h.iv53nu63f7r2" w:id="689"/>
                <w:bookmarkEnd w:id="689"/>
              </w:ins>
            </w:sdtContent>
          </w:sdt>
        </w:p>
      </w:sdtContent>
    </w:sdt>
    <w:sdt>
      <w:sdtPr>
        <w:id w:val="930769323"/>
        <w:tag w:val="goog_rdk_3038"/>
      </w:sdtPr>
      <w:sdtContent>
        <w:p w:rsidR="00000000" w:rsidDel="00000000" w:rsidP="00000000" w:rsidRDefault="00000000" w:rsidRPr="00000000" w14:paraId="000003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1841571"/>
              <w:tag w:val="goog_rdk_3036"/>
            </w:sdtPr>
            <w:sdtContent>
              <w:ins w:author="Anonymous" w:id="66" w:date="2026-09-22T03:03:20Z"/>
              <w:sdt>
                <w:sdtPr>
                  <w:id w:val="-2001860342"/>
                  <w:tag w:val="goog_rdk_3037"/>
                </w:sdtPr>
                <w:sdtContent>
                  <w:ins w:author="Anonymous" w:id="66" w:date="2026-09-22T03:03:20Z">
                    <w:r w:rsidDel="00000000" w:rsidR="00000000" w:rsidRPr="00000000">
                      <w:rPr>
                        <w:rtl w:val="0"/>
                      </w:rPr>
                    </w:r>
                  </w:ins>
                </w:sdtContent>
              </w:sdt>
              <w:ins w:author="Anonymous" w:id="66" w:date="2026-09-22T03:03:20Z">
                <w:bookmarkStart w:colFirst="0" w:colLast="0" w:name="_heading=h.vd3xf319opkw" w:id="690"/>
                <w:bookmarkEnd w:id="690"/>
              </w:ins>
            </w:sdtContent>
          </w:sdt>
        </w:p>
      </w:sdtContent>
    </w:sdt>
    <w:sdt>
      <w:sdtPr>
        <w:id w:val="-1731365336"/>
        <w:tag w:val="goog_rdk_3041"/>
      </w:sdtPr>
      <w:sdtContent>
        <w:p w:rsidR="00000000" w:rsidDel="00000000" w:rsidP="00000000" w:rsidRDefault="00000000" w:rsidRPr="00000000" w14:paraId="000003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4573287"/>
              <w:tag w:val="goog_rdk_3039"/>
            </w:sdtPr>
            <w:sdtContent>
              <w:ins w:author="Anonymous" w:id="66" w:date="2026-09-22T03:03:20Z"/>
              <w:sdt>
                <w:sdtPr>
                  <w:id w:val="620641196"/>
                  <w:tag w:val="goog_rdk_3040"/>
                </w:sdtPr>
                <w:sdtContent>
                  <w:ins w:author="Anonymous" w:id="66" w:date="2026-09-22T03:03:20Z">
                    <w:r w:rsidDel="00000000" w:rsidR="00000000" w:rsidRPr="00000000">
                      <w:rPr>
                        <w:rtl w:val="0"/>
                      </w:rPr>
                    </w:r>
                  </w:ins>
                </w:sdtContent>
              </w:sdt>
              <w:ins w:author="Anonymous" w:id="66" w:date="2026-09-22T03:03:20Z">
                <w:bookmarkStart w:colFirst="0" w:colLast="0" w:name="_heading=h.4w4pmebr0xif" w:id="691"/>
                <w:bookmarkEnd w:id="691"/>
              </w:ins>
            </w:sdtContent>
          </w:sdt>
        </w:p>
      </w:sdtContent>
    </w:sdt>
    <w:sdt>
      <w:sdtPr>
        <w:id w:val="-17979522"/>
        <w:tag w:val="goog_rdk_3044"/>
      </w:sdtPr>
      <w:sdtContent>
        <w:p w:rsidR="00000000" w:rsidDel="00000000" w:rsidP="00000000" w:rsidRDefault="00000000" w:rsidRPr="00000000" w14:paraId="000003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2201648"/>
              <w:tag w:val="goog_rdk_3042"/>
            </w:sdtPr>
            <w:sdtContent>
              <w:ins w:author="Anonymous" w:id="66" w:date="2026-09-22T03:03:20Z"/>
              <w:sdt>
                <w:sdtPr>
                  <w:id w:val="-1339993951"/>
                  <w:tag w:val="goog_rdk_3043"/>
                </w:sdtPr>
                <w:sdtContent>
                  <w:ins w:author="Anonymous" w:id="66" w:date="2026-09-22T03:03:20Z">
                    <w:r w:rsidDel="00000000" w:rsidR="00000000" w:rsidRPr="00000000">
                      <w:rPr>
                        <w:rtl w:val="0"/>
                      </w:rPr>
                    </w:r>
                  </w:ins>
                </w:sdtContent>
              </w:sdt>
              <w:ins w:author="Anonymous" w:id="66" w:date="2026-09-22T03:03:20Z">
                <w:bookmarkStart w:colFirst="0" w:colLast="0" w:name="_heading=h.miib2xn1fvrw" w:id="692"/>
                <w:bookmarkEnd w:id="692"/>
              </w:ins>
            </w:sdtContent>
          </w:sdt>
        </w:p>
      </w:sdtContent>
    </w:sdt>
    <w:sdt>
      <w:sdtPr>
        <w:id w:val="-1353149"/>
        <w:tag w:val="goog_rdk_3047"/>
      </w:sdtPr>
      <w:sdtContent>
        <w:p w:rsidR="00000000" w:rsidDel="00000000" w:rsidP="00000000" w:rsidRDefault="00000000" w:rsidRPr="00000000" w14:paraId="000003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7873067"/>
              <w:tag w:val="goog_rdk_3045"/>
            </w:sdtPr>
            <w:sdtContent>
              <w:ins w:author="Anonymous" w:id="66" w:date="2026-09-22T03:03:20Z"/>
              <w:sdt>
                <w:sdtPr>
                  <w:id w:val="1208981051"/>
                  <w:tag w:val="goog_rdk_3046"/>
                </w:sdtPr>
                <w:sdtContent>
                  <w:ins w:author="Anonymous" w:id="66" w:date="2026-09-22T03:03:20Z">
                    <w:r w:rsidDel="00000000" w:rsidR="00000000" w:rsidRPr="00000000">
                      <w:rPr>
                        <w:rtl w:val="0"/>
                      </w:rPr>
                    </w:r>
                  </w:ins>
                </w:sdtContent>
              </w:sdt>
              <w:ins w:author="Anonymous" w:id="66" w:date="2026-09-22T03:03:20Z">
                <w:bookmarkStart w:colFirst="0" w:colLast="0" w:name="_heading=h.ssnjub3q5e4a" w:id="693"/>
                <w:bookmarkEnd w:id="693"/>
              </w:ins>
            </w:sdtContent>
          </w:sdt>
        </w:p>
      </w:sdtContent>
    </w:sdt>
    <w:sdt>
      <w:sdtPr>
        <w:id w:val="490682501"/>
        <w:tag w:val="goog_rdk_3050"/>
      </w:sdtPr>
      <w:sdtContent>
        <w:p w:rsidR="00000000" w:rsidDel="00000000" w:rsidP="00000000" w:rsidRDefault="00000000" w:rsidRPr="00000000" w14:paraId="000004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9391391"/>
              <w:tag w:val="goog_rdk_3048"/>
            </w:sdtPr>
            <w:sdtContent>
              <w:ins w:author="Anonymous" w:id="66" w:date="2026-09-22T03:03:20Z"/>
              <w:sdt>
                <w:sdtPr>
                  <w:id w:val="-476261217"/>
                  <w:tag w:val="goog_rdk_3049"/>
                </w:sdtPr>
                <w:sdtContent>
                  <w:ins w:author="Anonymous" w:id="66" w:date="2026-09-22T03:03:20Z">
                    <w:r w:rsidDel="00000000" w:rsidR="00000000" w:rsidRPr="00000000">
                      <w:rPr>
                        <w:rtl w:val="0"/>
                      </w:rPr>
                    </w:r>
                  </w:ins>
                </w:sdtContent>
              </w:sdt>
              <w:ins w:author="Anonymous" w:id="66" w:date="2026-09-22T03:03:20Z">
                <w:bookmarkStart w:colFirst="0" w:colLast="0" w:name="_heading=h.76d10ix4d0dl" w:id="694"/>
                <w:bookmarkEnd w:id="694"/>
              </w:ins>
            </w:sdtContent>
          </w:sdt>
        </w:p>
      </w:sdtContent>
    </w:sdt>
    <w:sdt>
      <w:sdtPr>
        <w:id w:val="-802646752"/>
        <w:tag w:val="goog_rdk_3053"/>
      </w:sdtPr>
      <w:sdtContent>
        <w:p w:rsidR="00000000" w:rsidDel="00000000" w:rsidP="00000000" w:rsidRDefault="00000000" w:rsidRPr="00000000" w14:paraId="000004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3509389"/>
              <w:tag w:val="goog_rdk_3051"/>
            </w:sdtPr>
            <w:sdtContent>
              <w:ins w:author="Anonymous" w:id="66" w:date="2026-09-22T03:03:20Z"/>
              <w:sdt>
                <w:sdtPr>
                  <w:id w:val="-1727675000"/>
                  <w:tag w:val="goog_rdk_3052"/>
                </w:sdtPr>
                <w:sdtContent>
                  <w:ins w:author="Anonymous" w:id="66" w:date="2026-09-22T03:03:20Z">
                    <w:r w:rsidDel="00000000" w:rsidR="00000000" w:rsidRPr="00000000">
                      <w:rPr>
                        <w:rtl w:val="0"/>
                      </w:rPr>
                    </w:r>
                  </w:ins>
                </w:sdtContent>
              </w:sdt>
              <w:ins w:author="Anonymous" w:id="66" w:date="2026-09-22T03:03:20Z">
                <w:bookmarkStart w:colFirst="0" w:colLast="0" w:name="_heading=h.yq6gtzok2wta" w:id="695"/>
                <w:bookmarkEnd w:id="695"/>
              </w:ins>
            </w:sdtContent>
          </w:sdt>
        </w:p>
      </w:sdtContent>
    </w:sdt>
    <w:sdt>
      <w:sdtPr>
        <w:id w:val="-418833425"/>
        <w:tag w:val="goog_rdk_3056"/>
      </w:sdtPr>
      <w:sdtContent>
        <w:p w:rsidR="00000000" w:rsidDel="00000000" w:rsidP="00000000" w:rsidRDefault="00000000" w:rsidRPr="00000000" w14:paraId="000004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0272223"/>
              <w:tag w:val="goog_rdk_3054"/>
            </w:sdtPr>
            <w:sdtContent>
              <w:ins w:author="Anonymous" w:id="66" w:date="2026-09-22T03:03:20Z"/>
              <w:sdt>
                <w:sdtPr>
                  <w:id w:val="860215743"/>
                  <w:tag w:val="goog_rdk_3055"/>
                </w:sdtPr>
                <w:sdtContent>
                  <w:ins w:author="Anonymous" w:id="66" w:date="2026-09-22T03:03:20Z">
                    <w:r w:rsidDel="00000000" w:rsidR="00000000" w:rsidRPr="00000000">
                      <w:rPr>
                        <w:rtl w:val="0"/>
                      </w:rPr>
                    </w:r>
                  </w:ins>
                </w:sdtContent>
              </w:sdt>
              <w:ins w:author="Anonymous" w:id="66" w:date="2026-09-22T03:03:20Z">
                <w:bookmarkStart w:colFirst="0" w:colLast="0" w:name="_heading=h.on8wkrpe0y0b" w:id="696"/>
                <w:bookmarkEnd w:id="696"/>
              </w:ins>
            </w:sdtContent>
          </w:sdt>
        </w:p>
      </w:sdtContent>
    </w:sdt>
    <w:sdt>
      <w:sdtPr>
        <w:id w:val="941084537"/>
        <w:tag w:val="goog_rdk_3059"/>
      </w:sdtPr>
      <w:sdtContent>
        <w:p w:rsidR="00000000" w:rsidDel="00000000" w:rsidP="00000000" w:rsidRDefault="00000000" w:rsidRPr="00000000" w14:paraId="000004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9179118"/>
              <w:tag w:val="goog_rdk_3057"/>
            </w:sdtPr>
            <w:sdtContent>
              <w:ins w:author="Anonymous" w:id="66" w:date="2026-09-22T03:03:20Z"/>
              <w:sdt>
                <w:sdtPr>
                  <w:id w:val="-386969845"/>
                  <w:tag w:val="goog_rdk_3058"/>
                </w:sdtPr>
                <w:sdtContent>
                  <w:ins w:author="Anonymous" w:id="66" w:date="2026-09-22T03:03:20Z">
                    <w:r w:rsidDel="00000000" w:rsidR="00000000" w:rsidRPr="00000000">
                      <w:rPr>
                        <w:rtl w:val="0"/>
                      </w:rPr>
                    </w:r>
                  </w:ins>
                </w:sdtContent>
              </w:sdt>
              <w:ins w:author="Anonymous" w:id="66" w:date="2026-09-22T03:03:20Z">
                <w:bookmarkStart w:colFirst="0" w:colLast="0" w:name="_heading=h.uf8wc681kx4u" w:id="697"/>
                <w:bookmarkEnd w:id="697"/>
              </w:ins>
            </w:sdtContent>
          </w:sdt>
        </w:p>
      </w:sdtContent>
    </w:sdt>
    <w:sdt>
      <w:sdtPr>
        <w:id w:val="520443918"/>
        <w:tag w:val="goog_rdk_3062"/>
      </w:sdtPr>
      <w:sdtContent>
        <w:p w:rsidR="00000000" w:rsidDel="00000000" w:rsidP="00000000" w:rsidRDefault="00000000" w:rsidRPr="00000000" w14:paraId="000004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7299570"/>
              <w:tag w:val="goog_rdk_3060"/>
            </w:sdtPr>
            <w:sdtContent>
              <w:ins w:author="Anonymous" w:id="66" w:date="2026-09-22T03:03:20Z"/>
              <w:sdt>
                <w:sdtPr>
                  <w:id w:val="-461399747"/>
                  <w:tag w:val="goog_rdk_3061"/>
                </w:sdtPr>
                <w:sdtContent>
                  <w:ins w:author="Anonymous" w:id="66" w:date="2026-09-22T03:03:20Z">
                    <w:r w:rsidDel="00000000" w:rsidR="00000000" w:rsidRPr="00000000">
                      <w:rPr>
                        <w:rtl w:val="0"/>
                      </w:rPr>
                    </w:r>
                  </w:ins>
                </w:sdtContent>
              </w:sdt>
              <w:ins w:author="Anonymous" w:id="66" w:date="2026-09-22T03:03:20Z">
                <w:bookmarkStart w:colFirst="0" w:colLast="0" w:name="_heading=h.6na5cpq55qdx" w:id="698"/>
                <w:bookmarkEnd w:id="698"/>
              </w:ins>
            </w:sdtContent>
          </w:sdt>
        </w:p>
      </w:sdtContent>
    </w:sdt>
    <w:sdt>
      <w:sdtPr>
        <w:id w:val="-1804885285"/>
        <w:tag w:val="goog_rdk_3065"/>
      </w:sdtPr>
      <w:sdtContent>
        <w:p w:rsidR="00000000" w:rsidDel="00000000" w:rsidP="00000000" w:rsidRDefault="00000000" w:rsidRPr="00000000" w14:paraId="000004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4422748"/>
              <w:tag w:val="goog_rdk_3063"/>
            </w:sdtPr>
            <w:sdtContent>
              <w:ins w:author="Anonymous" w:id="66" w:date="2026-09-22T03:03:20Z"/>
              <w:sdt>
                <w:sdtPr>
                  <w:id w:val="-1821764262"/>
                  <w:tag w:val="goog_rdk_3064"/>
                </w:sdtPr>
                <w:sdtContent>
                  <w:ins w:author="Anonymous" w:id="66" w:date="2026-09-22T03:03:20Z">
                    <w:r w:rsidDel="00000000" w:rsidR="00000000" w:rsidRPr="00000000">
                      <w:rPr>
                        <w:rtl w:val="0"/>
                      </w:rPr>
                    </w:r>
                  </w:ins>
                </w:sdtContent>
              </w:sdt>
              <w:ins w:author="Anonymous" w:id="66" w:date="2026-09-22T03:03:20Z">
                <w:bookmarkStart w:colFirst="0" w:colLast="0" w:name="_heading=h.ihv92dolomk9" w:id="699"/>
                <w:bookmarkEnd w:id="699"/>
              </w:ins>
            </w:sdtContent>
          </w:sdt>
        </w:p>
      </w:sdtContent>
    </w:sdt>
    <w:sdt>
      <w:sdtPr>
        <w:id w:val="-282931639"/>
        <w:tag w:val="goog_rdk_3068"/>
      </w:sdtPr>
      <w:sdtContent>
        <w:p w:rsidR="00000000" w:rsidDel="00000000" w:rsidP="00000000" w:rsidRDefault="00000000" w:rsidRPr="00000000" w14:paraId="000004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8758675"/>
              <w:tag w:val="goog_rdk_3066"/>
            </w:sdtPr>
            <w:sdtContent>
              <w:ins w:author="Anonymous" w:id="66" w:date="2026-09-22T03:03:20Z"/>
              <w:sdt>
                <w:sdtPr>
                  <w:id w:val="1582502516"/>
                  <w:tag w:val="goog_rdk_3067"/>
                </w:sdtPr>
                <w:sdtContent>
                  <w:ins w:author="Anonymous" w:id="66" w:date="2026-09-22T03:03:20Z">
                    <w:r w:rsidDel="00000000" w:rsidR="00000000" w:rsidRPr="00000000">
                      <w:rPr>
                        <w:rtl w:val="0"/>
                      </w:rPr>
                    </w:r>
                  </w:ins>
                </w:sdtContent>
              </w:sdt>
              <w:ins w:author="Anonymous" w:id="66" w:date="2026-09-22T03:03:20Z">
                <w:bookmarkStart w:colFirst="0" w:colLast="0" w:name="_heading=h.vi4et9sszn3p" w:id="700"/>
                <w:bookmarkEnd w:id="700"/>
              </w:ins>
            </w:sdtContent>
          </w:sdt>
        </w:p>
      </w:sdtContent>
    </w:sdt>
    <w:sdt>
      <w:sdtPr>
        <w:id w:val="-1999279299"/>
        <w:tag w:val="goog_rdk_3071"/>
      </w:sdtPr>
      <w:sdtContent>
        <w:p w:rsidR="00000000" w:rsidDel="00000000" w:rsidP="00000000" w:rsidRDefault="00000000" w:rsidRPr="00000000" w14:paraId="000004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96508"/>
              <w:tag w:val="goog_rdk_3069"/>
            </w:sdtPr>
            <w:sdtContent>
              <w:ins w:author="Anonymous" w:id="66" w:date="2026-09-22T03:03:20Z"/>
              <w:sdt>
                <w:sdtPr>
                  <w:id w:val="-2110445724"/>
                  <w:tag w:val="goog_rdk_3070"/>
                </w:sdtPr>
                <w:sdtContent>
                  <w:ins w:author="Anonymous" w:id="66" w:date="2026-09-22T03:03:20Z">
                    <w:r w:rsidDel="00000000" w:rsidR="00000000" w:rsidRPr="00000000">
                      <w:rPr>
                        <w:rtl w:val="0"/>
                      </w:rPr>
                    </w:r>
                  </w:ins>
                </w:sdtContent>
              </w:sdt>
              <w:ins w:author="Anonymous" w:id="66" w:date="2026-09-22T03:03:20Z">
                <w:bookmarkStart w:colFirst="0" w:colLast="0" w:name="_heading=h.p205mbqmo99v" w:id="701"/>
                <w:bookmarkEnd w:id="701"/>
              </w:ins>
            </w:sdtContent>
          </w:sdt>
        </w:p>
      </w:sdtContent>
    </w:sdt>
    <w:sdt>
      <w:sdtPr>
        <w:id w:val="-1871837016"/>
        <w:tag w:val="goog_rdk_3074"/>
      </w:sdtPr>
      <w:sdtContent>
        <w:p w:rsidR="00000000" w:rsidDel="00000000" w:rsidP="00000000" w:rsidRDefault="00000000" w:rsidRPr="00000000" w14:paraId="000004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8128293"/>
              <w:tag w:val="goog_rdk_3072"/>
            </w:sdtPr>
            <w:sdtContent>
              <w:ins w:author="Anonymous" w:id="66" w:date="2026-09-22T03:03:20Z"/>
              <w:sdt>
                <w:sdtPr>
                  <w:id w:val="1063967043"/>
                  <w:tag w:val="goog_rdk_3073"/>
                </w:sdtPr>
                <w:sdtContent>
                  <w:ins w:author="Anonymous" w:id="66" w:date="2026-09-22T03:03:20Z">
                    <w:r w:rsidDel="00000000" w:rsidR="00000000" w:rsidRPr="00000000">
                      <w:rPr>
                        <w:rtl w:val="0"/>
                      </w:rPr>
                    </w:r>
                  </w:ins>
                </w:sdtContent>
              </w:sdt>
              <w:ins w:author="Anonymous" w:id="66" w:date="2026-09-22T03:03:20Z">
                <w:bookmarkStart w:colFirst="0" w:colLast="0" w:name="_heading=h.i82e5bq0h2l8" w:id="702"/>
                <w:bookmarkEnd w:id="702"/>
              </w:ins>
            </w:sdtContent>
          </w:sdt>
        </w:p>
      </w:sdtContent>
    </w:sdt>
    <w:sdt>
      <w:sdtPr>
        <w:id w:val="1312298230"/>
        <w:tag w:val="goog_rdk_3077"/>
      </w:sdtPr>
      <w:sdtContent>
        <w:p w:rsidR="00000000" w:rsidDel="00000000" w:rsidP="00000000" w:rsidRDefault="00000000" w:rsidRPr="00000000" w14:paraId="000004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317428"/>
              <w:tag w:val="goog_rdk_3075"/>
            </w:sdtPr>
            <w:sdtContent>
              <w:ins w:author="Anonymous" w:id="66" w:date="2026-09-22T03:03:20Z"/>
              <w:sdt>
                <w:sdtPr>
                  <w:id w:val="2027328121"/>
                  <w:tag w:val="goog_rdk_3076"/>
                </w:sdtPr>
                <w:sdtContent>
                  <w:ins w:author="Anonymous" w:id="66" w:date="2026-09-22T03:03:20Z">
                    <w:r w:rsidDel="00000000" w:rsidR="00000000" w:rsidRPr="00000000">
                      <w:rPr>
                        <w:rtl w:val="0"/>
                      </w:rPr>
                    </w:r>
                  </w:ins>
                </w:sdtContent>
              </w:sdt>
              <w:ins w:author="Anonymous" w:id="66" w:date="2026-09-22T03:03:20Z">
                <w:bookmarkStart w:colFirst="0" w:colLast="0" w:name="_heading=h.kfa16yuvaku4" w:id="703"/>
                <w:bookmarkEnd w:id="703"/>
              </w:ins>
            </w:sdtContent>
          </w:sdt>
        </w:p>
      </w:sdtContent>
    </w:sdt>
    <w:sdt>
      <w:sdtPr>
        <w:id w:val="-20051369"/>
        <w:tag w:val="goog_rdk_3080"/>
      </w:sdtPr>
      <w:sdtContent>
        <w:p w:rsidR="00000000" w:rsidDel="00000000" w:rsidP="00000000" w:rsidRDefault="00000000" w:rsidRPr="00000000" w14:paraId="000004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2986953"/>
              <w:tag w:val="goog_rdk_3078"/>
            </w:sdtPr>
            <w:sdtContent>
              <w:ins w:author="Anonymous" w:id="66" w:date="2026-09-22T03:03:20Z"/>
              <w:sdt>
                <w:sdtPr>
                  <w:id w:val="715319109"/>
                  <w:tag w:val="goog_rdk_3079"/>
                </w:sdtPr>
                <w:sdtContent>
                  <w:ins w:author="Anonymous" w:id="66" w:date="2026-09-22T03:03:20Z">
                    <w:r w:rsidDel="00000000" w:rsidR="00000000" w:rsidRPr="00000000">
                      <w:rPr>
                        <w:rtl w:val="0"/>
                      </w:rPr>
                    </w:r>
                  </w:ins>
                </w:sdtContent>
              </w:sdt>
              <w:ins w:author="Anonymous" w:id="66" w:date="2026-09-22T03:03:20Z">
                <w:bookmarkStart w:colFirst="0" w:colLast="0" w:name="_heading=h.9fkz3vlvyb8z" w:id="704"/>
                <w:bookmarkEnd w:id="704"/>
              </w:ins>
            </w:sdtContent>
          </w:sdt>
        </w:p>
      </w:sdtContent>
    </w:sdt>
    <w:sdt>
      <w:sdtPr>
        <w:id w:val="858713638"/>
        <w:tag w:val="goog_rdk_3083"/>
      </w:sdtPr>
      <w:sdtContent>
        <w:p w:rsidR="00000000" w:rsidDel="00000000" w:rsidP="00000000" w:rsidRDefault="00000000" w:rsidRPr="00000000" w14:paraId="000004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0951136"/>
              <w:tag w:val="goog_rdk_3081"/>
            </w:sdtPr>
            <w:sdtContent>
              <w:ins w:author="Anonymous" w:id="66" w:date="2026-09-22T03:03:20Z"/>
              <w:sdt>
                <w:sdtPr>
                  <w:id w:val="-715837442"/>
                  <w:tag w:val="goog_rdk_3082"/>
                </w:sdtPr>
                <w:sdtContent>
                  <w:ins w:author="Anonymous" w:id="66" w:date="2026-09-22T03:03:20Z">
                    <w:r w:rsidDel="00000000" w:rsidR="00000000" w:rsidRPr="00000000">
                      <w:rPr>
                        <w:rtl w:val="0"/>
                      </w:rPr>
                    </w:r>
                  </w:ins>
                </w:sdtContent>
              </w:sdt>
              <w:ins w:author="Anonymous" w:id="66" w:date="2026-09-22T03:03:20Z">
                <w:bookmarkStart w:colFirst="0" w:colLast="0" w:name="_heading=h.hjk2ugjs6isv" w:id="705"/>
                <w:bookmarkEnd w:id="705"/>
              </w:ins>
            </w:sdtContent>
          </w:sdt>
        </w:p>
      </w:sdtContent>
    </w:sdt>
    <w:sdt>
      <w:sdtPr>
        <w:id w:val="1435836277"/>
        <w:tag w:val="goog_rdk_3086"/>
      </w:sdtPr>
      <w:sdtContent>
        <w:p w:rsidR="00000000" w:rsidDel="00000000" w:rsidP="00000000" w:rsidRDefault="00000000" w:rsidRPr="00000000" w14:paraId="000004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9323732"/>
              <w:tag w:val="goog_rdk_3084"/>
            </w:sdtPr>
            <w:sdtContent>
              <w:ins w:author="Anonymous" w:id="66" w:date="2026-09-22T03:03:20Z"/>
              <w:sdt>
                <w:sdtPr>
                  <w:id w:val="388787033"/>
                  <w:tag w:val="goog_rdk_3085"/>
                </w:sdtPr>
                <w:sdtContent>
                  <w:ins w:author="Anonymous" w:id="66" w:date="2026-09-22T03:03:20Z">
                    <w:r w:rsidDel="00000000" w:rsidR="00000000" w:rsidRPr="00000000">
                      <w:rPr>
                        <w:rtl w:val="0"/>
                      </w:rPr>
                    </w:r>
                  </w:ins>
                </w:sdtContent>
              </w:sdt>
              <w:ins w:author="Anonymous" w:id="66" w:date="2026-09-22T03:03:20Z">
                <w:bookmarkStart w:colFirst="0" w:colLast="0" w:name="_heading=h.5im4jw834qdn" w:id="706"/>
                <w:bookmarkEnd w:id="706"/>
              </w:ins>
            </w:sdtContent>
          </w:sdt>
        </w:p>
      </w:sdtContent>
    </w:sdt>
    <w:sdt>
      <w:sdtPr>
        <w:id w:val="-1947699832"/>
        <w:tag w:val="goog_rdk_3089"/>
      </w:sdtPr>
      <w:sdtContent>
        <w:p w:rsidR="00000000" w:rsidDel="00000000" w:rsidP="00000000" w:rsidRDefault="00000000" w:rsidRPr="00000000" w14:paraId="000004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0321613"/>
              <w:tag w:val="goog_rdk_3087"/>
            </w:sdtPr>
            <w:sdtContent>
              <w:ins w:author="Anonymous" w:id="66" w:date="2026-09-22T03:03:20Z"/>
              <w:sdt>
                <w:sdtPr>
                  <w:id w:val="856061911"/>
                  <w:tag w:val="goog_rdk_3088"/>
                </w:sdtPr>
                <w:sdtContent>
                  <w:ins w:author="Anonymous" w:id="66" w:date="2026-09-22T03:03:20Z">
                    <w:r w:rsidDel="00000000" w:rsidR="00000000" w:rsidRPr="00000000">
                      <w:rPr>
                        <w:rtl w:val="0"/>
                      </w:rPr>
                    </w:r>
                  </w:ins>
                </w:sdtContent>
              </w:sdt>
              <w:ins w:author="Anonymous" w:id="66" w:date="2026-09-22T03:03:20Z">
                <w:bookmarkStart w:colFirst="0" w:colLast="0" w:name="_heading=h.eemubbidf21w" w:id="707"/>
                <w:bookmarkEnd w:id="707"/>
              </w:ins>
            </w:sdtContent>
          </w:sdt>
        </w:p>
      </w:sdtContent>
    </w:sdt>
    <w:sdt>
      <w:sdtPr>
        <w:id w:val="-1310347771"/>
        <w:tag w:val="goog_rdk_3092"/>
      </w:sdtPr>
      <w:sdtContent>
        <w:p w:rsidR="00000000" w:rsidDel="00000000" w:rsidP="00000000" w:rsidRDefault="00000000" w:rsidRPr="00000000" w14:paraId="000004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2727081"/>
              <w:tag w:val="goog_rdk_3090"/>
            </w:sdtPr>
            <w:sdtContent>
              <w:ins w:author="Anonymous" w:id="66" w:date="2026-09-22T03:03:20Z"/>
              <w:sdt>
                <w:sdtPr>
                  <w:id w:val="826644743"/>
                  <w:tag w:val="goog_rdk_3091"/>
                </w:sdtPr>
                <w:sdtContent>
                  <w:ins w:author="Anonymous" w:id="66" w:date="2026-09-22T03:03:20Z">
                    <w:r w:rsidDel="00000000" w:rsidR="00000000" w:rsidRPr="00000000">
                      <w:rPr>
                        <w:rtl w:val="0"/>
                      </w:rPr>
                    </w:r>
                  </w:ins>
                </w:sdtContent>
              </w:sdt>
              <w:ins w:author="Anonymous" w:id="66" w:date="2026-09-22T03:03:20Z">
                <w:bookmarkStart w:colFirst="0" w:colLast="0" w:name="_heading=h.16pa878fn7ls" w:id="708"/>
                <w:bookmarkEnd w:id="708"/>
              </w:ins>
            </w:sdtContent>
          </w:sdt>
        </w:p>
      </w:sdtContent>
    </w:sdt>
    <w:sdt>
      <w:sdtPr>
        <w:id w:val="-1907020837"/>
        <w:tag w:val="goog_rdk_3095"/>
      </w:sdtPr>
      <w:sdtContent>
        <w:p w:rsidR="00000000" w:rsidDel="00000000" w:rsidP="00000000" w:rsidRDefault="00000000" w:rsidRPr="00000000" w14:paraId="000004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3411432"/>
              <w:tag w:val="goog_rdk_3093"/>
            </w:sdtPr>
            <w:sdtContent>
              <w:ins w:author="Anonymous" w:id="66" w:date="2026-09-22T03:03:20Z"/>
              <w:sdt>
                <w:sdtPr>
                  <w:id w:val="-1670361479"/>
                  <w:tag w:val="goog_rdk_3094"/>
                </w:sdtPr>
                <w:sdtContent>
                  <w:ins w:author="Anonymous" w:id="66" w:date="2026-09-22T03:03:20Z">
                    <w:r w:rsidDel="00000000" w:rsidR="00000000" w:rsidRPr="00000000">
                      <w:rPr>
                        <w:rtl w:val="0"/>
                      </w:rPr>
                    </w:r>
                  </w:ins>
                </w:sdtContent>
              </w:sdt>
              <w:ins w:author="Anonymous" w:id="66" w:date="2026-09-22T03:03:20Z">
                <w:bookmarkStart w:colFirst="0" w:colLast="0" w:name="_heading=h.vi0mwtin8d1y" w:id="709"/>
                <w:bookmarkEnd w:id="709"/>
              </w:ins>
            </w:sdtContent>
          </w:sdt>
        </w:p>
      </w:sdtContent>
    </w:sdt>
    <w:sdt>
      <w:sdtPr>
        <w:id w:val="-1209334459"/>
        <w:tag w:val="goog_rdk_3098"/>
      </w:sdtPr>
      <w:sdtContent>
        <w:p w:rsidR="00000000" w:rsidDel="00000000" w:rsidP="00000000" w:rsidRDefault="00000000" w:rsidRPr="00000000" w14:paraId="000004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2685505"/>
              <w:tag w:val="goog_rdk_3096"/>
            </w:sdtPr>
            <w:sdtContent>
              <w:ins w:author="Anonymous" w:id="66" w:date="2026-09-22T03:03:20Z"/>
              <w:sdt>
                <w:sdtPr>
                  <w:id w:val="-1736083015"/>
                  <w:tag w:val="goog_rdk_3097"/>
                </w:sdtPr>
                <w:sdtContent>
                  <w:ins w:author="Anonymous" w:id="66" w:date="2026-09-22T03:03:20Z">
                    <w:r w:rsidDel="00000000" w:rsidR="00000000" w:rsidRPr="00000000">
                      <w:rPr>
                        <w:rtl w:val="0"/>
                      </w:rPr>
                    </w:r>
                  </w:ins>
                </w:sdtContent>
              </w:sdt>
              <w:ins w:author="Anonymous" w:id="66" w:date="2026-09-22T03:03:20Z">
                <w:bookmarkStart w:colFirst="0" w:colLast="0" w:name="_heading=h.ugt91s9pf890" w:id="710"/>
                <w:bookmarkEnd w:id="710"/>
              </w:ins>
            </w:sdtContent>
          </w:sdt>
        </w:p>
      </w:sdtContent>
    </w:sdt>
    <w:sdt>
      <w:sdtPr>
        <w:id w:val="-676699472"/>
        <w:tag w:val="goog_rdk_3101"/>
      </w:sdtPr>
      <w:sdtContent>
        <w:p w:rsidR="00000000" w:rsidDel="00000000" w:rsidP="00000000" w:rsidRDefault="00000000" w:rsidRPr="00000000" w14:paraId="000004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5340356"/>
              <w:tag w:val="goog_rdk_3099"/>
            </w:sdtPr>
            <w:sdtContent>
              <w:ins w:author="Anonymous" w:id="66" w:date="2026-09-22T03:03:20Z"/>
              <w:sdt>
                <w:sdtPr>
                  <w:id w:val="960419198"/>
                  <w:tag w:val="goog_rdk_3100"/>
                </w:sdtPr>
                <w:sdtContent>
                  <w:ins w:author="Anonymous" w:id="66" w:date="2026-09-22T03:03:20Z">
                    <w:r w:rsidDel="00000000" w:rsidR="00000000" w:rsidRPr="00000000">
                      <w:rPr>
                        <w:rtl w:val="0"/>
                      </w:rPr>
                    </w:r>
                  </w:ins>
                </w:sdtContent>
              </w:sdt>
              <w:ins w:author="Anonymous" w:id="66" w:date="2026-09-22T03:03:20Z">
                <w:bookmarkStart w:colFirst="0" w:colLast="0" w:name="_heading=h.corhm2lqexhr" w:id="711"/>
                <w:bookmarkEnd w:id="711"/>
              </w:ins>
            </w:sdtContent>
          </w:sdt>
        </w:p>
      </w:sdtContent>
    </w:sdt>
    <w:sdt>
      <w:sdtPr>
        <w:id w:val="400960818"/>
        <w:tag w:val="goog_rdk_3104"/>
      </w:sdtPr>
      <w:sdtContent>
        <w:p w:rsidR="00000000" w:rsidDel="00000000" w:rsidP="00000000" w:rsidRDefault="00000000" w:rsidRPr="00000000" w14:paraId="000004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1446279"/>
              <w:tag w:val="goog_rdk_3102"/>
            </w:sdtPr>
            <w:sdtContent>
              <w:ins w:author="Anonymous" w:id="66" w:date="2026-09-22T03:03:20Z"/>
              <w:sdt>
                <w:sdtPr>
                  <w:id w:val="-2000962685"/>
                  <w:tag w:val="goog_rdk_3103"/>
                </w:sdtPr>
                <w:sdtContent>
                  <w:ins w:author="Anonymous" w:id="66" w:date="2026-09-22T03:03:20Z">
                    <w:r w:rsidDel="00000000" w:rsidR="00000000" w:rsidRPr="00000000">
                      <w:rPr>
                        <w:rtl w:val="0"/>
                      </w:rPr>
                    </w:r>
                  </w:ins>
                </w:sdtContent>
              </w:sdt>
              <w:ins w:author="Anonymous" w:id="66" w:date="2026-09-22T03:03:20Z">
                <w:bookmarkStart w:colFirst="0" w:colLast="0" w:name="_heading=h.6q9zjhvx6kw2" w:id="712"/>
                <w:bookmarkEnd w:id="712"/>
              </w:ins>
            </w:sdtContent>
          </w:sdt>
        </w:p>
      </w:sdtContent>
    </w:sdt>
    <w:sdt>
      <w:sdtPr>
        <w:id w:val="-1741091652"/>
        <w:tag w:val="goog_rdk_3107"/>
      </w:sdtPr>
      <w:sdtContent>
        <w:p w:rsidR="00000000" w:rsidDel="00000000" w:rsidP="00000000" w:rsidRDefault="00000000" w:rsidRPr="00000000" w14:paraId="000004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4125126"/>
              <w:tag w:val="goog_rdk_3105"/>
            </w:sdtPr>
            <w:sdtContent>
              <w:ins w:author="Anonymous" w:id="66" w:date="2026-09-22T03:03:20Z"/>
              <w:sdt>
                <w:sdtPr>
                  <w:id w:val="-1521599456"/>
                  <w:tag w:val="goog_rdk_3106"/>
                </w:sdtPr>
                <w:sdtContent>
                  <w:ins w:author="Anonymous" w:id="66" w:date="2026-09-22T03:03:20Z">
                    <w:r w:rsidDel="00000000" w:rsidR="00000000" w:rsidRPr="00000000">
                      <w:rPr>
                        <w:rtl w:val="0"/>
                      </w:rPr>
                    </w:r>
                  </w:ins>
                </w:sdtContent>
              </w:sdt>
              <w:ins w:author="Anonymous" w:id="66" w:date="2026-09-22T03:03:20Z">
                <w:bookmarkStart w:colFirst="0" w:colLast="0" w:name="_heading=h.shv9fajhvc9l" w:id="713"/>
                <w:bookmarkEnd w:id="713"/>
              </w:ins>
            </w:sdtContent>
          </w:sdt>
        </w:p>
      </w:sdtContent>
    </w:sdt>
    <w:sdt>
      <w:sdtPr>
        <w:id w:val="-1341212971"/>
        <w:tag w:val="goog_rdk_3110"/>
      </w:sdtPr>
      <w:sdtContent>
        <w:p w:rsidR="00000000" w:rsidDel="00000000" w:rsidP="00000000" w:rsidRDefault="00000000" w:rsidRPr="00000000" w14:paraId="000004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0577343"/>
              <w:tag w:val="goog_rdk_3108"/>
            </w:sdtPr>
            <w:sdtContent>
              <w:ins w:author="Anonymous" w:id="66" w:date="2026-09-22T03:03:20Z"/>
              <w:sdt>
                <w:sdtPr>
                  <w:id w:val="-1167818010"/>
                  <w:tag w:val="goog_rdk_3109"/>
                </w:sdtPr>
                <w:sdtContent>
                  <w:ins w:author="Anonymous" w:id="66" w:date="2026-09-22T03:03:20Z">
                    <w:r w:rsidDel="00000000" w:rsidR="00000000" w:rsidRPr="00000000">
                      <w:rPr>
                        <w:rtl w:val="0"/>
                      </w:rPr>
                    </w:r>
                  </w:ins>
                </w:sdtContent>
              </w:sdt>
              <w:ins w:author="Anonymous" w:id="66" w:date="2026-09-22T03:03:20Z">
                <w:bookmarkStart w:colFirst="0" w:colLast="0" w:name="_heading=h.q7x7hx2gm6ir" w:id="714"/>
                <w:bookmarkEnd w:id="714"/>
              </w:ins>
            </w:sdtContent>
          </w:sdt>
        </w:p>
      </w:sdtContent>
    </w:sdt>
    <w:sdt>
      <w:sdtPr>
        <w:id w:val="-1567060538"/>
        <w:tag w:val="goog_rdk_3113"/>
      </w:sdtPr>
      <w:sdtContent>
        <w:p w:rsidR="00000000" w:rsidDel="00000000" w:rsidP="00000000" w:rsidRDefault="00000000" w:rsidRPr="00000000" w14:paraId="000004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4598265"/>
              <w:tag w:val="goog_rdk_3111"/>
            </w:sdtPr>
            <w:sdtContent>
              <w:ins w:author="Anonymous" w:id="66" w:date="2026-09-22T03:03:20Z"/>
              <w:sdt>
                <w:sdtPr>
                  <w:id w:val="1573424804"/>
                  <w:tag w:val="goog_rdk_3112"/>
                </w:sdtPr>
                <w:sdtContent>
                  <w:ins w:author="Anonymous" w:id="66" w:date="2026-09-22T03:03:20Z">
                    <w:r w:rsidDel="00000000" w:rsidR="00000000" w:rsidRPr="00000000">
                      <w:rPr>
                        <w:rtl w:val="0"/>
                      </w:rPr>
                    </w:r>
                  </w:ins>
                </w:sdtContent>
              </w:sdt>
              <w:ins w:author="Anonymous" w:id="66" w:date="2026-09-22T03:03:20Z">
                <w:bookmarkStart w:colFirst="0" w:colLast="0" w:name="_heading=h.om0ny010ty98" w:id="715"/>
                <w:bookmarkEnd w:id="715"/>
              </w:ins>
            </w:sdtContent>
          </w:sdt>
        </w:p>
      </w:sdtContent>
    </w:sdt>
    <w:sdt>
      <w:sdtPr>
        <w:id w:val="675778001"/>
        <w:tag w:val="goog_rdk_3116"/>
      </w:sdtPr>
      <w:sdtContent>
        <w:p w:rsidR="00000000" w:rsidDel="00000000" w:rsidP="00000000" w:rsidRDefault="00000000" w:rsidRPr="00000000" w14:paraId="000004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1862752"/>
              <w:tag w:val="goog_rdk_3114"/>
            </w:sdtPr>
            <w:sdtContent>
              <w:ins w:author="Anonymous" w:id="66" w:date="2026-09-22T03:03:20Z"/>
              <w:sdt>
                <w:sdtPr>
                  <w:id w:val="128989132"/>
                  <w:tag w:val="goog_rdk_3115"/>
                </w:sdtPr>
                <w:sdtContent>
                  <w:ins w:author="Anonymous" w:id="66" w:date="2026-09-22T03:03:20Z">
                    <w:r w:rsidDel="00000000" w:rsidR="00000000" w:rsidRPr="00000000">
                      <w:rPr>
                        <w:rtl w:val="0"/>
                      </w:rPr>
                    </w:r>
                  </w:ins>
                </w:sdtContent>
              </w:sdt>
              <w:ins w:author="Anonymous" w:id="66" w:date="2026-09-22T03:03:20Z">
                <w:bookmarkStart w:colFirst="0" w:colLast="0" w:name="_heading=h.b7jlfcn7d4j3" w:id="716"/>
                <w:bookmarkEnd w:id="716"/>
              </w:ins>
            </w:sdtContent>
          </w:sdt>
        </w:p>
      </w:sdtContent>
    </w:sdt>
    <w:sdt>
      <w:sdtPr>
        <w:id w:val="-618296333"/>
        <w:tag w:val="goog_rdk_3119"/>
      </w:sdtPr>
      <w:sdtContent>
        <w:p w:rsidR="00000000" w:rsidDel="00000000" w:rsidP="00000000" w:rsidRDefault="00000000" w:rsidRPr="00000000" w14:paraId="000004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7422453"/>
              <w:tag w:val="goog_rdk_3117"/>
            </w:sdtPr>
            <w:sdtContent>
              <w:ins w:author="Anonymous" w:id="66" w:date="2026-09-22T03:03:20Z"/>
              <w:sdt>
                <w:sdtPr>
                  <w:id w:val="-245922186"/>
                  <w:tag w:val="goog_rdk_3118"/>
                </w:sdtPr>
                <w:sdtContent>
                  <w:ins w:author="Anonymous" w:id="66" w:date="2026-09-22T03:03:20Z">
                    <w:r w:rsidDel="00000000" w:rsidR="00000000" w:rsidRPr="00000000">
                      <w:rPr>
                        <w:rtl w:val="0"/>
                      </w:rPr>
                    </w:r>
                  </w:ins>
                </w:sdtContent>
              </w:sdt>
              <w:ins w:author="Anonymous" w:id="66" w:date="2026-09-22T03:03:20Z">
                <w:bookmarkStart w:colFirst="0" w:colLast="0" w:name="_heading=h.125k03etsdtd" w:id="717"/>
                <w:bookmarkEnd w:id="717"/>
              </w:ins>
            </w:sdtContent>
          </w:sdt>
        </w:p>
      </w:sdtContent>
    </w:sdt>
    <w:sdt>
      <w:sdtPr>
        <w:id w:val="614974791"/>
        <w:tag w:val="goog_rdk_3122"/>
      </w:sdtPr>
      <w:sdtContent>
        <w:p w:rsidR="00000000" w:rsidDel="00000000" w:rsidP="00000000" w:rsidRDefault="00000000" w:rsidRPr="00000000" w14:paraId="000004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7218695"/>
              <w:tag w:val="goog_rdk_3120"/>
            </w:sdtPr>
            <w:sdtContent>
              <w:ins w:author="Anonymous" w:id="66" w:date="2026-09-22T03:03:20Z"/>
              <w:sdt>
                <w:sdtPr>
                  <w:id w:val="-1558226743"/>
                  <w:tag w:val="goog_rdk_3121"/>
                </w:sdtPr>
                <w:sdtContent>
                  <w:ins w:author="Anonymous" w:id="66" w:date="2026-09-22T03:03:20Z">
                    <w:r w:rsidDel="00000000" w:rsidR="00000000" w:rsidRPr="00000000">
                      <w:rPr>
                        <w:rtl w:val="0"/>
                      </w:rPr>
                    </w:r>
                  </w:ins>
                </w:sdtContent>
              </w:sdt>
              <w:ins w:author="Anonymous" w:id="66" w:date="2026-09-22T03:03:20Z">
                <w:bookmarkStart w:colFirst="0" w:colLast="0" w:name="_heading=h.jaxj1f3hft81" w:id="718"/>
                <w:bookmarkEnd w:id="718"/>
              </w:ins>
            </w:sdtContent>
          </w:sdt>
        </w:p>
      </w:sdtContent>
    </w:sdt>
    <w:sdt>
      <w:sdtPr>
        <w:id w:val="-992690870"/>
        <w:tag w:val="goog_rdk_3125"/>
      </w:sdtPr>
      <w:sdtContent>
        <w:p w:rsidR="00000000" w:rsidDel="00000000" w:rsidP="00000000" w:rsidRDefault="00000000" w:rsidRPr="00000000" w14:paraId="000004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8950875"/>
              <w:tag w:val="goog_rdk_3123"/>
            </w:sdtPr>
            <w:sdtContent>
              <w:ins w:author="Anonymous" w:id="66" w:date="2026-09-22T03:03:20Z"/>
              <w:sdt>
                <w:sdtPr>
                  <w:id w:val="-529900983"/>
                  <w:tag w:val="goog_rdk_3124"/>
                </w:sdtPr>
                <w:sdtContent>
                  <w:ins w:author="Anonymous" w:id="66" w:date="2026-09-22T03:03:20Z">
                    <w:r w:rsidDel="00000000" w:rsidR="00000000" w:rsidRPr="00000000">
                      <w:rPr>
                        <w:rtl w:val="0"/>
                      </w:rPr>
                    </w:r>
                  </w:ins>
                </w:sdtContent>
              </w:sdt>
              <w:ins w:author="Anonymous" w:id="66" w:date="2026-09-22T03:03:20Z">
                <w:bookmarkStart w:colFirst="0" w:colLast="0" w:name="_heading=h.t358ele55zol" w:id="719"/>
                <w:bookmarkEnd w:id="719"/>
              </w:ins>
            </w:sdtContent>
          </w:sdt>
        </w:p>
      </w:sdtContent>
    </w:sdt>
    <w:sdt>
      <w:sdtPr>
        <w:id w:val="1809279840"/>
        <w:tag w:val="goog_rdk_3128"/>
      </w:sdtPr>
      <w:sdtContent>
        <w:p w:rsidR="00000000" w:rsidDel="00000000" w:rsidP="00000000" w:rsidRDefault="00000000" w:rsidRPr="00000000" w14:paraId="000004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0119030"/>
              <w:tag w:val="goog_rdk_3126"/>
            </w:sdtPr>
            <w:sdtContent>
              <w:ins w:author="Anonymous" w:id="66" w:date="2026-09-22T03:03:20Z"/>
              <w:sdt>
                <w:sdtPr>
                  <w:id w:val="1823623571"/>
                  <w:tag w:val="goog_rdk_3127"/>
                </w:sdtPr>
                <w:sdtContent>
                  <w:ins w:author="Anonymous" w:id="66" w:date="2026-09-22T03:03:20Z">
                    <w:r w:rsidDel="00000000" w:rsidR="00000000" w:rsidRPr="00000000">
                      <w:rPr>
                        <w:rtl w:val="0"/>
                      </w:rPr>
                    </w:r>
                  </w:ins>
                </w:sdtContent>
              </w:sdt>
              <w:ins w:author="Anonymous" w:id="66" w:date="2026-09-22T03:03:20Z">
                <w:bookmarkStart w:colFirst="0" w:colLast="0" w:name="_heading=h.8tf26m8y2l9l" w:id="720"/>
                <w:bookmarkEnd w:id="720"/>
              </w:ins>
            </w:sdtContent>
          </w:sdt>
        </w:p>
      </w:sdtContent>
    </w:sdt>
    <w:sdt>
      <w:sdtPr>
        <w:id w:val="-906207457"/>
        <w:tag w:val="goog_rdk_3133"/>
      </w:sdtPr>
      <w:sdtContent>
        <w:p w:rsidR="00000000" w:rsidDel="00000000" w:rsidP="00000000" w:rsidRDefault="00000000" w:rsidRPr="00000000" w14:paraId="0000041B">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9357682"/>
              <w:tag w:val="goog_rdk_3130"/>
            </w:sdtPr>
            <w:sdtContent>
              <w:ins w:author="Anonymous" w:id="66" w:date="2026-09-22T03:03:20Z">
                <w:sdt>
                  <w:sdtPr>
                    <w:id w:val="-1124202290"/>
                    <w:tag w:val="goog_rdk_3131"/>
                  </w:sdtPr>
                  <w:sdtContent>
                    <w:del w:author="divya dharshini" w:id="71" w:date="2026-09-22T04:54:13Z"/>
                  </w:sdtContent>
                </w:sdt>
              </w:ins>
              <w:sdt>
                <w:sdtPr>
                  <w:id w:val="676968998"/>
                  <w:tag w:val="goog_rdk_3132"/>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iop61hwzn56s" w:id="721"/>
                  <w:bookmarkEnd w:id="721"/>
                </w:del>
              </w:ins>
            </w:sdtContent>
          </w:sdt>
        </w:p>
      </w:sdtContent>
    </w:sdt>
    <w:sdt>
      <w:sdtPr>
        <w:id w:val="-1919485318"/>
        <w:tag w:val="goog_rdk_3137"/>
      </w:sdtPr>
      <w:sdtContent>
        <w:p w:rsidR="00000000" w:rsidDel="00000000" w:rsidP="00000000" w:rsidRDefault="00000000" w:rsidRPr="00000000" w14:paraId="0000041C">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9950850"/>
              <w:tag w:val="goog_rdk_3134"/>
            </w:sdtPr>
            <w:sdtContent>
              <w:ins w:author="Anonymous" w:id="66" w:date="2026-09-22T03:03:20Z">
                <w:sdt>
                  <w:sdtPr>
                    <w:id w:val="-770686557"/>
                    <w:tag w:val="goog_rdk_3135"/>
                  </w:sdtPr>
                  <w:sdtContent>
                    <w:del w:author="divya dharshini" w:id="71" w:date="2026-09-22T04:54:13Z"/>
                  </w:sdtContent>
                </w:sdt>
              </w:ins>
              <w:sdt>
                <w:sdtPr>
                  <w:id w:val="1172489347"/>
                  <w:tag w:val="goog_rdk_3136"/>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g2p9o0jl7xhh" w:id="722"/>
                  <w:bookmarkEnd w:id="722"/>
                </w:del>
              </w:ins>
            </w:sdtContent>
          </w:sdt>
        </w:p>
      </w:sdtContent>
    </w:sdt>
    <w:sdt>
      <w:sdtPr>
        <w:id w:val="-346642551"/>
        <w:tag w:val="goog_rdk_3141"/>
      </w:sdtPr>
      <w:sdtContent>
        <w:p w:rsidR="00000000" w:rsidDel="00000000" w:rsidP="00000000" w:rsidRDefault="00000000" w:rsidRPr="00000000" w14:paraId="0000041D">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3402403"/>
              <w:tag w:val="goog_rdk_3138"/>
            </w:sdtPr>
            <w:sdtContent>
              <w:ins w:author="Anonymous" w:id="66" w:date="2026-09-22T03:03:20Z">
                <w:sdt>
                  <w:sdtPr>
                    <w:id w:val="-2058922235"/>
                    <w:tag w:val="goog_rdk_3139"/>
                  </w:sdtPr>
                  <w:sdtContent>
                    <w:del w:author="divya dharshini" w:id="71" w:date="2026-09-22T04:54:13Z"/>
                  </w:sdtContent>
                </w:sdt>
              </w:ins>
              <w:sdt>
                <w:sdtPr>
                  <w:id w:val="1527968938"/>
                  <w:tag w:val="goog_rdk_3140"/>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duqhkt7smal" w:id="723"/>
                  <w:bookmarkEnd w:id="723"/>
                </w:del>
              </w:ins>
            </w:sdtContent>
          </w:sdt>
        </w:p>
      </w:sdtContent>
    </w:sdt>
    <w:sdt>
      <w:sdtPr>
        <w:id w:val="1735705665"/>
        <w:tag w:val="goog_rdk_3145"/>
      </w:sdtPr>
      <w:sdtContent>
        <w:p w:rsidR="00000000" w:rsidDel="00000000" w:rsidP="00000000" w:rsidRDefault="00000000" w:rsidRPr="00000000" w14:paraId="0000041E">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2507588"/>
              <w:tag w:val="goog_rdk_3142"/>
            </w:sdtPr>
            <w:sdtContent>
              <w:ins w:author="Anonymous" w:id="66" w:date="2026-09-22T03:03:20Z">
                <w:sdt>
                  <w:sdtPr>
                    <w:id w:val="-553344023"/>
                    <w:tag w:val="goog_rdk_3143"/>
                  </w:sdtPr>
                  <w:sdtContent>
                    <w:del w:author="divya dharshini" w:id="71" w:date="2026-09-22T04:54:13Z"/>
                  </w:sdtContent>
                </w:sdt>
              </w:ins>
              <w:sdt>
                <w:sdtPr>
                  <w:id w:val="836786775"/>
                  <w:tag w:val="goog_rdk_3144"/>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j6tlqwveby56" w:id="724"/>
                  <w:bookmarkEnd w:id="724"/>
                </w:del>
              </w:ins>
            </w:sdtContent>
          </w:sdt>
        </w:p>
      </w:sdtContent>
    </w:sdt>
    <w:sdt>
      <w:sdtPr>
        <w:id w:val="1619031798"/>
        <w:tag w:val="goog_rdk_3148"/>
      </w:sdtPr>
      <w:sdtContent>
        <w:p w:rsidR="00000000" w:rsidDel="00000000" w:rsidP="00000000" w:rsidRDefault="00000000" w:rsidRPr="00000000" w14:paraId="000004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2591037"/>
              <w:tag w:val="goog_rdk_3146"/>
            </w:sdtPr>
            <w:sdtContent>
              <w:ins w:author="Anonymous" w:id="66" w:date="2026-09-22T03:03:20Z"/>
              <w:sdt>
                <w:sdtPr>
                  <w:id w:val="593004257"/>
                  <w:tag w:val="goog_rdk_3147"/>
                </w:sdtPr>
                <w:sdtContent>
                  <w:ins w:author="Anonymous" w:id="66" w:date="2026-09-22T03:03:20Z">
                    <w:r w:rsidDel="00000000" w:rsidR="00000000" w:rsidRPr="00000000">
                      <w:rPr>
                        <w:rtl w:val="0"/>
                      </w:rPr>
                    </w:r>
                  </w:ins>
                </w:sdtContent>
              </w:sdt>
              <w:ins w:author="Anonymous" w:id="66" w:date="2026-09-22T03:03:20Z">
                <w:bookmarkStart w:colFirst="0" w:colLast="0" w:name="_heading=h.lfr4xgc523tk" w:id="725"/>
                <w:bookmarkEnd w:id="725"/>
              </w:ins>
            </w:sdtContent>
          </w:sdt>
        </w:p>
      </w:sdtContent>
    </w:sdt>
    <w:sdt>
      <w:sdtPr>
        <w:id w:val="-115825066"/>
        <w:tag w:val="goog_rdk_3151"/>
      </w:sdtPr>
      <w:sdtContent>
        <w:p w:rsidR="00000000" w:rsidDel="00000000" w:rsidP="00000000" w:rsidRDefault="00000000" w:rsidRPr="00000000" w14:paraId="000004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8916449"/>
              <w:tag w:val="goog_rdk_3149"/>
            </w:sdtPr>
            <w:sdtContent>
              <w:ins w:author="Anonymous" w:id="66" w:date="2026-09-22T03:03:20Z"/>
              <w:sdt>
                <w:sdtPr>
                  <w:id w:val="-467153188"/>
                  <w:tag w:val="goog_rdk_3150"/>
                </w:sdtPr>
                <w:sdtContent>
                  <w:ins w:author="Anonymous" w:id="66" w:date="2026-09-22T03:03:20Z">
                    <w:r w:rsidDel="00000000" w:rsidR="00000000" w:rsidRPr="00000000">
                      <w:rPr>
                        <w:rtl w:val="0"/>
                      </w:rPr>
                    </w:r>
                  </w:ins>
                </w:sdtContent>
              </w:sdt>
              <w:ins w:author="Anonymous" w:id="66" w:date="2026-09-22T03:03:20Z">
                <w:bookmarkStart w:colFirst="0" w:colLast="0" w:name="_heading=h.ulq0vksey5th" w:id="726"/>
                <w:bookmarkEnd w:id="726"/>
              </w:ins>
            </w:sdtContent>
          </w:sdt>
        </w:p>
      </w:sdtContent>
    </w:sdt>
    <w:sdt>
      <w:sdtPr>
        <w:id w:val="626986149"/>
        <w:tag w:val="goog_rdk_3154"/>
      </w:sdtPr>
      <w:sdtContent>
        <w:p w:rsidR="00000000" w:rsidDel="00000000" w:rsidP="00000000" w:rsidRDefault="00000000" w:rsidRPr="00000000" w14:paraId="000004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8300463"/>
              <w:tag w:val="goog_rdk_3152"/>
            </w:sdtPr>
            <w:sdtContent>
              <w:ins w:author="Anonymous" w:id="66" w:date="2026-09-22T03:03:20Z"/>
              <w:sdt>
                <w:sdtPr>
                  <w:id w:val="1238019191"/>
                  <w:tag w:val="goog_rdk_3153"/>
                </w:sdtPr>
                <w:sdtContent>
                  <w:ins w:author="Anonymous" w:id="66" w:date="2026-09-22T03:03:20Z">
                    <w:r w:rsidDel="00000000" w:rsidR="00000000" w:rsidRPr="00000000">
                      <w:rPr>
                        <w:rtl w:val="0"/>
                      </w:rPr>
                    </w:r>
                  </w:ins>
                </w:sdtContent>
              </w:sdt>
              <w:ins w:author="Anonymous" w:id="66" w:date="2026-09-22T03:03:20Z">
                <w:bookmarkStart w:colFirst="0" w:colLast="0" w:name="_heading=h.z1os0x6qtms" w:id="727"/>
                <w:bookmarkEnd w:id="727"/>
              </w:ins>
            </w:sdtContent>
          </w:sdt>
        </w:p>
      </w:sdtContent>
    </w:sdt>
    <w:sdt>
      <w:sdtPr>
        <w:id w:val="-738892475"/>
        <w:tag w:val="goog_rdk_3157"/>
      </w:sdtPr>
      <w:sdtContent>
        <w:p w:rsidR="00000000" w:rsidDel="00000000" w:rsidP="00000000" w:rsidRDefault="00000000" w:rsidRPr="00000000" w14:paraId="000004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9410818"/>
              <w:tag w:val="goog_rdk_3155"/>
            </w:sdtPr>
            <w:sdtContent>
              <w:ins w:author="Anonymous" w:id="66" w:date="2026-09-22T03:03:20Z"/>
              <w:sdt>
                <w:sdtPr>
                  <w:id w:val="525923123"/>
                  <w:tag w:val="goog_rdk_3156"/>
                </w:sdtPr>
                <w:sdtContent>
                  <w:ins w:author="Anonymous" w:id="66" w:date="2026-09-22T03:03:20Z">
                    <w:r w:rsidDel="00000000" w:rsidR="00000000" w:rsidRPr="00000000">
                      <w:rPr>
                        <w:rtl w:val="0"/>
                      </w:rPr>
                    </w:r>
                  </w:ins>
                </w:sdtContent>
              </w:sdt>
              <w:ins w:author="Anonymous" w:id="66" w:date="2026-09-22T03:03:20Z">
                <w:bookmarkStart w:colFirst="0" w:colLast="0" w:name="_heading=h.trq7sr8uwdlu" w:id="728"/>
                <w:bookmarkEnd w:id="728"/>
              </w:ins>
            </w:sdtContent>
          </w:sdt>
        </w:p>
      </w:sdtContent>
    </w:sdt>
    <w:sdt>
      <w:sdtPr>
        <w:id w:val="-904892309"/>
        <w:tag w:val="goog_rdk_3160"/>
      </w:sdtPr>
      <w:sdtContent>
        <w:p w:rsidR="00000000" w:rsidDel="00000000" w:rsidP="00000000" w:rsidRDefault="00000000" w:rsidRPr="00000000" w14:paraId="000004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4849454"/>
              <w:tag w:val="goog_rdk_3158"/>
            </w:sdtPr>
            <w:sdtContent>
              <w:ins w:author="Anonymous" w:id="66" w:date="2026-09-22T03:03:20Z"/>
              <w:sdt>
                <w:sdtPr>
                  <w:id w:val="1241276337"/>
                  <w:tag w:val="goog_rdk_3159"/>
                </w:sdtPr>
                <w:sdtContent>
                  <w:ins w:author="Anonymous" w:id="66" w:date="2026-09-22T03:03:20Z">
                    <w:r w:rsidDel="00000000" w:rsidR="00000000" w:rsidRPr="00000000">
                      <w:rPr>
                        <w:rtl w:val="0"/>
                      </w:rPr>
                    </w:r>
                  </w:ins>
                </w:sdtContent>
              </w:sdt>
              <w:ins w:author="Anonymous" w:id="66" w:date="2026-09-22T03:03:20Z">
                <w:bookmarkStart w:colFirst="0" w:colLast="0" w:name="_heading=h.i870edj3zt43" w:id="729"/>
                <w:bookmarkEnd w:id="729"/>
              </w:ins>
            </w:sdtContent>
          </w:sdt>
        </w:p>
      </w:sdtContent>
    </w:sdt>
    <w:sdt>
      <w:sdtPr>
        <w:id w:val="-1392982880"/>
        <w:tag w:val="goog_rdk_3163"/>
      </w:sdtPr>
      <w:sdtContent>
        <w:p w:rsidR="00000000" w:rsidDel="00000000" w:rsidP="00000000" w:rsidRDefault="00000000" w:rsidRPr="00000000" w14:paraId="000004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7381614"/>
              <w:tag w:val="goog_rdk_3161"/>
            </w:sdtPr>
            <w:sdtContent>
              <w:ins w:author="Anonymous" w:id="66" w:date="2026-09-22T03:03:20Z"/>
              <w:sdt>
                <w:sdtPr>
                  <w:id w:val="1646346684"/>
                  <w:tag w:val="goog_rdk_3162"/>
                </w:sdtPr>
                <w:sdtContent>
                  <w:ins w:author="Anonymous" w:id="66" w:date="2026-09-22T03:03:20Z">
                    <w:r w:rsidDel="00000000" w:rsidR="00000000" w:rsidRPr="00000000">
                      <w:rPr>
                        <w:rtl w:val="0"/>
                      </w:rPr>
                    </w:r>
                  </w:ins>
                </w:sdtContent>
              </w:sdt>
              <w:ins w:author="Anonymous" w:id="66" w:date="2026-09-22T03:03:20Z">
                <w:bookmarkStart w:colFirst="0" w:colLast="0" w:name="_heading=h.r960zoun38zj" w:id="730"/>
                <w:bookmarkEnd w:id="730"/>
              </w:ins>
            </w:sdtContent>
          </w:sdt>
        </w:p>
      </w:sdtContent>
    </w:sdt>
    <w:sdt>
      <w:sdtPr>
        <w:id w:val="719548911"/>
        <w:tag w:val="goog_rdk_3166"/>
      </w:sdtPr>
      <w:sdtContent>
        <w:p w:rsidR="00000000" w:rsidDel="00000000" w:rsidP="00000000" w:rsidRDefault="00000000" w:rsidRPr="00000000" w14:paraId="000004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5410061"/>
              <w:tag w:val="goog_rdk_3164"/>
            </w:sdtPr>
            <w:sdtContent>
              <w:ins w:author="Anonymous" w:id="66" w:date="2026-09-22T03:03:20Z"/>
              <w:sdt>
                <w:sdtPr>
                  <w:id w:val="-786303180"/>
                  <w:tag w:val="goog_rdk_3165"/>
                </w:sdtPr>
                <w:sdtContent>
                  <w:ins w:author="Anonymous" w:id="66" w:date="2026-09-22T03:03:20Z">
                    <w:r w:rsidDel="00000000" w:rsidR="00000000" w:rsidRPr="00000000">
                      <w:rPr>
                        <w:rtl w:val="0"/>
                      </w:rPr>
                    </w:r>
                  </w:ins>
                </w:sdtContent>
              </w:sdt>
              <w:ins w:author="Anonymous" w:id="66" w:date="2026-09-22T03:03:20Z">
                <w:bookmarkStart w:colFirst="0" w:colLast="0" w:name="_heading=h.mx81ththtx5r" w:id="731"/>
                <w:bookmarkEnd w:id="731"/>
              </w:ins>
            </w:sdtContent>
          </w:sdt>
        </w:p>
      </w:sdtContent>
    </w:sdt>
    <w:sdt>
      <w:sdtPr>
        <w:id w:val="-934513792"/>
        <w:tag w:val="goog_rdk_3169"/>
      </w:sdtPr>
      <w:sdtContent>
        <w:p w:rsidR="00000000" w:rsidDel="00000000" w:rsidP="00000000" w:rsidRDefault="00000000" w:rsidRPr="00000000" w14:paraId="000004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3171947"/>
              <w:tag w:val="goog_rdk_3167"/>
            </w:sdtPr>
            <w:sdtContent>
              <w:ins w:author="Anonymous" w:id="66" w:date="2026-09-22T03:03:20Z"/>
              <w:sdt>
                <w:sdtPr>
                  <w:id w:val="1509373654"/>
                  <w:tag w:val="goog_rdk_3168"/>
                </w:sdtPr>
                <w:sdtContent>
                  <w:ins w:author="Anonymous" w:id="66" w:date="2026-09-22T03:03:20Z">
                    <w:r w:rsidDel="00000000" w:rsidR="00000000" w:rsidRPr="00000000">
                      <w:rPr>
                        <w:rtl w:val="0"/>
                      </w:rPr>
                    </w:r>
                  </w:ins>
                </w:sdtContent>
              </w:sdt>
              <w:ins w:author="Anonymous" w:id="66" w:date="2026-09-22T03:03:20Z">
                <w:bookmarkStart w:colFirst="0" w:colLast="0" w:name="_heading=h.4e9j174ojmnc" w:id="732"/>
                <w:bookmarkEnd w:id="732"/>
              </w:ins>
            </w:sdtContent>
          </w:sdt>
        </w:p>
      </w:sdtContent>
    </w:sdt>
    <w:sdt>
      <w:sdtPr>
        <w:id w:val="-1841499364"/>
        <w:tag w:val="goog_rdk_3172"/>
      </w:sdtPr>
      <w:sdtContent>
        <w:p w:rsidR="00000000" w:rsidDel="00000000" w:rsidP="00000000" w:rsidRDefault="00000000" w:rsidRPr="00000000" w14:paraId="000004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8097866"/>
              <w:tag w:val="goog_rdk_3170"/>
            </w:sdtPr>
            <w:sdtContent>
              <w:ins w:author="Anonymous" w:id="66" w:date="2026-09-22T03:03:20Z"/>
              <w:sdt>
                <w:sdtPr>
                  <w:id w:val="2058824085"/>
                  <w:tag w:val="goog_rdk_3171"/>
                </w:sdtPr>
                <w:sdtContent>
                  <w:ins w:author="Anonymous" w:id="66" w:date="2026-09-22T03:03:20Z">
                    <w:r w:rsidDel="00000000" w:rsidR="00000000" w:rsidRPr="00000000">
                      <w:rPr>
                        <w:rtl w:val="0"/>
                      </w:rPr>
                    </w:r>
                  </w:ins>
                </w:sdtContent>
              </w:sdt>
              <w:ins w:author="Anonymous" w:id="66" w:date="2026-09-22T03:03:20Z">
                <w:bookmarkStart w:colFirst="0" w:colLast="0" w:name="_heading=h.thjnlytk9sqm" w:id="733"/>
                <w:bookmarkEnd w:id="733"/>
              </w:ins>
            </w:sdtContent>
          </w:sdt>
        </w:p>
      </w:sdtContent>
    </w:sdt>
    <w:sdt>
      <w:sdtPr>
        <w:id w:val="-651732141"/>
        <w:tag w:val="goog_rdk_3175"/>
      </w:sdtPr>
      <w:sdtContent>
        <w:p w:rsidR="00000000" w:rsidDel="00000000" w:rsidP="00000000" w:rsidRDefault="00000000" w:rsidRPr="00000000" w14:paraId="000004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7546814"/>
              <w:tag w:val="goog_rdk_3173"/>
            </w:sdtPr>
            <w:sdtContent>
              <w:ins w:author="Anonymous" w:id="66" w:date="2026-09-22T03:03:20Z"/>
              <w:sdt>
                <w:sdtPr>
                  <w:id w:val="1139627521"/>
                  <w:tag w:val="goog_rdk_3174"/>
                </w:sdtPr>
                <w:sdtContent>
                  <w:ins w:author="Anonymous" w:id="66" w:date="2026-09-22T03:03:20Z">
                    <w:r w:rsidDel="00000000" w:rsidR="00000000" w:rsidRPr="00000000">
                      <w:rPr>
                        <w:rtl w:val="0"/>
                      </w:rPr>
                    </w:r>
                  </w:ins>
                </w:sdtContent>
              </w:sdt>
              <w:ins w:author="Anonymous" w:id="66" w:date="2026-09-22T03:03:20Z">
                <w:bookmarkStart w:colFirst="0" w:colLast="0" w:name="_heading=h.o3seiqvt95lz" w:id="734"/>
                <w:bookmarkEnd w:id="734"/>
              </w:ins>
            </w:sdtContent>
          </w:sdt>
        </w:p>
      </w:sdtContent>
    </w:sdt>
    <w:sdt>
      <w:sdtPr>
        <w:id w:val="591608278"/>
        <w:tag w:val="goog_rdk_3178"/>
      </w:sdtPr>
      <w:sdtContent>
        <w:p w:rsidR="00000000" w:rsidDel="00000000" w:rsidP="00000000" w:rsidRDefault="00000000" w:rsidRPr="00000000" w14:paraId="000004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0748668"/>
              <w:tag w:val="goog_rdk_3176"/>
            </w:sdtPr>
            <w:sdtContent>
              <w:ins w:author="Anonymous" w:id="66" w:date="2026-09-22T03:03:20Z"/>
              <w:sdt>
                <w:sdtPr>
                  <w:id w:val="437607348"/>
                  <w:tag w:val="goog_rdk_3177"/>
                </w:sdtPr>
                <w:sdtContent>
                  <w:ins w:author="Anonymous" w:id="66" w:date="2026-09-22T03:03:20Z">
                    <w:r w:rsidDel="00000000" w:rsidR="00000000" w:rsidRPr="00000000">
                      <w:rPr>
                        <w:rtl w:val="0"/>
                      </w:rPr>
                    </w:r>
                  </w:ins>
                </w:sdtContent>
              </w:sdt>
              <w:ins w:author="Anonymous" w:id="66" w:date="2026-09-22T03:03:20Z">
                <w:bookmarkStart w:colFirst="0" w:colLast="0" w:name="_heading=h.ip9uo4vkk2p1" w:id="735"/>
                <w:bookmarkEnd w:id="735"/>
              </w:ins>
            </w:sdtContent>
          </w:sdt>
        </w:p>
      </w:sdtContent>
    </w:sdt>
    <w:sdt>
      <w:sdtPr>
        <w:id w:val="-1198329391"/>
        <w:tag w:val="goog_rdk_3181"/>
      </w:sdtPr>
      <w:sdtContent>
        <w:p w:rsidR="00000000" w:rsidDel="00000000" w:rsidP="00000000" w:rsidRDefault="00000000" w:rsidRPr="00000000" w14:paraId="000004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9068504"/>
              <w:tag w:val="goog_rdk_3179"/>
            </w:sdtPr>
            <w:sdtContent>
              <w:ins w:author="Anonymous" w:id="66" w:date="2026-09-22T03:03:20Z"/>
              <w:sdt>
                <w:sdtPr>
                  <w:id w:val="1422031629"/>
                  <w:tag w:val="goog_rdk_3180"/>
                </w:sdtPr>
                <w:sdtContent>
                  <w:ins w:author="Anonymous" w:id="66" w:date="2026-09-22T03:03:20Z">
                    <w:r w:rsidDel="00000000" w:rsidR="00000000" w:rsidRPr="00000000">
                      <w:rPr>
                        <w:rtl w:val="0"/>
                      </w:rPr>
                    </w:r>
                  </w:ins>
                </w:sdtContent>
              </w:sdt>
              <w:ins w:author="Anonymous" w:id="66" w:date="2026-09-22T03:03:20Z">
                <w:bookmarkStart w:colFirst="0" w:colLast="0" w:name="_heading=h.kt1tvlhkq1yt" w:id="736"/>
                <w:bookmarkEnd w:id="736"/>
              </w:ins>
            </w:sdtContent>
          </w:sdt>
        </w:p>
      </w:sdtContent>
    </w:sdt>
    <w:sdt>
      <w:sdtPr>
        <w:id w:val="-2047000807"/>
        <w:tag w:val="goog_rdk_3184"/>
      </w:sdtPr>
      <w:sdtContent>
        <w:p w:rsidR="00000000" w:rsidDel="00000000" w:rsidP="00000000" w:rsidRDefault="00000000" w:rsidRPr="00000000" w14:paraId="000004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8481061"/>
              <w:tag w:val="goog_rdk_3182"/>
            </w:sdtPr>
            <w:sdtContent>
              <w:ins w:author="Anonymous" w:id="66" w:date="2026-09-22T03:03:20Z"/>
              <w:sdt>
                <w:sdtPr>
                  <w:id w:val="-700583356"/>
                  <w:tag w:val="goog_rdk_3183"/>
                </w:sdtPr>
                <w:sdtContent>
                  <w:ins w:author="Anonymous" w:id="66" w:date="2026-09-22T03:03:20Z">
                    <w:r w:rsidDel="00000000" w:rsidR="00000000" w:rsidRPr="00000000">
                      <w:rPr>
                        <w:rtl w:val="0"/>
                      </w:rPr>
                    </w:r>
                  </w:ins>
                </w:sdtContent>
              </w:sdt>
              <w:ins w:author="Anonymous" w:id="66" w:date="2026-09-22T03:03:20Z">
                <w:bookmarkStart w:colFirst="0" w:colLast="0" w:name="_heading=h.1pc04mynym2d" w:id="737"/>
                <w:bookmarkEnd w:id="737"/>
              </w:ins>
            </w:sdtContent>
          </w:sdt>
        </w:p>
      </w:sdtContent>
    </w:sdt>
    <w:sdt>
      <w:sdtPr>
        <w:id w:val="-1742436434"/>
        <w:tag w:val="goog_rdk_3187"/>
      </w:sdtPr>
      <w:sdtContent>
        <w:p w:rsidR="00000000" w:rsidDel="00000000" w:rsidP="00000000" w:rsidRDefault="00000000" w:rsidRPr="00000000" w14:paraId="000004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5681185"/>
              <w:tag w:val="goog_rdk_3185"/>
            </w:sdtPr>
            <w:sdtContent>
              <w:ins w:author="Anonymous" w:id="66" w:date="2026-09-22T03:03:20Z"/>
              <w:sdt>
                <w:sdtPr>
                  <w:id w:val="-2052708499"/>
                  <w:tag w:val="goog_rdk_3186"/>
                </w:sdtPr>
                <w:sdtContent>
                  <w:ins w:author="Anonymous" w:id="66" w:date="2026-09-22T03:03:20Z">
                    <w:r w:rsidDel="00000000" w:rsidR="00000000" w:rsidRPr="00000000">
                      <w:rPr>
                        <w:rtl w:val="0"/>
                      </w:rPr>
                    </w:r>
                  </w:ins>
                </w:sdtContent>
              </w:sdt>
              <w:ins w:author="Anonymous" w:id="66" w:date="2026-09-22T03:03:20Z">
                <w:bookmarkStart w:colFirst="0" w:colLast="0" w:name="_heading=h.138xdnl3glup" w:id="738"/>
                <w:bookmarkEnd w:id="738"/>
              </w:ins>
            </w:sdtContent>
          </w:sdt>
        </w:p>
      </w:sdtContent>
    </w:sdt>
    <w:sdt>
      <w:sdtPr>
        <w:id w:val="434503370"/>
        <w:tag w:val="goog_rdk_3190"/>
      </w:sdtPr>
      <w:sdtContent>
        <w:p w:rsidR="00000000" w:rsidDel="00000000" w:rsidP="00000000" w:rsidRDefault="00000000" w:rsidRPr="00000000" w14:paraId="000004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0164193"/>
              <w:tag w:val="goog_rdk_3188"/>
            </w:sdtPr>
            <w:sdtContent>
              <w:ins w:author="Anonymous" w:id="66" w:date="2026-09-22T03:03:20Z"/>
              <w:sdt>
                <w:sdtPr>
                  <w:id w:val="215523651"/>
                  <w:tag w:val="goog_rdk_3189"/>
                </w:sdtPr>
                <w:sdtContent>
                  <w:ins w:author="Anonymous" w:id="66" w:date="2026-09-22T03:03:20Z">
                    <w:r w:rsidDel="00000000" w:rsidR="00000000" w:rsidRPr="00000000">
                      <w:rPr>
                        <w:rtl w:val="0"/>
                      </w:rPr>
                    </w:r>
                  </w:ins>
                </w:sdtContent>
              </w:sdt>
              <w:ins w:author="Anonymous" w:id="66" w:date="2026-09-22T03:03:20Z">
                <w:bookmarkStart w:colFirst="0" w:colLast="0" w:name="_heading=h.v03dj04qaq8q" w:id="739"/>
                <w:bookmarkEnd w:id="739"/>
              </w:ins>
            </w:sdtContent>
          </w:sdt>
        </w:p>
      </w:sdtContent>
    </w:sdt>
    <w:sdt>
      <w:sdtPr>
        <w:id w:val="-1783982029"/>
        <w:tag w:val="goog_rdk_3193"/>
      </w:sdtPr>
      <w:sdtContent>
        <w:p w:rsidR="00000000" w:rsidDel="00000000" w:rsidP="00000000" w:rsidRDefault="00000000" w:rsidRPr="00000000" w14:paraId="000004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5414714"/>
              <w:tag w:val="goog_rdk_3191"/>
            </w:sdtPr>
            <w:sdtContent>
              <w:ins w:author="Anonymous" w:id="66" w:date="2026-09-22T03:03:20Z"/>
              <w:sdt>
                <w:sdtPr>
                  <w:id w:val="1521538183"/>
                  <w:tag w:val="goog_rdk_3192"/>
                </w:sdtPr>
                <w:sdtContent>
                  <w:ins w:author="Anonymous" w:id="66" w:date="2026-09-22T03:03:20Z">
                    <w:r w:rsidDel="00000000" w:rsidR="00000000" w:rsidRPr="00000000">
                      <w:rPr>
                        <w:rtl w:val="0"/>
                      </w:rPr>
                    </w:r>
                  </w:ins>
                </w:sdtContent>
              </w:sdt>
              <w:ins w:author="Anonymous" w:id="66" w:date="2026-09-22T03:03:20Z">
                <w:bookmarkStart w:colFirst="0" w:colLast="0" w:name="_heading=h.e9gktskefi7z" w:id="740"/>
                <w:bookmarkEnd w:id="740"/>
              </w:ins>
            </w:sdtContent>
          </w:sdt>
        </w:p>
      </w:sdtContent>
    </w:sdt>
    <w:sdt>
      <w:sdtPr>
        <w:id w:val="871614654"/>
        <w:tag w:val="goog_rdk_3196"/>
      </w:sdtPr>
      <w:sdtContent>
        <w:p w:rsidR="00000000" w:rsidDel="00000000" w:rsidP="00000000" w:rsidRDefault="00000000" w:rsidRPr="00000000" w14:paraId="000004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0539540"/>
              <w:tag w:val="goog_rdk_3194"/>
            </w:sdtPr>
            <w:sdtContent>
              <w:ins w:author="Anonymous" w:id="66" w:date="2026-09-22T03:03:20Z"/>
              <w:sdt>
                <w:sdtPr>
                  <w:id w:val="828750791"/>
                  <w:tag w:val="goog_rdk_3195"/>
                </w:sdtPr>
                <w:sdtContent>
                  <w:ins w:author="Anonymous" w:id="66" w:date="2026-09-22T03:03:20Z">
                    <w:r w:rsidDel="00000000" w:rsidR="00000000" w:rsidRPr="00000000">
                      <w:rPr>
                        <w:rtl w:val="0"/>
                      </w:rPr>
                    </w:r>
                  </w:ins>
                </w:sdtContent>
              </w:sdt>
              <w:ins w:author="Anonymous" w:id="66" w:date="2026-09-22T03:03:20Z">
                <w:bookmarkStart w:colFirst="0" w:colLast="0" w:name="_heading=h.os2y7zk98kge" w:id="741"/>
                <w:bookmarkEnd w:id="741"/>
              </w:ins>
            </w:sdtContent>
          </w:sdt>
        </w:p>
      </w:sdtContent>
    </w:sdt>
    <w:sdt>
      <w:sdtPr>
        <w:id w:val="-724690334"/>
        <w:tag w:val="goog_rdk_3199"/>
      </w:sdtPr>
      <w:sdtContent>
        <w:p w:rsidR="00000000" w:rsidDel="00000000" w:rsidP="00000000" w:rsidRDefault="00000000" w:rsidRPr="00000000" w14:paraId="000004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2802271"/>
              <w:tag w:val="goog_rdk_3197"/>
            </w:sdtPr>
            <w:sdtContent>
              <w:ins w:author="Anonymous" w:id="66" w:date="2026-09-22T03:03:20Z"/>
              <w:sdt>
                <w:sdtPr>
                  <w:id w:val="2014331784"/>
                  <w:tag w:val="goog_rdk_3198"/>
                </w:sdtPr>
                <w:sdtContent>
                  <w:ins w:author="Anonymous" w:id="66" w:date="2026-09-22T03:03:20Z">
                    <w:r w:rsidDel="00000000" w:rsidR="00000000" w:rsidRPr="00000000">
                      <w:rPr>
                        <w:rtl w:val="0"/>
                      </w:rPr>
                    </w:r>
                  </w:ins>
                </w:sdtContent>
              </w:sdt>
              <w:ins w:author="Anonymous" w:id="66" w:date="2026-09-22T03:03:20Z">
                <w:bookmarkStart w:colFirst="0" w:colLast="0" w:name="_heading=h.awjodbetpq6w" w:id="742"/>
                <w:bookmarkEnd w:id="742"/>
              </w:ins>
            </w:sdtContent>
          </w:sdt>
        </w:p>
      </w:sdtContent>
    </w:sdt>
    <w:sdt>
      <w:sdtPr>
        <w:id w:val="756256468"/>
        <w:tag w:val="goog_rdk_3202"/>
      </w:sdtPr>
      <w:sdtContent>
        <w:p w:rsidR="00000000" w:rsidDel="00000000" w:rsidP="00000000" w:rsidRDefault="00000000" w:rsidRPr="00000000" w14:paraId="000004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72695497"/>
              <w:tag w:val="goog_rdk_3200"/>
            </w:sdtPr>
            <w:sdtContent>
              <w:ins w:author="Anonymous" w:id="66" w:date="2026-09-22T03:03:20Z"/>
              <w:sdt>
                <w:sdtPr>
                  <w:id w:val="497321001"/>
                  <w:tag w:val="goog_rdk_3201"/>
                </w:sdtPr>
                <w:sdtContent>
                  <w:ins w:author="Anonymous" w:id="66" w:date="2026-09-22T03:03:20Z">
                    <w:r w:rsidDel="00000000" w:rsidR="00000000" w:rsidRPr="00000000">
                      <w:rPr>
                        <w:rtl w:val="0"/>
                      </w:rPr>
                    </w:r>
                  </w:ins>
                </w:sdtContent>
              </w:sdt>
              <w:ins w:author="Anonymous" w:id="66" w:date="2026-09-22T03:03:20Z">
                <w:bookmarkStart w:colFirst="0" w:colLast="0" w:name="_heading=h.jb1bf19sbgx9" w:id="743"/>
                <w:bookmarkEnd w:id="743"/>
              </w:ins>
            </w:sdtContent>
          </w:sdt>
        </w:p>
      </w:sdtContent>
    </w:sdt>
    <w:sdt>
      <w:sdtPr>
        <w:id w:val="-2086154001"/>
        <w:tag w:val="goog_rdk_3205"/>
      </w:sdtPr>
      <w:sdtContent>
        <w:p w:rsidR="00000000" w:rsidDel="00000000" w:rsidP="00000000" w:rsidRDefault="00000000" w:rsidRPr="00000000" w14:paraId="000004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0347222"/>
              <w:tag w:val="goog_rdk_3203"/>
            </w:sdtPr>
            <w:sdtContent>
              <w:ins w:author="Anonymous" w:id="66" w:date="2026-09-22T03:03:20Z"/>
              <w:sdt>
                <w:sdtPr>
                  <w:id w:val="451398659"/>
                  <w:tag w:val="goog_rdk_3204"/>
                </w:sdtPr>
                <w:sdtContent>
                  <w:ins w:author="Anonymous" w:id="66" w:date="2026-09-22T03:03:20Z">
                    <w:r w:rsidDel="00000000" w:rsidR="00000000" w:rsidRPr="00000000">
                      <w:rPr>
                        <w:rtl w:val="0"/>
                      </w:rPr>
                    </w:r>
                  </w:ins>
                </w:sdtContent>
              </w:sdt>
              <w:ins w:author="Anonymous" w:id="66" w:date="2026-09-22T03:03:20Z">
                <w:bookmarkStart w:colFirst="0" w:colLast="0" w:name="_heading=h.sqdf8e5x4m8w" w:id="744"/>
                <w:bookmarkEnd w:id="744"/>
              </w:ins>
            </w:sdtContent>
          </w:sdt>
        </w:p>
      </w:sdtContent>
    </w:sdt>
    <w:sdt>
      <w:sdtPr>
        <w:id w:val="1175992242"/>
        <w:tag w:val="goog_rdk_3208"/>
      </w:sdtPr>
      <w:sdtContent>
        <w:p w:rsidR="00000000" w:rsidDel="00000000" w:rsidP="00000000" w:rsidRDefault="00000000" w:rsidRPr="00000000" w14:paraId="000004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5751665"/>
              <w:tag w:val="goog_rdk_3206"/>
            </w:sdtPr>
            <w:sdtContent>
              <w:ins w:author="Anonymous" w:id="66" w:date="2026-09-22T03:03:20Z"/>
              <w:sdt>
                <w:sdtPr>
                  <w:id w:val="-2010285179"/>
                  <w:tag w:val="goog_rdk_3207"/>
                </w:sdtPr>
                <w:sdtContent>
                  <w:ins w:author="Anonymous" w:id="66" w:date="2026-09-22T03:03:20Z">
                    <w:r w:rsidDel="00000000" w:rsidR="00000000" w:rsidRPr="00000000">
                      <w:rPr>
                        <w:rtl w:val="0"/>
                      </w:rPr>
                    </w:r>
                  </w:ins>
                </w:sdtContent>
              </w:sdt>
              <w:ins w:author="Anonymous" w:id="66" w:date="2026-09-22T03:03:20Z">
                <w:bookmarkStart w:colFirst="0" w:colLast="0" w:name="_heading=h.lgvmg713h1ya" w:id="745"/>
                <w:bookmarkEnd w:id="745"/>
              </w:ins>
            </w:sdtContent>
          </w:sdt>
        </w:p>
      </w:sdtContent>
    </w:sdt>
    <w:sdt>
      <w:sdtPr>
        <w:id w:val="1867094291"/>
        <w:tag w:val="goog_rdk_3211"/>
      </w:sdtPr>
      <w:sdtContent>
        <w:p w:rsidR="00000000" w:rsidDel="00000000" w:rsidP="00000000" w:rsidRDefault="00000000" w:rsidRPr="00000000" w14:paraId="000004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3149694"/>
              <w:tag w:val="goog_rdk_3209"/>
            </w:sdtPr>
            <w:sdtContent>
              <w:ins w:author="Anonymous" w:id="66" w:date="2026-09-22T03:03:20Z"/>
              <w:sdt>
                <w:sdtPr>
                  <w:id w:val="-890983005"/>
                  <w:tag w:val="goog_rdk_3210"/>
                </w:sdtPr>
                <w:sdtContent>
                  <w:ins w:author="Anonymous" w:id="66" w:date="2026-09-22T03:03:20Z">
                    <w:r w:rsidDel="00000000" w:rsidR="00000000" w:rsidRPr="00000000">
                      <w:rPr>
                        <w:rtl w:val="0"/>
                      </w:rPr>
                    </w:r>
                  </w:ins>
                </w:sdtContent>
              </w:sdt>
              <w:ins w:author="Anonymous" w:id="66" w:date="2026-09-22T03:03:20Z">
                <w:bookmarkStart w:colFirst="0" w:colLast="0" w:name="_heading=h.oojkpzdyjjog" w:id="746"/>
                <w:bookmarkEnd w:id="746"/>
              </w:ins>
            </w:sdtContent>
          </w:sdt>
        </w:p>
      </w:sdtContent>
    </w:sdt>
    <w:sdt>
      <w:sdtPr>
        <w:id w:val="-1507988455"/>
        <w:tag w:val="goog_rdk_3214"/>
      </w:sdtPr>
      <w:sdtContent>
        <w:p w:rsidR="00000000" w:rsidDel="00000000" w:rsidP="00000000" w:rsidRDefault="00000000" w:rsidRPr="00000000" w14:paraId="000004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3448635"/>
              <w:tag w:val="goog_rdk_3212"/>
            </w:sdtPr>
            <w:sdtContent>
              <w:ins w:author="Anonymous" w:id="66" w:date="2026-09-22T03:03:20Z"/>
              <w:sdt>
                <w:sdtPr>
                  <w:id w:val="-1774144701"/>
                  <w:tag w:val="goog_rdk_3213"/>
                </w:sdtPr>
                <w:sdtContent>
                  <w:ins w:author="Anonymous" w:id="66" w:date="2026-09-22T03:03:20Z">
                    <w:r w:rsidDel="00000000" w:rsidR="00000000" w:rsidRPr="00000000">
                      <w:rPr>
                        <w:rtl w:val="0"/>
                      </w:rPr>
                    </w:r>
                  </w:ins>
                </w:sdtContent>
              </w:sdt>
              <w:ins w:author="Anonymous" w:id="66" w:date="2026-09-22T03:03:20Z">
                <w:bookmarkStart w:colFirst="0" w:colLast="0" w:name="_heading=h.9ydbymezg7i3" w:id="747"/>
                <w:bookmarkEnd w:id="747"/>
              </w:ins>
            </w:sdtContent>
          </w:sdt>
        </w:p>
      </w:sdtContent>
    </w:sdt>
    <w:sdt>
      <w:sdtPr>
        <w:id w:val="222018476"/>
        <w:tag w:val="goog_rdk_3217"/>
      </w:sdtPr>
      <w:sdtContent>
        <w:p w:rsidR="00000000" w:rsidDel="00000000" w:rsidP="00000000" w:rsidRDefault="00000000" w:rsidRPr="00000000" w14:paraId="000004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2732703"/>
              <w:tag w:val="goog_rdk_3215"/>
            </w:sdtPr>
            <w:sdtContent>
              <w:ins w:author="Anonymous" w:id="66" w:date="2026-09-22T03:03:20Z"/>
              <w:sdt>
                <w:sdtPr>
                  <w:id w:val="-645505442"/>
                  <w:tag w:val="goog_rdk_3216"/>
                </w:sdtPr>
                <w:sdtContent>
                  <w:ins w:author="Anonymous" w:id="66" w:date="2026-09-22T03:03:20Z">
                    <w:r w:rsidDel="00000000" w:rsidR="00000000" w:rsidRPr="00000000">
                      <w:rPr>
                        <w:rtl w:val="0"/>
                      </w:rPr>
                    </w:r>
                  </w:ins>
                </w:sdtContent>
              </w:sdt>
              <w:ins w:author="Anonymous" w:id="66" w:date="2026-09-22T03:03:20Z">
                <w:bookmarkStart w:colFirst="0" w:colLast="0" w:name="_heading=h.wfkedeb86v3j" w:id="748"/>
                <w:bookmarkEnd w:id="748"/>
              </w:ins>
            </w:sdtContent>
          </w:sdt>
        </w:p>
      </w:sdtContent>
    </w:sdt>
    <w:sdt>
      <w:sdtPr>
        <w:id w:val="-127833932"/>
        <w:tag w:val="goog_rdk_3220"/>
      </w:sdtPr>
      <w:sdtContent>
        <w:p w:rsidR="00000000" w:rsidDel="00000000" w:rsidP="00000000" w:rsidRDefault="00000000" w:rsidRPr="00000000" w14:paraId="000004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8641170"/>
              <w:tag w:val="goog_rdk_3218"/>
            </w:sdtPr>
            <w:sdtContent>
              <w:ins w:author="Anonymous" w:id="66" w:date="2026-09-22T03:03:20Z"/>
              <w:sdt>
                <w:sdtPr>
                  <w:id w:val="-1110959266"/>
                  <w:tag w:val="goog_rdk_3219"/>
                </w:sdtPr>
                <w:sdtContent>
                  <w:ins w:author="Anonymous" w:id="66" w:date="2026-09-22T03:03:20Z">
                    <w:r w:rsidDel="00000000" w:rsidR="00000000" w:rsidRPr="00000000">
                      <w:rPr>
                        <w:rtl w:val="0"/>
                      </w:rPr>
                    </w:r>
                  </w:ins>
                </w:sdtContent>
              </w:sdt>
              <w:ins w:author="Anonymous" w:id="66" w:date="2026-09-22T03:03:20Z">
                <w:bookmarkStart w:colFirst="0" w:colLast="0" w:name="_heading=h.nwuiyhjpys2d" w:id="749"/>
                <w:bookmarkEnd w:id="749"/>
              </w:ins>
            </w:sdtContent>
          </w:sdt>
        </w:p>
      </w:sdtContent>
    </w:sdt>
    <w:sdt>
      <w:sdtPr>
        <w:id w:val="518929593"/>
        <w:tag w:val="goog_rdk_3223"/>
      </w:sdtPr>
      <w:sdtContent>
        <w:p w:rsidR="00000000" w:rsidDel="00000000" w:rsidP="00000000" w:rsidRDefault="00000000" w:rsidRPr="00000000" w14:paraId="000004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9163353"/>
              <w:tag w:val="goog_rdk_3221"/>
            </w:sdtPr>
            <w:sdtContent>
              <w:ins w:author="Anonymous" w:id="66" w:date="2026-09-22T03:03:20Z"/>
              <w:sdt>
                <w:sdtPr>
                  <w:id w:val="-2078614474"/>
                  <w:tag w:val="goog_rdk_3222"/>
                </w:sdtPr>
                <w:sdtContent>
                  <w:ins w:author="Anonymous" w:id="66" w:date="2026-09-22T03:03:20Z">
                    <w:r w:rsidDel="00000000" w:rsidR="00000000" w:rsidRPr="00000000">
                      <w:rPr>
                        <w:rtl w:val="0"/>
                      </w:rPr>
                    </w:r>
                  </w:ins>
                </w:sdtContent>
              </w:sdt>
              <w:ins w:author="Anonymous" w:id="66" w:date="2026-09-22T03:03:20Z">
                <w:bookmarkStart w:colFirst="0" w:colLast="0" w:name="_heading=h.5w2n214qpqhc" w:id="750"/>
                <w:bookmarkEnd w:id="750"/>
              </w:ins>
            </w:sdtContent>
          </w:sdt>
        </w:p>
      </w:sdtContent>
    </w:sdt>
    <w:sdt>
      <w:sdtPr>
        <w:id w:val="1854622910"/>
        <w:tag w:val="goog_rdk_3226"/>
      </w:sdtPr>
      <w:sdtContent>
        <w:p w:rsidR="00000000" w:rsidDel="00000000" w:rsidP="00000000" w:rsidRDefault="00000000" w:rsidRPr="00000000" w14:paraId="000004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3436604"/>
              <w:tag w:val="goog_rdk_3224"/>
            </w:sdtPr>
            <w:sdtContent>
              <w:ins w:author="Anonymous" w:id="66" w:date="2026-09-22T03:03:20Z"/>
              <w:sdt>
                <w:sdtPr>
                  <w:id w:val="1821233874"/>
                  <w:tag w:val="goog_rdk_3225"/>
                </w:sdtPr>
                <w:sdtContent>
                  <w:ins w:author="Anonymous" w:id="66" w:date="2026-09-22T03:03:20Z">
                    <w:r w:rsidDel="00000000" w:rsidR="00000000" w:rsidRPr="00000000">
                      <w:rPr>
                        <w:rtl w:val="0"/>
                      </w:rPr>
                    </w:r>
                  </w:ins>
                </w:sdtContent>
              </w:sdt>
              <w:ins w:author="Anonymous" w:id="66" w:date="2026-09-22T03:03:20Z">
                <w:bookmarkStart w:colFirst="0" w:colLast="0" w:name="_heading=h.jfuom3988ctw" w:id="751"/>
                <w:bookmarkEnd w:id="751"/>
              </w:ins>
            </w:sdtContent>
          </w:sdt>
        </w:p>
      </w:sdtContent>
    </w:sdt>
    <w:sdt>
      <w:sdtPr>
        <w:id w:val="1411263330"/>
        <w:tag w:val="goog_rdk_3229"/>
      </w:sdtPr>
      <w:sdtContent>
        <w:p w:rsidR="00000000" w:rsidDel="00000000" w:rsidP="00000000" w:rsidRDefault="00000000" w:rsidRPr="00000000" w14:paraId="000004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2381181"/>
              <w:tag w:val="goog_rdk_3227"/>
            </w:sdtPr>
            <w:sdtContent>
              <w:ins w:author="Anonymous" w:id="66" w:date="2026-09-22T03:03:20Z"/>
              <w:sdt>
                <w:sdtPr>
                  <w:id w:val="-848364564"/>
                  <w:tag w:val="goog_rdk_3228"/>
                </w:sdtPr>
                <w:sdtContent>
                  <w:ins w:author="Anonymous" w:id="66" w:date="2026-09-22T03:03:20Z">
                    <w:r w:rsidDel="00000000" w:rsidR="00000000" w:rsidRPr="00000000">
                      <w:rPr>
                        <w:rtl w:val="0"/>
                      </w:rPr>
                    </w:r>
                  </w:ins>
                </w:sdtContent>
              </w:sdt>
              <w:ins w:author="Anonymous" w:id="66" w:date="2026-09-22T03:03:20Z">
                <w:bookmarkStart w:colFirst="0" w:colLast="0" w:name="_heading=h.qfbjve53qc43" w:id="752"/>
                <w:bookmarkEnd w:id="752"/>
              </w:ins>
            </w:sdtContent>
          </w:sdt>
        </w:p>
      </w:sdtContent>
    </w:sdt>
    <w:sdt>
      <w:sdtPr>
        <w:id w:val="745499485"/>
        <w:tag w:val="goog_rdk_3232"/>
      </w:sdtPr>
      <w:sdtContent>
        <w:p w:rsidR="00000000" w:rsidDel="00000000" w:rsidP="00000000" w:rsidRDefault="00000000" w:rsidRPr="00000000" w14:paraId="000004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3317173"/>
              <w:tag w:val="goog_rdk_3230"/>
            </w:sdtPr>
            <w:sdtContent>
              <w:ins w:author="Anonymous" w:id="66" w:date="2026-09-22T03:03:20Z"/>
              <w:sdt>
                <w:sdtPr>
                  <w:id w:val="698775741"/>
                  <w:tag w:val="goog_rdk_3231"/>
                </w:sdtPr>
                <w:sdtContent>
                  <w:ins w:author="Anonymous" w:id="66" w:date="2026-09-22T03:03:20Z">
                    <w:r w:rsidDel="00000000" w:rsidR="00000000" w:rsidRPr="00000000">
                      <w:rPr>
                        <w:rtl w:val="0"/>
                      </w:rPr>
                    </w:r>
                  </w:ins>
                </w:sdtContent>
              </w:sdt>
              <w:ins w:author="Anonymous" w:id="66" w:date="2026-09-22T03:03:20Z">
                <w:bookmarkStart w:colFirst="0" w:colLast="0" w:name="_heading=h.am76dmvdba6b" w:id="753"/>
                <w:bookmarkEnd w:id="753"/>
              </w:ins>
            </w:sdtContent>
          </w:sdt>
        </w:p>
      </w:sdtContent>
    </w:sdt>
    <w:sdt>
      <w:sdtPr>
        <w:id w:val="-1859194322"/>
        <w:tag w:val="goog_rdk_3235"/>
      </w:sdtPr>
      <w:sdtContent>
        <w:p w:rsidR="00000000" w:rsidDel="00000000" w:rsidP="00000000" w:rsidRDefault="00000000" w:rsidRPr="00000000" w14:paraId="000004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4273920"/>
              <w:tag w:val="goog_rdk_3233"/>
            </w:sdtPr>
            <w:sdtContent>
              <w:ins w:author="Anonymous" w:id="66" w:date="2026-09-22T03:03:20Z"/>
              <w:sdt>
                <w:sdtPr>
                  <w:id w:val="1681046011"/>
                  <w:tag w:val="goog_rdk_3234"/>
                </w:sdtPr>
                <w:sdtContent>
                  <w:ins w:author="Anonymous" w:id="66" w:date="2026-09-22T03:03:20Z">
                    <w:r w:rsidDel="00000000" w:rsidR="00000000" w:rsidRPr="00000000">
                      <w:rPr>
                        <w:rtl w:val="0"/>
                      </w:rPr>
                    </w:r>
                  </w:ins>
                </w:sdtContent>
              </w:sdt>
              <w:ins w:author="Anonymous" w:id="66" w:date="2026-09-22T03:03:20Z">
                <w:bookmarkStart w:colFirst="0" w:colLast="0" w:name="_heading=h.3oybpinogvnf" w:id="754"/>
                <w:bookmarkEnd w:id="754"/>
              </w:ins>
            </w:sdtContent>
          </w:sdt>
        </w:p>
      </w:sdtContent>
    </w:sdt>
    <w:sdt>
      <w:sdtPr>
        <w:id w:val="1648368287"/>
        <w:tag w:val="goog_rdk_3238"/>
      </w:sdtPr>
      <w:sdtContent>
        <w:p w:rsidR="00000000" w:rsidDel="00000000" w:rsidP="00000000" w:rsidRDefault="00000000" w:rsidRPr="00000000" w14:paraId="000004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3202348"/>
              <w:tag w:val="goog_rdk_3236"/>
            </w:sdtPr>
            <w:sdtContent>
              <w:ins w:author="Anonymous" w:id="66" w:date="2026-09-22T03:03:20Z"/>
              <w:sdt>
                <w:sdtPr>
                  <w:id w:val="638548607"/>
                  <w:tag w:val="goog_rdk_3237"/>
                </w:sdtPr>
                <w:sdtContent>
                  <w:ins w:author="Anonymous" w:id="66" w:date="2026-09-22T03:03:20Z">
                    <w:r w:rsidDel="00000000" w:rsidR="00000000" w:rsidRPr="00000000">
                      <w:rPr>
                        <w:rtl w:val="0"/>
                      </w:rPr>
                    </w:r>
                  </w:ins>
                </w:sdtContent>
              </w:sdt>
              <w:ins w:author="Anonymous" w:id="66" w:date="2026-09-22T03:03:20Z">
                <w:bookmarkStart w:colFirst="0" w:colLast="0" w:name="_heading=h.gaq7xly0lj5y" w:id="755"/>
                <w:bookmarkEnd w:id="755"/>
              </w:ins>
            </w:sdtContent>
          </w:sdt>
        </w:p>
      </w:sdtContent>
    </w:sdt>
    <w:sdt>
      <w:sdtPr>
        <w:id w:val="-1099454689"/>
        <w:tag w:val="goog_rdk_3241"/>
      </w:sdtPr>
      <w:sdtContent>
        <w:p w:rsidR="00000000" w:rsidDel="00000000" w:rsidP="00000000" w:rsidRDefault="00000000" w:rsidRPr="00000000" w14:paraId="000004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7807796"/>
              <w:tag w:val="goog_rdk_3239"/>
            </w:sdtPr>
            <w:sdtContent>
              <w:ins w:author="Anonymous" w:id="66" w:date="2026-09-22T03:03:20Z"/>
              <w:sdt>
                <w:sdtPr>
                  <w:id w:val="722569539"/>
                  <w:tag w:val="goog_rdk_3240"/>
                </w:sdtPr>
                <w:sdtContent>
                  <w:ins w:author="Anonymous" w:id="66" w:date="2026-09-22T03:03:20Z">
                    <w:r w:rsidDel="00000000" w:rsidR="00000000" w:rsidRPr="00000000">
                      <w:rPr>
                        <w:rtl w:val="0"/>
                      </w:rPr>
                    </w:r>
                  </w:ins>
                </w:sdtContent>
              </w:sdt>
              <w:ins w:author="Anonymous" w:id="66" w:date="2026-09-22T03:03:20Z">
                <w:bookmarkStart w:colFirst="0" w:colLast="0" w:name="_heading=h.8neyhh3arypa" w:id="756"/>
                <w:bookmarkEnd w:id="756"/>
              </w:ins>
            </w:sdtContent>
          </w:sdt>
        </w:p>
      </w:sdtContent>
    </w:sdt>
    <w:sdt>
      <w:sdtPr>
        <w:id w:val="-1707768821"/>
        <w:tag w:val="goog_rdk_3244"/>
      </w:sdtPr>
      <w:sdtContent>
        <w:p w:rsidR="00000000" w:rsidDel="00000000" w:rsidP="00000000" w:rsidRDefault="00000000" w:rsidRPr="00000000" w14:paraId="000004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1840295"/>
              <w:tag w:val="goog_rdk_3242"/>
            </w:sdtPr>
            <w:sdtContent>
              <w:ins w:author="Anonymous" w:id="66" w:date="2026-09-22T03:03:20Z"/>
              <w:sdt>
                <w:sdtPr>
                  <w:id w:val="1904305416"/>
                  <w:tag w:val="goog_rdk_3243"/>
                </w:sdtPr>
                <w:sdtContent>
                  <w:ins w:author="Anonymous" w:id="66" w:date="2026-09-22T03:03:20Z">
                    <w:r w:rsidDel="00000000" w:rsidR="00000000" w:rsidRPr="00000000">
                      <w:rPr>
                        <w:rtl w:val="0"/>
                      </w:rPr>
                    </w:r>
                  </w:ins>
                </w:sdtContent>
              </w:sdt>
              <w:ins w:author="Anonymous" w:id="66" w:date="2026-09-22T03:03:20Z">
                <w:bookmarkStart w:colFirst="0" w:colLast="0" w:name="_heading=h.f0ksug445kw7" w:id="757"/>
                <w:bookmarkEnd w:id="757"/>
              </w:ins>
            </w:sdtContent>
          </w:sdt>
        </w:p>
      </w:sdtContent>
    </w:sdt>
    <w:sdt>
      <w:sdtPr>
        <w:id w:val="1166301992"/>
        <w:tag w:val="goog_rdk_3247"/>
      </w:sdtPr>
      <w:sdtContent>
        <w:p w:rsidR="00000000" w:rsidDel="00000000" w:rsidP="00000000" w:rsidRDefault="00000000" w:rsidRPr="00000000" w14:paraId="000004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796947"/>
              <w:tag w:val="goog_rdk_3245"/>
            </w:sdtPr>
            <w:sdtContent>
              <w:ins w:author="Anonymous" w:id="66" w:date="2026-09-22T03:03:20Z"/>
              <w:sdt>
                <w:sdtPr>
                  <w:id w:val="931046705"/>
                  <w:tag w:val="goog_rdk_3246"/>
                </w:sdtPr>
                <w:sdtContent>
                  <w:ins w:author="Anonymous" w:id="66" w:date="2026-09-22T03:03:20Z">
                    <w:r w:rsidDel="00000000" w:rsidR="00000000" w:rsidRPr="00000000">
                      <w:rPr>
                        <w:rtl w:val="0"/>
                      </w:rPr>
                    </w:r>
                  </w:ins>
                </w:sdtContent>
              </w:sdt>
              <w:ins w:author="Anonymous" w:id="66" w:date="2026-09-22T03:03:20Z">
                <w:bookmarkStart w:colFirst="0" w:colLast="0" w:name="_heading=h.o29eptc2rsq" w:id="758"/>
                <w:bookmarkEnd w:id="758"/>
              </w:ins>
            </w:sdtContent>
          </w:sdt>
        </w:p>
      </w:sdtContent>
    </w:sdt>
    <w:sdt>
      <w:sdtPr>
        <w:id w:val="-22481827"/>
        <w:tag w:val="goog_rdk_3250"/>
      </w:sdtPr>
      <w:sdtContent>
        <w:p w:rsidR="00000000" w:rsidDel="00000000" w:rsidP="00000000" w:rsidRDefault="00000000" w:rsidRPr="00000000" w14:paraId="000004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7040531"/>
              <w:tag w:val="goog_rdk_3248"/>
            </w:sdtPr>
            <w:sdtContent>
              <w:ins w:author="Anonymous" w:id="66" w:date="2026-09-22T03:03:20Z"/>
              <w:sdt>
                <w:sdtPr>
                  <w:id w:val="1215706437"/>
                  <w:tag w:val="goog_rdk_3249"/>
                </w:sdtPr>
                <w:sdtContent>
                  <w:ins w:author="Anonymous" w:id="66" w:date="2026-09-22T03:03:20Z">
                    <w:r w:rsidDel="00000000" w:rsidR="00000000" w:rsidRPr="00000000">
                      <w:rPr>
                        <w:rtl w:val="0"/>
                      </w:rPr>
                    </w:r>
                  </w:ins>
                </w:sdtContent>
              </w:sdt>
              <w:ins w:author="Anonymous" w:id="66" w:date="2026-09-22T03:03:20Z">
                <w:bookmarkStart w:colFirst="0" w:colLast="0" w:name="_heading=h.g69utai4zkz" w:id="759"/>
                <w:bookmarkEnd w:id="759"/>
              </w:ins>
            </w:sdtContent>
          </w:sdt>
        </w:p>
      </w:sdtContent>
    </w:sdt>
    <w:sdt>
      <w:sdtPr>
        <w:id w:val="-1588893068"/>
        <w:tag w:val="goog_rdk_3253"/>
      </w:sdtPr>
      <w:sdtContent>
        <w:p w:rsidR="00000000" w:rsidDel="00000000" w:rsidP="00000000" w:rsidRDefault="00000000" w:rsidRPr="00000000" w14:paraId="000004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0420249"/>
              <w:tag w:val="goog_rdk_3251"/>
            </w:sdtPr>
            <w:sdtContent>
              <w:ins w:author="Anonymous" w:id="66" w:date="2026-09-22T03:03:20Z"/>
              <w:sdt>
                <w:sdtPr>
                  <w:id w:val="1547001672"/>
                  <w:tag w:val="goog_rdk_3252"/>
                </w:sdtPr>
                <w:sdtContent>
                  <w:ins w:author="Anonymous" w:id="66" w:date="2026-09-22T03:03:20Z">
                    <w:r w:rsidDel="00000000" w:rsidR="00000000" w:rsidRPr="00000000">
                      <w:rPr>
                        <w:rtl w:val="0"/>
                      </w:rPr>
                    </w:r>
                  </w:ins>
                </w:sdtContent>
              </w:sdt>
              <w:ins w:author="Anonymous" w:id="66" w:date="2026-09-22T03:03:20Z">
                <w:bookmarkStart w:colFirst="0" w:colLast="0" w:name="_heading=h.ebkdjhz7imhb" w:id="760"/>
                <w:bookmarkEnd w:id="760"/>
              </w:ins>
            </w:sdtContent>
          </w:sdt>
        </w:p>
      </w:sdtContent>
    </w:sdt>
    <w:sdt>
      <w:sdtPr>
        <w:id w:val="-1650185371"/>
        <w:tag w:val="goog_rdk_3256"/>
      </w:sdtPr>
      <w:sdtContent>
        <w:p w:rsidR="00000000" w:rsidDel="00000000" w:rsidP="00000000" w:rsidRDefault="00000000" w:rsidRPr="00000000" w14:paraId="000004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9413152"/>
              <w:tag w:val="goog_rdk_3254"/>
            </w:sdtPr>
            <w:sdtContent>
              <w:ins w:author="Anonymous" w:id="66" w:date="2026-09-22T03:03:20Z"/>
              <w:sdt>
                <w:sdtPr>
                  <w:id w:val="811837029"/>
                  <w:tag w:val="goog_rdk_3255"/>
                </w:sdtPr>
                <w:sdtContent>
                  <w:ins w:author="Anonymous" w:id="66" w:date="2026-09-22T03:03:20Z">
                    <w:r w:rsidDel="00000000" w:rsidR="00000000" w:rsidRPr="00000000">
                      <w:rPr>
                        <w:rtl w:val="0"/>
                      </w:rPr>
                    </w:r>
                  </w:ins>
                </w:sdtContent>
              </w:sdt>
              <w:ins w:author="Anonymous" w:id="66" w:date="2026-09-22T03:03:20Z">
                <w:bookmarkStart w:colFirst="0" w:colLast="0" w:name="_heading=h.c9s32iy8nrfk" w:id="761"/>
                <w:bookmarkEnd w:id="761"/>
              </w:ins>
            </w:sdtContent>
          </w:sdt>
        </w:p>
      </w:sdtContent>
    </w:sdt>
    <w:sdt>
      <w:sdtPr>
        <w:id w:val="-1504260997"/>
        <w:tag w:val="goog_rdk_3259"/>
      </w:sdtPr>
      <w:sdtContent>
        <w:p w:rsidR="00000000" w:rsidDel="00000000" w:rsidP="00000000" w:rsidRDefault="00000000" w:rsidRPr="00000000" w14:paraId="000004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2898537"/>
              <w:tag w:val="goog_rdk_3257"/>
            </w:sdtPr>
            <w:sdtContent>
              <w:ins w:author="Anonymous" w:id="66" w:date="2026-09-22T03:03:20Z"/>
              <w:sdt>
                <w:sdtPr>
                  <w:id w:val="-1804766919"/>
                  <w:tag w:val="goog_rdk_3258"/>
                </w:sdtPr>
                <w:sdtContent>
                  <w:ins w:author="Anonymous" w:id="66" w:date="2026-09-22T03:03:20Z">
                    <w:r w:rsidDel="00000000" w:rsidR="00000000" w:rsidRPr="00000000">
                      <w:rPr>
                        <w:rtl w:val="0"/>
                      </w:rPr>
                    </w:r>
                  </w:ins>
                </w:sdtContent>
              </w:sdt>
              <w:ins w:author="Anonymous" w:id="66" w:date="2026-09-22T03:03:20Z">
                <w:bookmarkStart w:colFirst="0" w:colLast="0" w:name="_heading=h.v5d9zisuq96" w:id="762"/>
                <w:bookmarkEnd w:id="762"/>
              </w:ins>
            </w:sdtContent>
          </w:sdt>
        </w:p>
      </w:sdtContent>
    </w:sdt>
    <w:sdt>
      <w:sdtPr>
        <w:id w:val="-287003599"/>
        <w:tag w:val="goog_rdk_3262"/>
      </w:sdtPr>
      <w:sdtContent>
        <w:p w:rsidR="00000000" w:rsidDel="00000000" w:rsidP="00000000" w:rsidRDefault="00000000" w:rsidRPr="00000000" w14:paraId="000004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5039745"/>
              <w:tag w:val="goog_rdk_3260"/>
            </w:sdtPr>
            <w:sdtContent>
              <w:ins w:author="Anonymous" w:id="66" w:date="2026-09-22T03:03:20Z"/>
              <w:sdt>
                <w:sdtPr>
                  <w:id w:val="-685145252"/>
                  <w:tag w:val="goog_rdk_3261"/>
                </w:sdtPr>
                <w:sdtContent>
                  <w:ins w:author="Anonymous" w:id="66" w:date="2026-09-22T03:03:20Z">
                    <w:r w:rsidDel="00000000" w:rsidR="00000000" w:rsidRPr="00000000">
                      <w:rPr>
                        <w:rtl w:val="0"/>
                      </w:rPr>
                    </w:r>
                  </w:ins>
                </w:sdtContent>
              </w:sdt>
              <w:ins w:author="Anonymous" w:id="66" w:date="2026-09-22T03:03:20Z">
                <w:bookmarkStart w:colFirst="0" w:colLast="0" w:name="_heading=h.73e0xgdo22fv" w:id="763"/>
                <w:bookmarkEnd w:id="763"/>
              </w:ins>
            </w:sdtContent>
          </w:sdt>
        </w:p>
      </w:sdtContent>
    </w:sdt>
    <w:sdt>
      <w:sdtPr>
        <w:id w:val="1742824510"/>
        <w:tag w:val="goog_rdk_3265"/>
      </w:sdtPr>
      <w:sdtContent>
        <w:p w:rsidR="00000000" w:rsidDel="00000000" w:rsidP="00000000" w:rsidRDefault="00000000" w:rsidRPr="00000000" w14:paraId="000004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2667240"/>
              <w:tag w:val="goog_rdk_3263"/>
            </w:sdtPr>
            <w:sdtContent>
              <w:ins w:author="Anonymous" w:id="66" w:date="2026-09-22T03:03:20Z"/>
              <w:sdt>
                <w:sdtPr>
                  <w:id w:val="-456963416"/>
                  <w:tag w:val="goog_rdk_3264"/>
                </w:sdtPr>
                <w:sdtContent>
                  <w:ins w:author="Anonymous" w:id="66" w:date="2026-09-22T03:03:20Z">
                    <w:r w:rsidDel="00000000" w:rsidR="00000000" w:rsidRPr="00000000">
                      <w:rPr>
                        <w:rtl w:val="0"/>
                      </w:rPr>
                    </w:r>
                  </w:ins>
                </w:sdtContent>
              </w:sdt>
              <w:ins w:author="Anonymous" w:id="66" w:date="2026-09-22T03:03:20Z">
                <w:bookmarkStart w:colFirst="0" w:colLast="0" w:name="_heading=h.97p5t1ukvi9e" w:id="764"/>
                <w:bookmarkEnd w:id="764"/>
              </w:ins>
            </w:sdtContent>
          </w:sdt>
        </w:p>
      </w:sdtContent>
    </w:sdt>
    <w:sdt>
      <w:sdtPr>
        <w:id w:val="559090892"/>
        <w:tag w:val="goog_rdk_3268"/>
      </w:sdtPr>
      <w:sdtContent>
        <w:p w:rsidR="00000000" w:rsidDel="00000000" w:rsidP="00000000" w:rsidRDefault="00000000" w:rsidRPr="00000000" w14:paraId="000004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4400297"/>
              <w:tag w:val="goog_rdk_3266"/>
            </w:sdtPr>
            <w:sdtContent>
              <w:ins w:author="Anonymous" w:id="66" w:date="2026-09-22T03:03:20Z"/>
              <w:sdt>
                <w:sdtPr>
                  <w:id w:val="-357304715"/>
                  <w:tag w:val="goog_rdk_3267"/>
                </w:sdtPr>
                <w:sdtContent>
                  <w:ins w:author="Anonymous" w:id="66" w:date="2026-09-22T03:03:20Z">
                    <w:r w:rsidDel="00000000" w:rsidR="00000000" w:rsidRPr="00000000">
                      <w:rPr>
                        <w:rtl w:val="0"/>
                      </w:rPr>
                    </w:r>
                  </w:ins>
                </w:sdtContent>
              </w:sdt>
              <w:ins w:author="Anonymous" w:id="66" w:date="2026-09-22T03:03:20Z">
                <w:bookmarkStart w:colFirst="0" w:colLast="0" w:name="_heading=h.k6ke2if0z9ky" w:id="765"/>
                <w:bookmarkEnd w:id="765"/>
              </w:ins>
            </w:sdtContent>
          </w:sdt>
        </w:p>
      </w:sdtContent>
    </w:sdt>
    <w:sdt>
      <w:sdtPr>
        <w:id w:val="-555200676"/>
        <w:tag w:val="goog_rdk_3271"/>
      </w:sdtPr>
      <w:sdtContent>
        <w:p w:rsidR="00000000" w:rsidDel="00000000" w:rsidP="00000000" w:rsidRDefault="00000000" w:rsidRPr="00000000" w14:paraId="000004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7278416"/>
              <w:tag w:val="goog_rdk_3269"/>
            </w:sdtPr>
            <w:sdtContent>
              <w:ins w:author="Anonymous" w:id="66" w:date="2026-09-22T03:03:20Z"/>
              <w:sdt>
                <w:sdtPr>
                  <w:id w:val="-2032901138"/>
                  <w:tag w:val="goog_rdk_3270"/>
                </w:sdtPr>
                <w:sdtContent>
                  <w:ins w:author="Anonymous" w:id="66" w:date="2026-09-22T03:03:20Z">
                    <w:r w:rsidDel="00000000" w:rsidR="00000000" w:rsidRPr="00000000">
                      <w:rPr>
                        <w:rtl w:val="0"/>
                      </w:rPr>
                    </w:r>
                  </w:ins>
                </w:sdtContent>
              </w:sdt>
              <w:ins w:author="Anonymous" w:id="66" w:date="2026-09-22T03:03:20Z">
                <w:bookmarkStart w:colFirst="0" w:colLast="0" w:name="_heading=h.sjvryu6ljxc4" w:id="766"/>
                <w:bookmarkEnd w:id="766"/>
              </w:ins>
            </w:sdtContent>
          </w:sdt>
        </w:p>
      </w:sdtContent>
    </w:sdt>
    <w:sdt>
      <w:sdtPr>
        <w:id w:val="-185710660"/>
        <w:tag w:val="goog_rdk_3274"/>
      </w:sdtPr>
      <w:sdtContent>
        <w:p w:rsidR="00000000" w:rsidDel="00000000" w:rsidP="00000000" w:rsidRDefault="00000000" w:rsidRPr="00000000" w14:paraId="000004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7208685"/>
              <w:tag w:val="goog_rdk_3272"/>
            </w:sdtPr>
            <w:sdtContent>
              <w:ins w:author="Anonymous" w:id="66" w:date="2026-09-22T03:03:20Z"/>
              <w:sdt>
                <w:sdtPr>
                  <w:id w:val="1574033540"/>
                  <w:tag w:val="goog_rdk_3273"/>
                </w:sdtPr>
                <w:sdtContent>
                  <w:ins w:author="Anonymous" w:id="66" w:date="2026-09-22T03:03:20Z">
                    <w:r w:rsidDel="00000000" w:rsidR="00000000" w:rsidRPr="00000000">
                      <w:rPr>
                        <w:rtl w:val="0"/>
                      </w:rPr>
                    </w:r>
                  </w:ins>
                </w:sdtContent>
              </w:sdt>
              <w:ins w:author="Anonymous" w:id="66" w:date="2026-09-22T03:03:20Z">
                <w:bookmarkStart w:colFirst="0" w:colLast="0" w:name="_heading=h.xb886ytq9n88" w:id="767"/>
                <w:bookmarkEnd w:id="767"/>
              </w:ins>
            </w:sdtContent>
          </w:sdt>
        </w:p>
      </w:sdtContent>
    </w:sdt>
    <w:sdt>
      <w:sdtPr>
        <w:id w:val="-1204799655"/>
        <w:tag w:val="goog_rdk_3277"/>
      </w:sdtPr>
      <w:sdtContent>
        <w:p w:rsidR="00000000" w:rsidDel="00000000" w:rsidP="00000000" w:rsidRDefault="00000000" w:rsidRPr="00000000" w14:paraId="000004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9812866"/>
              <w:tag w:val="goog_rdk_3275"/>
            </w:sdtPr>
            <w:sdtContent>
              <w:ins w:author="Anonymous" w:id="66" w:date="2026-09-22T03:03:20Z"/>
              <w:sdt>
                <w:sdtPr>
                  <w:id w:val="1955564501"/>
                  <w:tag w:val="goog_rdk_3276"/>
                </w:sdtPr>
                <w:sdtContent>
                  <w:ins w:author="Anonymous" w:id="66" w:date="2026-09-22T03:03:20Z">
                    <w:r w:rsidDel="00000000" w:rsidR="00000000" w:rsidRPr="00000000">
                      <w:rPr>
                        <w:rtl w:val="0"/>
                      </w:rPr>
                    </w:r>
                  </w:ins>
                </w:sdtContent>
              </w:sdt>
              <w:ins w:author="Anonymous" w:id="66" w:date="2026-09-22T03:03:20Z">
                <w:bookmarkStart w:colFirst="0" w:colLast="0" w:name="_heading=h.piw7ecd5sam8" w:id="768"/>
                <w:bookmarkEnd w:id="768"/>
              </w:ins>
            </w:sdtContent>
          </w:sdt>
        </w:p>
      </w:sdtContent>
    </w:sdt>
    <w:sdt>
      <w:sdtPr>
        <w:id w:val="640354496"/>
        <w:tag w:val="goog_rdk_3280"/>
      </w:sdtPr>
      <w:sdtContent>
        <w:p w:rsidR="00000000" w:rsidDel="00000000" w:rsidP="00000000" w:rsidRDefault="00000000" w:rsidRPr="00000000" w14:paraId="000004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3922296"/>
              <w:tag w:val="goog_rdk_3278"/>
            </w:sdtPr>
            <w:sdtContent>
              <w:ins w:author="Anonymous" w:id="66" w:date="2026-09-22T03:03:20Z"/>
              <w:sdt>
                <w:sdtPr>
                  <w:id w:val="-817954212"/>
                  <w:tag w:val="goog_rdk_3279"/>
                </w:sdtPr>
                <w:sdtContent>
                  <w:ins w:author="Anonymous" w:id="66" w:date="2026-09-22T03:03:20Z">
                    <w:r w:rsidDel="00000000" w:rsidR="00000000" w:rsidRPr="00000000">
                      <w:rPr>
                        <w:rtl w:val="0"/>
                      </w:rPr>
                    </w:r>
                  </w:ins>
                </w:sdtContent>
              </w:sdt>
              <w:ins w:author="Anonymous" w:id="66" w:date="2026-09-22T03:03:20Z">
                <w:bookmarkStart w:colFirst="0" w:colLast="0" w:name="_heading=h.m7s9aa435yro" w:id="769"/>
                <w:bookmarkEnd w:id="769"/>
              </w:ins>
            </w:sdtContent>
          </w:sdt>
        </w:p>
      </w:sdtContent>
    </w:sdt>
    <w:sdt>
      <w:sdtPr>
        <w:id w:val="-297885441"/>
        <w:tag w:val="goog_rdk_3283"/>
      </w:sdtPr>
      <w:sdtContent>
        <w:p w:rsidR="00000000" w:rsidDel="00000000" w:rsidP="00000000" w:rsidRDefault="00000000" w:rsidRPr="00000000" w14:paraId="000004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680680"/>
              <w:tag w:val="goog_rdk_3281"/>
            </w:sdtPr>
            <w:sdtContent>
              <w:ins w:author="Anonymous" w:id="66" w:date="2026-09-22T03:03:20Z"/>
              <w:sdt>
                <w:sdtPr>
                  <w:id w:val="-1472644957"/>
                  <w:tag w:val="goog_rdk_3282"/>
                </w:sdtPr>
                <w:sdtContent>
                  <w:ins w:author="Anonymous" w:id="66" w:date="2026-09-22T03:03:20Z">
                    <w:r w:rsidDel="00000000" w:rsidR="00000000" w:rsidRPr="00000000">
                      <w:rPr>
                        <w:rtl w:val="0"/>
                      </w:rPr>
                    </w:r>
                  </w:ins>
                </w:sdtContent>
              </w:sdt>
              <w:ins w:author="Anonymous" w:id="66" w:date="2026-09-22T03:03:20Z">
                <w:bookmarkStart w:colFirst="0" w:colLast="0" w:name="_heading=h.nnkt5afjpcmv" w:id="770"/>
                <w:bookmarkEnd w:id="770"/>
              </w:ins>
            </w:sdtContent>
          </w:sdt>
        </w:p>
      </w:sdtContent>
    </w:sdt>
    <w:sdt>
      <w:sdtPr>
        <w:id w:val="-1345912506"/>
        <w:tag w:val="goog_rdk_3286"/>
      </w:sdtPr>
      <w:sdtContent>
        <w:p w:rsidR="00000000" w:rsidDel="00000000" w:rsidP="00000000" w:rsidRDefault="00000000" w:rsidRPr="00000000" w14:paraId="000004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2065735"/>
              <w:tag w:val="goog_rdk_3284"/>
            </w:sdtPr>
            <w:sdtContent>
              <w:ins w:author="Anonymous" w:id="66" w:date="2026-09-22T03:03:20Z"/>
              <w:sdt>
                <w:sdtPr>
                  <w:id w:val="132291616"/>
                  <w:tag w:val="goog_rdk_3285"/>
                </w:sdtPr>
                <w:sdtContent>
                  <w:ins w:author="Anonymous" w:id="66" w:date="2026-09-22T03:03:20Z">
                    <w:r w:rsidDel="00000000" w:rsidR="00000000" w:rsidRPr="00000000">
                      <w:rPr>
                        <w:rtl w:val="0"/>
                      </w:rPr>
                    </w:r>
                  </w:ins>
                </w:sdtContent>
              </w:sdt>
              <w:ins w:author="Anonymous" w:id="66" w:date="2026-09-22T03:03:20Z">
                <w:bookmarkStart w:colFirst="0" w:colLast="0" w:name="_heading=h.kdx8x3bcbv0s" w:id="771"/>
                <w:bookmarkEnd w:id="771"/>
              </w:ins>
            </w:sdtContent>
          </w:sdt>
        </w:p>
      </w:sdtContent>
    </w:sdt>
    <w:sdt>
      <w:sdtPr>
        <w:id w:val="340212619"/>
        <w:tag w:val="goog_rdk_3289"/>
      </w:sdtPr>
      <w:sdtContent>
        <w:p w:rsidR="00000000" w:rsidDel="00000000" w:rsidP="00000000" w:rsidRDefault="00000000" w:rsidRPr="00000000" w14:paraId="000004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7119041"/>
              <w:tag w:val="goog_rdk_3287"/>
            </w:sdtPr>
            <w:sdtContent>
              <w:ins w:author="Anonymous" w:id="66" w:date="2026-09-22T03:03:20Z"/>
              <w:sdt>
                <w:sdtPr>
                  <w:id w:val="-1507600508"/>
                  <w:tag w:val="goog_rdk_3288"/>
                </w:sdtPr>
                <w:sdtContent>
                  <w:ins w:author="Anonymous" w:id="66" w:date="2026-09-22T03:03:20Z">
                    <w:r w:rsidDel="00000000" w:rsidR="00000000" w:rsidRPr="00000000">
                      <w:rPr>
                        <w:rtl w:val="0"/>
                      </w:rPr>
                    </w:r>
                  </w:ins>
                </w:sdtContent>
              </w:sdt>
              <w:ins w:author="Anonymous" w:id="66" w:date="2026-09-22T03:03:20Z">
                <w:bookmarkStart w:colFirst="0" w:colLast="0" w:name="_heading=h.pmnqaslgdzgw" w:id="772"/>
                <w:bookmarkEnd w:id="772"/>
              </w:ins>
            </w:sdtContent>
          </w:sdt>
        </w:p>
      </w:sdtContent>
    </w:sdt>
    <w:sdt>
      <w:sdtPr>
        <w:id w:val="1745892300"/>
        <w:tag w:val="goog_rdk_3292"/>
      </w:sdtPr>
      <w:sdtContent>
        <w:p w:rsidR="00000000" w:rsidDel="00000000" w:rsidP="00000000" w:rsidRDefault="00000000" w:rsidRPr="00000000" w14:paraId="000004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7356705"/>
              <w:tag w:val="goog_rdk_3290"/>
            </w:sdtPr>
            <w:sdtContent>
              <w:ins w:author="Anonymous" w:id="66" w:date="2026-09-22T03:03:20Z"/>
              <w:sdt>
                <w:sdtPr>
                  <w:id w:val="-985568189"/>
                  <w:tag w:val="goog_rdk_3291"/>
                </w:sdtPr>
                <w:sdtContent>
                  <w:ins w:author="Anonymous" w:id="66" w:date="2026-09-22T03:03:20Z">
                    <w:r w:rsidDel="00000000" w:rsidR="00000000" w:rsidRPr="00000000">
                      <w:rPr>
                        <w:rtl w:val="0"/>
                      </w:rPr>
                    </w:r>
                  </w:ins>
                </w:sdtContent>
              </w:sdt>
              <w:ins w:author="Anonymous" w:id="66" w:date="2026-09-22T03:03:20Z">
                <w:bookmarkStart w:colFirst="0" w:colLast="0" w:name="_heading=h.52bkk611lk99" w:id="773"/>
                <w:bookmarkEnd w:id="773"/>
              </w:ins>
            </w:sdtContent>
          </w:sdt>
        </w:p>
      </w:sdtContent>
    </w:sdt>
    <w:sdt>
      <w:sdtPr>
        <w:id w:val="1997353538"/>
        <w:tag w:val="goog_rdk_3295"/>
      </w:sdtPr>
      <w:sdtContent>
        <w:p w:rsidR="00000000" w:rsidDel="00000000" w:rsidP="00000000" w:rsidRDefault="00000000" w:rsidRPr="00000000" w14:paraId="000004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218417"/>
              <w:tag w:val="goog_rdk_3293"/>
            </w:sdtPr>
            <w:sdtContent>
              <w:ins w:author="Anonymous" w:id="66" w:date="2026-09-22T03:03:20Z"/>
              <w:sdt>
                <w:sdtPr>
                  <w:id w:val="622599563"/>
                  <w:tag w:val="goog_rdk_3294"/>
                </w:sdtPr>
                <w:sdtContent>
                  <w:ins w:author="Anonymous" w:id="66" w:date="2026-09-22T03:03:20Z">
                    <w:r w:rsidDel="00000000" w:rsidR="00000000" w:rsidRPr="00000000">
                      <w:rPr>
                        <w:rtl w:val="0"/>
                      </w:rPr>
                    </w:r>
                  </w:ins>
                </w:sdtContent>
              </w:sdt>
              <w:ins w:author="Anonymous" w:id="66" w:date="2026-09-22T03:03:20Z">
                <w:bookmarkStart w:colFirst="0" w:colLast="0" w:name="_heading=h.otatzn3t9tkh" w:id="774"/>
                <w:bookmarkEnd w:id="774"/>
              </w:ins>
            </w:sdtContent>
          </w:sdt>
        </w:p>
      </w:sdtContent>
    </w:sdt>
    <w:sdt>
      <w:sdtPr>
        <w:id w:val="-1096792214"/>
        <w:tag w:val="goog_rdk_3298"/>
      </w:sdtPr>
      <w:sdtContent>
        <w:p w:rsidR="00000000" w:rsidDel="00000000" w:rsidP="00000000" w:rsidRDefault="00000000" w:rsidRPr="00000000" w14:paraId="000004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2560648"/>
              <w:tag w:val="goog_rdk_3296"/>
            </w:sdtPr>
            <w:sdtContent>
              <w:ins w:author="Anonymous" w:id="66" w:date="2026-09-22T03:03:20Z"/>
              <w:sdt>
                <w:sdtPr>
                  <w:id w:val="1159997918"/>
                  <w:tag w:val="goog_rdk_3297"/>
                </w:sdtPr>
                <w:sdtContent>
                  <w:ins w:author="Anonymous" w:id="66" w:date="2026-09-22T03:03:20Z">
                    <w:r w:rsidDel="00000000" w:rsidR="00000000" w:rsidRPr="00000000">
                      <w:rPr>
                        <w:rtl w:val="0"/>
                      </w:rPr>
                    </w:r>
                  </w:ins>
                </w:sdtContent>
              </w:sdt>
              <w:ins w:author="Anonymous" w:id="66" w:date="2026-09-22T03:03:20Z">
                <w:bookmarkStart w:colFirst="0" w:colLast="0" w:name="_heading=h.wdry4fv799iv" w:id="775"/>
                <w:bookmarkEnd w:id="775"/>
              </w:ins>
            </w:sdtContent>
          </w:sdt>
        </w:p>
      </w:sdtContent>
    </w:sdt>
    <w:sdt>
      <w:sdtPr>
        <w:id w:val="2025356167"/>
        <w:tag w:val="goog_rdk_3301"/>
      </w:sdtPr>
      <w:sdtContent>
        <w:p w:rsidR="00000000" w:rsidDel="00000000" w:rsidP="00000000" w:rsidRDefault="00000000" w:rsidRPr="00000000" w14:paraId="000004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9873749"/>
              <w:tag w:val="goog_rdk_3299"/>
            </w:sdtPr>
            <w:sdtContent>
              <w:ins w:author="Anonymous" w:id="66" w:date="2026-09-22T03:03:20Z"/>
              <w:sdt>
                <w:sdtPr>
                  <w:id w:val="-360098158"/>
                  <w:tag w:val="goog_rdk_3300"/>
                </w:sdtPr>
                <w:sdtContent>
                  <w:ins w:author="Anonymous" w:id="66" w:date="2026-09-22T03:03:20Z">
                    <w:r w:rsidDel="00000000" w:rsidR="00000000" w:rsidRPr="00000000">
                      <w:rPr>
                        <w:rtl w:val="0"/>
                      </w:rPr>
                    </w:r>
                  </w:ins>
                </w:sdtContent>
              </w:sdt>
              <w:ins w:author="Anonymous" w:id="66" w:date="2026-09-22T03:03:20Z">
                <w:bookmarkStart w:colFirst="0" w:colLast="0" w:name="_heading=h.578i2luceewn" w:id="776"/>
                <w:bookmarkEnd w:id="776"/>
              </w:ins>
            </w:sdtContent>
          </w:sdt>
        </w:p>
      </w:sdtContent>
    </w:sdt>
    <w:sdt>
      <w:sdtPr>
        <w:id w:val="-1618225735"/>
        <w:tag w:val="goog_rdk_3304"/>
      </w:sdtPr>
      <w:sdtContent>
        <w:p w:rsidR="00000000" w:rsidDel="00000000" w:rsidP="00000000" w:rsidRDefault="00000000" w:rsidRPr="00000000" w14:paraId="000004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4416272"/>
              <w:tag w:val="goog_rdk_3302"/>
            </w:sdtPr>
            <w:sdtContent>
              <w:ins w:author="Anonymous" w:id="66" w:date="2026-09-22T03:03:20Z"/>
              <w:sdt>
                <w:sdtPr>
                  <w:id w:val="1198639591"/>
                  <w:tag w:val="goog_rdk_3303"/>
                </w:sdtPr>
                <w:sdtContent>
                  <w:ins w:author="Anonymous" w:id="66" w:date="2026-09-22T03:03:20Z">
                    <w:r w:rsidDel="00000000" w:rsidR="00000000" w:rsidRPr="00000000">
                      <w:rPr>
                        <w:rtl w:val="0"/>
                      </w:rPr>
                    </w:r>
                  </w:ins>
                </w:sdtContent>
              </w:sdt>
              <w:ins w:author="Anonymous" w:id="66" w:date="2026-09-22T03:03:20Z">
                <w:bookmarkStart w:colFirst="0" w:colLast="0" w:name="_heading=h.lc662a9d9xkx" w:id="777"/>
                <w:bookmarkEnd w:id="777"/>
              </w:ins>
            </w:sdtContent>
          </w:sdt>
        </w:p>
      </w:sdtContent>
    </w:sdt>
    <w:sdt>
      <w:sdtPr>
        <w:id w:val="-861984538"/>
        <w:tag w:val="goog_rdk_3307"/>
      </w:sdtPr>
      <w:sdtContent>
        <w:p w:rsidR="00000000" w:rsidDel="00000000" w:rsidP="00000000" w:rsidRDefault="00000000" w:rsidRPr="00000000" w14:paraId="000004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3251238"/>
              <w:tag w:val="goog_rdk_3305"/>
            </w:sdtPr>
            <w:sdtContent>
              <w:ins w:author="Anonymous" w:id="66" w:date="2026-09-22T03:03:20Z"/>
              <w:sdt>
                <w:sdtPr>
                  <w:id w:val="792835464"/>
                  <w:tag w:val="goog_rdk_3306"/>
                </w:sdtPr>
                <w:sdtContent>
                  <w:ins w:author="Anonymous" w:id="66" w:date="2026-09-22T03:03:20Z">
                    <w:r w:rsidDel="00000000" w:rsidR="00000000" w:rsidRPr="00000000">
                      <w:rPr>
                        <w:rtl w:val="0"/>
                      </w:rPr>
                    </w:r>
                  </w:ins>
                </w:sdtContent>
              </w:sdt>
              <w:ins w:author="Anonymous" w:id="66" w:date="2026-09-22T03:03:20Z">
                <w:bookmarkStart w:colFirst="0" w:colLast="0" w:name="_heading=h.fdrpqbw2n7za" w:id="778"/>
                <w:bookmarkEnd w:id="778"/>
              </w:ins>
            </w:sdtContent>
          </w:sdt>
        </w:p>
      </w:sdtContent>
    </w:sdt>
    <w:sdt>
      <w:sdtPr>
        <w:id w:val="-1056588918"/>
        <w:tag w:val="goog_rdk_3310"/>
      </w:sdtPr>
      <w:sdtContent>
        <w:p w:rsidR="00000000" w:rsidDel="00000000" w:rsidP="00000000" w:rsidRDefault="00000000" w:rsidRPr="00000000" w14:paraId="000004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633570"/>
              <w:tag w:val="goog_rdk_3308"/>
            </w:sdtPr>
            <w:sdtContent>
              <w:ins w:author="Anonymous" w:id="66" w:date="2026-09-22T03:03:20Z"/>
              <w:sdt>
                <w:sdtPr>
                  <w:id w:val="2067648877"/>
                  <w:tag w:val="goog_rdk_3309"/>
                </w:sdtPr>
                <w:sdtContent>
                  <w:ins w:author="Anonymous" w:id="66" w:date="2026-09-22T03:03:20Z">
                    <w:r w:rsidDel="00000000" w:rsidR="00000000" w:rsidRPr="00000000">
                      <w:rPr>
                        <w:rtl w:val="0"/>
                      </w:rPr>
                    </w:r>
                  </w:ins>
                </w:sdtContent>
              </w:sdt>
              <w:ins w:author="Anonymous" w:id="66" w:date="2026-09-22T03:03:20Z">
                <w:bookmarkStart w:colFirst="0" w:colLast="0" w:name="_heading=h.b6qmhggr3ocw" w:id="779"/>
                <w:bookmarkEnd w:id="779"/>
              </w:ins>
            </w:sdtContent>
          </w:sdt>
        </w:p>
      </w:sdtContent>
    </w:sdt>
    <w:sdt>
      <w:sdtPr>
        <w:id w:val="2013443797"/>
        <w:tag w:val="goog_rdk_3313"/>
      </w:sdtPr>
      <w:sdtContent>
        <w:p w:rsidR="00000000" w:rsidDel="00000000" w:rsidP="00000000" w:rsidRDefault="00000000" w:rsidRPr="00000000" w14:paraId="000004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6736748"/>
              <w:tag w:val="goog_rdk_3311"/>
            </w:sdtPr>
            <w:sdtContent>
              <w:ins w:author="Anonymous" w:id="66" w:date="2026-09-22T03:03:20Z"/>
              <w:sdt>
                <w:sdtPr>
                  <w:id w:val="571647350"/>
                  <w:tag w:val="goog_rdk_3312"/>
                </w:sdtPr>
                <w:sdtContent>
                  <w:ins w:author="Anonymous" w:id="66" w:date="2026-09-22T03:03:20Z">
                    <w:r w:rsidDel="00000000" w:rsidR="00000000" w:rsidRPr="00000000">
                      <w:rPr>
                        <w:rtl w:val="0"/>
                      </w:rPr>
                    </w:r>
                  </w:ins>
                </w:sdtContent>
              </w:sdt>
              <w:ins w:author="Anonymous" w:id="66" w:date="2026-09-22T03:03:20Z">
                <w:bookmarkStart w:colFirst="0" w:colLast="0" w:name="_heading=h.3r252foxtcb9" w:id="780"/>
                <w:bookmarkEnd w:id="780"/>
              </w:ins>
            </w:sdtContent>
          </w:sdt>
        </w:p>
      </w:sdtContent>
    </w:sdt>
    <w:sdt>
      <w:sdtPr>
        <w:id w:val="-529110519"/>
        <w:tag w:val="goog_rdk_3316"/>
      </w:sdtPr>
      <w:sdtContent>
        <w:p w:rsidR="00000000" w:rsidDel="00000000" w:rsidP="00000000" w:rsidRDefault="00000000" w:rsidRPr="00000000" w14:paraId="000004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1264901"/>
              <w:tag w:val="goog_rdk_3314"/>
            </w:sdtPr>
            <w:sdtContent>
              <w:ins w:author="Anonymous" w:id="66" w:date="2026-09-22T03:03:20Z"/>
              <w:sdt>
                <w:sdtPr>
                  <w:id w:val="-1945459556"/>
                  <w:tag w:val="goog_rdk_3315"/>
                </w:sdtPr>
                <w:sdtContent>
                  <w:ins w:author="Anonymous" w:id="66" w:date="2026-09-22T03:03:20Z">
                    <w:r w:rsidDel="00000000" w:rsidR="00000000" w:rsidRPr="00000000">
                      <w:rPr>
                        <w:rtl w:val="0"/>
                      </w:rPr>
                    </w:r>
                  </w:ins>
                </w:sdtContent>
              </w:sdt>
              <w:ins w:author="Anonymous" w:id="66" w:date="2026-09-22T03:03:20Z">
                <w:bookmarkStart w:colFirst="0" w:colLast="0" w:name="_heading=h.87il5vnlf538" w:id="781"/>
                <w:bookmarkEnd w:id="781"/>
              </w:ins>
            </w:sdtContent>
          </w:sdt>
        </w:p>
      </w:sdtContent>
    </w:sdt>
    <w:sdt>
      <w:sdtPr>
        <w:id w:val="-1128178297"/>
        <w:tag w:val="goog_rdk_3319"/>
      </w:sdtPr>
      <w:sdtContent>
        <w:p w:rsidR="00000000" w:rsidDel="00000000" w:rsidP="00000000" w:rsidRDefault="00000000" w:rsidRPr="00000000" w14:paraId="000004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4839896"/>
              <w:tag w:val="goog_rdk_3317"/>
            </w:sdtPr>
            <w:sdtContent>
              <w:ins w:author="Anonymous" w:id="66" w:date="2026-09-22T03:03:20Z"/>
              <w:sdt>
                <w:sdtPr>
                  <w:id w:val="1560090471"/>
                  <w:tag w:val="goog_rdk_3318"/>
                </w:sdtPr>
                <w:sdtContent>
                  <w:ins w:author="Anonymous" w:id="66" w:date="2026-09-22T03:03:20Z">
                    <w:r w:rsidDel="00000000" w:rsidR="00000000" w:rsidRPr="00000000">
                      <w:rPr>
                        <w:rtl w:val="0"/>
                      </w:rPr>
                    </w:r>
                  </w:ins>
                </w:sdtContent>
              </w:sdt>
              <w:ins w:author="Anonymous" w:id="66" w:date="2026-09-22T03:03:20Z">
                <w:bookmarkStart w:colFirst="0" w:colLast="0" w:name="_heading=h.ckgoy8jcw3jg" w:id="782"/>
                <w:bookmarkEnd w:id="782"/>
              </w:ins>
            </w:sdtContent>
          </w:sdt>
        </w:p>
      </w:sdtContent>
    </w:sdt>
    <w:sdt>
      <w:sdtPr>
        <w:id w:val="-1274596178"/>
        <w:tag w:val="goog_rdk_3322"/>
      </w:sdtPr>
      <w:sdtContent>
        <w:p w:rsidR="00000000" w:rsidDel="00000000" w:rsidP="00000000" w:rsidRDefault="00000000" w:rsidRPr="00000000" w14:paraId="000004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1531021"/>
              <w:tag w:val="goog_rdk_3320"/>
            </w:sdtPr>
            <w:sdtContent>
              <w:ins w:author="Anonymous" w:id="66" w:date="2026-09-22T03:03:20Z"/>
              <w:sdt>
                <w:sdtPr>
                  <w:id w:val="1145034399"/>
                  <w:tag w:val="goog_rdk_3321"/>
                </w:sdtPr>
                <w:sdtContent>
                  <w:ins w:author="Anonymous" w:id="66" w:date="2026-09-22T03:03:20Z">
                    <w:r w:rsidDel="00000000" w:rsidR="00000000" w:rsidRPr="00000000">
                      <w:rPr>
                        <w:rtl w:val="0"/>
                      </w:rPr>
                    </w:r>
                  </w:ins>
                </w:sdtContent>
              </w:sdt>
              <w:ins w:author="Anonymous" w:id="66" w:date="2026-09-22T03:03:20Z">
                <w:bookmarkStart w:colFirst="0" w:colLast="0" w:name="_heading=h.a7lxc6ibzbpq" w:id="783"/>
                <w:bookmarkEnd w:id="783"/>
              </w:ins>
            </w:sdtContent>
          </w:sdt>
        </w:p>
      </w:sdtContent>
    </w:sdt>
    <w:sdt>
      <w:sdtPr>
        <w:id w:val="1392205893"/>
        <w:tag w:val="goog_rdk_3325"/>
      </w:sdtPr>
      <w:sdtContent>
        <w:p w:rsidR="00000000" w:rsidDel="00000000" w:rsidP="00000000" w:rsidRDefault="00000000" w:rsidRPr="00000000" w14:paraId="000004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6068032"/>
              <w:tag w:val="goog_rdk_3323"/>
            </w:sdtPr>
            <w:sdtContent>
              <w:ins w:author="Anonymous" w:id="66" w:date="2026-09-22T03:03:20Z"/>
              <w:sdt>
                <w:sdtPr>
                  <w:id w:val="1646646504"/>
                  <w:tag w:val="goog_rdk_3324"/>
                </w:sdtPr>
                <w:sdtContent>
                  <w:ins w:author="Anonymous" w:id="66" w:date="2026-09-22T03:03:20Z">
                    <w:r w:rsidDel="00000000" w:rsidR="00000000" w:rsidRPr="00000000">
                      <w:rPr>
                        <w:rtl w:val="0"/>
                      </w:rPr>
                    </w:r>
                  </w:ins>
                </w:sdtContent>
              </w:sdt>
              <w:ins w:author="Anonymous" w:id="66" w:date="2026-09-22T03:03:20Z">
                <w:bookmarkStart w:colFirst="0" w:colLast="0" w:name="_heading=h.op7zwvg5lz3s" w:id="784"/>
                <w:bookmarkEnd w:id="784"/>
              </w:ins>
            </w:sdtContent>
          </w:sdt>
        </w:p>
      </w:sdtContent>
    </w:sdt>
    <w:sdt>
      <w:sdtPr>
        <w:id w:val="-1784569284"/>
        <w:tag w:val="goog_rdk_3328"/>
      </w:sdtPr>
      <w:sdtContent>
        <w:p w:rsidR="00000000" w:rsidDel="00000000" w:rsidP="00000000" w:rsidRDefault="00000000" w:rsidRPr="00000000" w14:paraId="000004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4496242"/>
              <w:tag w:val="goog_rdk_3326"/>
            </w:sdtPr>
            <w:sdtContent>
              <w:ins w:author="Anonymous" w:id="66" w:date="2026-09-22T03:03:20Z"/>
              <w:sdt>
                <w:sdtPr>
                  <w:id w:val="2043968023"/>
                  <w:tag w:val="goog_rdk_3327"/>
                </w:sdtPr>
                <w:sdtContent>
                  <w:ins w:author="Anonymous" w:id="66" w:date="2026-09-22T03:03:20Z">
                    <w:r w:rsidDel="00000000" w:rsidR="00000000" w:rsidRPr="00000000">
                      <w:rPr>
                        <w:rtl w:val="0"/>
                      </w:rPr>
                    </w:r>
                  </w:ins>
                </w:sdtContent>
              </w:sdt>
              <w:ins w:author="Anonymous" w:id="66" w:date="2026-09-22T03:03:20Z">
                <w:bookmarkStart w:colFirst="0" w:colLast="0" w:name="_heading=h.ui30yfx8l521" w:id="785"/>
                <w:bookmarkEnd w:id="785"/>
              </w:ins>
            </w:sdtContent>
          </w:sdt>
        </w:p>
      </w:sdtContent>
    </w:sdt>
    <w:sdt>
      <w:sdtPr>
        <w:id w:val="-1767088640"/>
        <w:tag w:val="goog_rdk_3331"/>
      </w:sdtPr>
      <w:sdtContent>
        <w:p w:rsidR="00000000" w:rsidDel="00000000" w:rsidP="00000000" w:rsidRDefault="00000000" w:rsidRPr="00000000" w14:paraId="000004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7049263"/>
              <w:tag w:val="goog_rdk_3329"/>
            </w:sdtPr>
            <w:sdtContent>
              <w:ins w:author="Anonymous" w:id="66" w:date="2026-09-22T03:03:20Z"/>
              <w:sdt>
                <w:sdtPr>
                  <w:id w:val="1970916740"/>
                  <w:tag w:val="goog_rdk_3330"/>
                </w:sdtPr>
                <w:sdtContent>
                  <w:ins w:author="Anonymous" w:id="66" w:date="2026-09-22T03:03:20Z">
                    <w:r w:rsidDel="00000000" w:rsidR="00000000" w:rsidRPr="00000000">
                      <w:rPr>
                        <w:rtl w:val="0"/>
                      </w:rPr>
                    </w:r>
                  </w:ins>
                </w:sdtContent>
              </w:sdt>
              <w:ins w:author="Anonymous" w:id="66" w:date="2026-09-22T03:03:20Z">
                <w:bookmarkStart w:colFirst="0" w:colLast="0" w:name="_heading=h.20bfh637pdvj" w:id="786"/>
                <w:bookmarkEnd w:id="786"/>
              </w:ins>
            </w:sdtContent>
          </w:sdt>
        </w:p>
      </w:sdtContent>
    </w:sdt>
    <w:sdt>
      <w:sdtPr>
        <w:id w:val="744668316"/>
        <w:tag w:val="goog_rdk_3334"/>
      </w:sdtPr>
      <w:sdtContent>
        <w:p w:rsidR="00000000" w:rsidDel="00000000" w:rsidP="00000000" w:rsidRDefault="00000000" w:rsidRPr="00000000" w14:paraId="000004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6759214"/>
              <w:tag w:val="goog_rdk_3332"/>
            </w:sdtPr>
            <w:sdtContent>
              <w:ins w:author="Anonymous" w:id="66" w:date="2026-09-22T03:03:20Z"/>
              <w:sdt>
                <w:sdtPr>
                  <w:id w:val="-1171427085"/>
                  <w:tag w:val="goog_rdk_3333"/>
                </w:sdtPr>
                <w:sdtContent>
                  <w:ins w:author="Anonymous" w:id="66" w:date="2026-09-22T03:03:20Z">
                    <w:r w:rsidDel="00000000" w:rsidR="00000000" w:rsidRPr="00000000">
                      <w:rPr>
                        <w:rtl w:val="0"/>
                      </w:rPr>
                    </w:r>
                  </w:ins>
                </w:sdtContent>
              </w:sdt>
              <w:ins w:author="Anonymous" w:id="66" w:date="2026-09-22T03:03:20Z">
                <w:bookmarkStart w:colFirst="0" w:colLast="0" w:name="_heading=h.9mi4o6wnzre7" w:id="787"/>
                <w:bookmarkEnd w:id="787"/>
              </w:ins>
            </w:sdtContent>
          </w:sdt>
        </w:p>
      </w:sdtContent>
    </w:sdt>
    <w:sdt>
      <w:sdtPr>
        <w:id w:val="-1908891809"/>
        <w:tag w:val="goog_rdk_3337"/>
      </w:sdtPr>
      <w:sdtContent>
        <w:p w:rsidR="00000000" w:rsidDel="00000000" w:rsidP="00000000" w:rsidRDefault="00000000" w:rsidRPr="00000000" w14:paraId="000004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9183308"/>
              <w:tag w:val="goog_rdk_3335"/>
            </w:sdtPr>
            <w:sdtContent>
              <w:ins w:author="Anonymous" w:id="66" w:date="2026-09-22T03:03:20Z"/>
              <w:sdt>
                <w:sdtPr>
                  <w:id w:val="1745250677"/>
                  <w:tag w:val="goog_rdk_3336"/>
                </w:sdtPr>
                <w:sdtContent>
                  <w:ins w:author="Anonymous" w:id="66" w:date="2026-09-22T03:03:20Z">
                    <w:r w:rsidDel="00000000" w:rsidR="00000000" w:rsidRPr="00000000">
                      <w:rPr>
                        <w:rtl w:val="0"/>
                      </w:rPr>
                    </w:r>
                  </w:ins>
                </w:sdtContent>
              </w:sdt>
              <w:ins w:author="Anonymous" w:id="66" w:date="2026-09-22T03:03:20Z">
                <w:bookmarkStart w:colFirst="0" w:colLast="0" w:name="_heading=h.mmav8tszw2s" w:id="788"/>
                <w:bookmarkEnd w:id="788"/>
              </w:ins>
            </w:sdtContent>
          </w:sdt>
        </w:p>
      </w:sdtContent>
    </w:sdt>
    <w:sdt>
      <w:sdtPr>
        <w:id w:val="-1719508652"/>
        <w:tag w:val="goog_rdk_3340"/>
      </w:sdtPr>
      <w:sdtContent>
        <w:p w:rsidR="00000000" w:rsidDel="00000000" w:rsidP="00000000" w:rsidRDefault="00000000" w:rsidRPr="00000000" w14:paraId="000004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6445142"/>
              <w:tag w:val="goog_rdk_3338"/>
            </w:sdtPr>
            <w:sdtContent>
              <w:ins w:author="Anonymous" w:id="66" w:date="2026-09-22T03:03:20Z"/>
              <w:sdt>
                <w:sdtPr>
                  <w:id w:val="-365970486"/>
                  <w:tag w:val="goog_rdk_3339"/>
                </w:sdtPr>
                <w:sdtContent>
                  <w:ins w:author="Anonymous" w:id="66" w:date="2026-09-22T03:03:20Z">
                    <w:r w:rsidDel="00000000" w:rsidR="00000000" w:rsidRPr="00000000">
                      <w:rPr>
                        <w:rtl w:val="0"/>
                      </w:rPr>
                    </w:r>
                  </w:ins>
                </w:sdtContent>
              </w:sdt>
              <w:ins w:author="Anonymous" w:id="66" w:date="2026-09-22T03:03:20Z">
                <w:bookmarkStart w:colFirst="0" w:colLast="0" w:name="_heading=h.sssz3bulak1y" w:id="789"/>
                <w:bookmarkEnd w:id="789"/>
              </w:ins>
            </w:sdtContent>
          </w:sdt>
        </w:p>
      </w:sdtContent>
    </w:sdt>
    <w:sdt>
      <w:sdtPr>
        <w:id w:val="-286365117"/>
        <w:tag w:val="goog_rdk_3343"/>
      </w:sdtPr>
      <w:sdtContent>
        <w:p w:rsidR="00000000" w:rsidDel="00000000" w:rsidP="00000000" w:rsidRDefault="00000000" w:rsidRPr="00000000" w14:paraId="000004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933737"/>
              <w:tag w:val="goog_rdk_3341"/>
            </w:sdtPr>
            <w:sdtContent>
              <w:ins w:author="Anonymous" w:id="66" w:date="2026-09-22T03:03:20Z"/>
              <w:sdt>
                <w:sdtPr>
                  <w:id w:val="705025761"/>
                  <w:tag w:val="goog_rdk_3342"/>
                </w:sdtPr>
                <w:sdtContent>
                  <w:ins w:author="Anonymous" w:id="66" w:date="2026-09-22T03:03:20Z">
                    <w:r w:rsidDel="00000000" w:rsidR="00000000" w:rsidRPr="00000000">
                      <w:rPr>
                        <w:rtl w:val="0"/>
                      </w:rPr>
                    </w:r>
                  </w:ins>
                </w:sdtContent>
              </w:sdt>
              <w:ins w:author="Anonymous" w:id="66" w:date="2026-09-22T03:03:20Z">
                <w:bookmarkStart w:colFirst="0" w:colLast="0" w:name="_heading=h.imz97jbhfzsw" w:id="790"/>
                <w:bookmarkEnd w:id="790"/>
              </w:ins>
            </w:sdtContent>
          </w:sdt>
        </w:p>
      </w:sdtContent>
    </w:sdt>
    <w:sdt>
      <w:sdtPr>
        <w:id w:val="-307326617"/>
        <w:tag w:val="goog_rdk_3346"/>
      </w:sdtPr>
      <w:sdtContent>
        <w:p w:rsidR="00000000" w:rsidDel="00000000" w:rsidP="00000000" w:rsidRDefault="00000000" w:rsidRPr="00000000" w14:paraId="000004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2406076"/>
              <w:tag w:val="goog_rdk_3344"/>
            </w:sdtPr>
            <w:sdtContent>
              <w:ins w:author="Anonymous" w:id="66" w:date="2026-09-22T03:03:20Z"/>
              <w:sdt>
                <w:sdtPr>
                  <w:id w:val="1334234074"/>
                  <w:tag w:val="goog_rdk_3345"/>
                </w:sdtPr>
                <w:sdtContent>
                  <w:ins w:author="Anonymous" w:id="66" w:date="2026-09-22T03:03:20Z">
                    <w:r w:rsidDel="00000000" w:rsidR="00000000" w:rsidRPr="00000000">
                      <w:rPr>
                        <w:rtl w:val="0"/>
                      </w:rPr>
                    </w:r>
                  </w:ins>
                </w:sdtContent>
              </w:sdt>
              <w:ins w:author="Anonymous" w:id="66" w:date="2026-09-22T03:03:20Z">
                <w:bookmarkStart w:colFirst="0" w:colLast="0" w:name="_heading=h.g33mc4oakd70" w:id="791"/>
                <w:bookmarkEnd w:id="791"/>
              </w:ins>
            </w:sdtContent>
          </w:sdt>
        </w:p>
      </w:sdtContent>
    </w:sdt>
    <w:sdt>
      <w:sdtPr>
        <w:id w:val="-2072293686"/>
        <w:tag w:val="goog_rdk_3349"/>
      </w:sdtPr>
      <w:sdtContent>
        <w:p w:rsidR="00000000" w:rsidDel="00000000" w:rsidP="00000000" w:rsidRDefault="00000000" w:rsidRPr="00000000" w14:paraId="000004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4914909"/>
              <w:tag w:val="goog_rdk_3347"/>
            </w:sdtPr>
            <w:sdtContent>
              <w:ins w:author="Anonymous" w:id="66" w:date="2026-09-22T03:03:20Z"/>
              <w:sdt>
                <w:sdtPr>
                  <w:id w:val="949967847"/>
                  <w:tag w:val="goog_rdk_3348"/>
                </w:sdtPr>
                <w:sdtContent>
                  <w:ins w:author="Anonymous" w:id="66" w:date="2026-09-22T03:03:20Z">
                    <w:r w:rsidDel="00000000" w:rsidR="00000000" w:rsidRPr="00000000">
                      <w:rPr>
                        <w:rtl w:val="0"/>
                      </w:rPr>
                    </w:r>
                  </w:ins>
                </w:sdtContent>
              </w:sdt>
              <w:ins w:author="Anonymous" w:id="66" w:date="2026-09-22T03:03:20Z">
                <w:bookmarkStart w:colFirst="0" w:colLast="0" w:name="_heading=h.673akbhwbahp" w:id="792"/>
                <w:bookmarkEnd w:id="792"/>
              </w:ins>
            </w:sdtContent>
          </w:sdt>
        </w:p>
      </w:sdtContent>
    </w:sdt>
    <w:sdt>
      <w:sdtPr>
        <w:id w:val="-337985504"/>
        <w:tag w:val="goog_rdk_3352"/>
      </w:sdtPr>
      <w:sdtContent>
        <w:p w:rsidR="00000000" w:rsidDel="00000000" w:rsidP="00000000" w:rsidRDefault="00000000" w:rsidRPr="00000000" w14:paraId="000004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9581158"/>
              <w:tag w:val="goog_rdk_3350"/>
            </w:sdtPr>
            <w:sdtContent>
              <w:ins w:author="Anonymous" w:id="66" w:date="2026-09-22T03:03:20Z"/>
              <w:sdt>
                <w:sdtPr>
                  <w:id w:val="-1205940188"/>
                  <w:tag w:val="goog_rdk_3351"/>
                </w:sdtPr>
                <w:sdtContent>
                  <w:ins w:author="Anonymous" w:id="66" w:date="2026-09-22T03:03:20Z">
                    <w:r w:rsidDel="00000000" w:rsidR="00000000" w:rsidRPr="00000000">
                      <w:rPr>
                        <w:rtl w:val="0"/>
                      </w:rPr>
                    </w:r>
                  </w:ins>
                </w:sdtContent>
              </w:sdt>
              <w:ins w:author="Anonymous" w:id="66" w:date="2026-09-22T03:03:20Z">
                <w:bookmarkStart w:colFirst="0" w:colLast="0" w:name="_heading=h.w4k84whojpg7" w:id="793"/>
                <w:bookmarkEnd w:id="793"/>
              </w:ins>
            </w:sdtContent>
          </w:sdt>
        </w:p>
      </w:sdtContent>
    </w:sdt>
    <w:sdt>
      <w:sdtPr>
        <w:id w:val="-1605011318"/>
        <w:tag w:val="goog_rdk_3355"/>
      </w:sdtPr>
      <w:sdtContent>
        <w:p w:rsidR="00000000" w:rsidDel="00000000" w:rsidP="00000000" w:rsidRDefault="00000000" w:rsidRPr="00000000" w14:paraId="000004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9349977"/>
              <w:tag w:val="goog_rdk_3353"/>
            </w:sdtPr>
            <w:sdtContent>
              <w:ins w:author="Anonymous" w:id="66" w:date="2026-09-22T03:03:20Z"/>
              <w:sdt>
                <w:sdtPr>
                  <w:id w:val="1012639124"/>
                  <w:tag w:val="goog_rdk_3354"/>
                </w:sdtPr>
                <w:sdtContent>
                  <w:ins w:author="Anonymous" w:id="66" w:date="2026-09-22T03:03:20Z">
                    <w:r w:rsidDel="00000000" w:rsidR="00000000" w:rsidRPr="00000000">
                      <w:rPr>
                        <w:rtl w:val="0"/>
                      </w:rPr>
                    </w:r>
                  </w:ins>
                </w:sdtContent>
              </w:sdt>
              <w:ins w:author="Anonymous" w:id="66" w:date="2026-09-22T03:03:20Z">
                <w:bookmarkStart w:colFirst="0" w:colLast="0" w:name="_heading=h.90qc5gtcic4p" w:id="794"/>
                <w:bookmarkEnd w:id="794"/>
              </w:ins>
            </w:sdtContent>
          </w:sdt>
        </w:p>
      </w:sdtContent>
    </w:sdt>
    <w:sdt>
      <w:sdtPr>
        <w:id w:val="1585653038"/>
        <w:tag w:val="goog_rdk_3358"/>
      </w:sdtPr>
      <w:sdtContent>
        <w:p w:rsidR="00000000" w:rsidDel="00000000" w:rsidP="00000000" w:rsidRDefault="00000000" w:rsidRPr="00000000" w14:paraId="000004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0518057"/>
              <w:tag w:val="goog_rdk_3356"/>
            </w:sdtPr>
            <w:sdtContent>
              <w:ins w:author="Anonymous" w:id="66" w:date="2026-09-22T03:03:20Z"/>
              <w:sdt>
                <w:sdtPr>
                  <w:id w:val="-1261238411"/>
                  <w:tag w:val="goog_rdk_3357"/>
                </w:sdtPr>
                <w:sdtContent>
                  <w:ins w:author="Anonymous" w:id="66" w:date="2026-09-22T03:03:20Z">
                    <w:r w:rsidDel="00000000" w:rsidR="00000000" w:rsidRPr="00000000">
                      <w:rPr>
                        <w:rtl w:val="0"/>
                      </w:rPr>
                    </w:r>
                  </w:ins>
                </w:sdtContent>
              </w:sdt>
              <w:ins w:author="Anonymous" w:id="66" w:date="2026-09-22T03:03:20Z">
                <w:bookmarkStart w:colFirst="0" w:colLast="0" w:name="_heading=h.5vbbupzehe6e" w:id="795"/>
                <w:bookmarkEnd w:id="795"/>
              </w:ins>
            </w:sdtContent>
          </w:sdt>
        </w:p>
      </w:sdtContent>
    </w:sdt>
    <w:sdt>
      <w:sdtPr>
        <w:id w:val="1981349377"/>
        <w:tag w:val="goog_rdk_3361"/>
      </w:sdtPr>
      <w:sdtContent>
        <w:p w:rsidR="00000000" w:rsidDel="00000000" w:rsidP="00000000" w:rsidRDefault="00000000" w:rsidRPr="00000000" w14:paraId="000004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4285969"/>
              <w:tag w:val="goog_rdk_3359"/>
            </w:sdtPr>
            <w:sdtContent>
              <w:ins w:author="Anonymous" w:id="66" w:date="2026-09-22T03:03:20Z"/>
              <w:sdt>
                <w:sdtPr>
                  <w:id w:val="1833769095"/>
                  <w:tag w:val="goog_rdk_3360"/>
                </w:sdtPr>
                <w:sdtContent>
                  <w:ins w:author="Anonymous" w:id="66" w:date="2026-09-22T03:03:20Z">
                    <w:r w:rsidDel="00000000" w:rsidR="00000000" w:rsidRPr="00000000">
                      <w:rPr>
                        <w:rtl w:val="0"/>
                      </w:rPr>
                    </w:r>
                  </w:ins>
                </w:sdtContent>
              </w:sdt>
              <w:ins w:author="Anonymous" w:id="66" w:date="2026-09-22T03:03:20Z">
                <w:bookmarkStart w:colFirst="0" w:colLast="0" w:name="_heading=h.83cskw6x0wta" w:id="796"/>
                <w:bookmarkEnd w:id="796"/>
              </w:ins>
            </w:sdtContent>
          </w:sdt>
        </w:p>
      </w:sdtContent>
    </w:sdt>
    <w:sdt>
      <w:sdtPr>
        <w:id w:val="-2073818472"/>
        <w:tag w:val="goog_rdk_3364"/>
      </w:sdtPr>
      <w:sdtContent>
        <w:p w:rsidR="00000000" w:rsidDel="00000000" w:rsidP="00000000" w:rsidRDefault="00000000" w:rsidRPr="00000000" w14:paraId="000004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9913525"/>
              <w:tag w:val="goog_rdk_3362"/>
            </w:sdtPr>
            <w:sdtContent>
              <w:ins w:author="Anonymous" w:id="66" w:date="2026-09-22T03:03:20Z"/>
              <w:sdt>
                <w:sdtPr>
                  <w:id w:val="475009002"/>
                  <w:tag w:val="goog_rdk_3363"/>
                </w:sdtPr>
                <w:sdtContent>
                  <w:ins w:author="Anonymous" w:id="66" w:date="2026-09-22T03:03:20Z">
                    <w:r w:rsidDel="00000000" w:rsidR="00000000" w:rsidRPr="00000000">
                      <w:rPr>
                        <w:rtl w:val="0"/>
                      </w:rPr>
                    </w:r>
                  </w:ins>
                </w:sdtContent>
              </w:sdt>
              <w:ins w:author="Anonymous" w:id="66" w:date="2026-09-22T03:03:20Z">
                <w:bookmarkStart w:colFirst="0" w:colLast="0" w:name="_heading=h.dhkvnczxv7j" w:id="797"/>
                <w:bookmarkEnd w:id="797"/>
              </w:ins>
            </w:sdtContent>
          </w:sdt>
        </w:p>
      </w:sdtContent>
    </w:sdt>
    <w:sdt>
      <w:sdtPr>
        <w:id w:val="-1982254695"/>
        <w:tag w:val="goog_rdk_3367"/>
      </w:sdtPr>
      <w:sdtContent>
        <w:p w:rsidR="00000000" w:rsidDel="00000000" w:rsidP="00000000" w:rsidRDefault="00000000" w:rsidRPr="00000000" w14:paraId="000004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3780380"/>
              <w:tag w:val="goog_rdk_3365"/>
            </w:sdtPr>
            <w:sdtContent>
              <w:ins w:author="Anonymous" w:id="66" w:date="2026-09-22T03:03:20Z"/>
              <w:sdt>
                <w:sdtPr>
                  <w:id w:val="-1846796034"/>
                  <w:tag w:val="goog_rdk_3366"/>
                </w:sdtPr>
                <w:sdtContent>
                  <w:ins w:author="Anonymous" w:id="66" w:date="2026-09-22T03:03:20Z">
                    <w:r w:rsidDel="00000000" w:rsidR="00000000" w:rsidRPr="00000000">
                      <w:rPr>
                        <w:rtl w:val="0"/>
                      </w:rPr>
                    </w:r>
                  </w:ins>
                </w:sdtContent>
              </w:sdt>
              <w:ins w:author="Anonymous" w:id="66" w:date="2026-09-22T03:03:20Z">
                <w:bookmarkStart w:colFirst="0" w:colLast="0" w:name="_heading=h.ojr4af8mai0m" w:id="798"/>
                <w:bookmarkEnd w:id="798"/>
              </w:ins>
            </w:sdtContent>
          </w:sdt>
        </w:p>
      </w:sdtContent>
    </w:sdt>
    <w:sdt>
      <w:sdtPr>
        <w:id w:val="1503993379"/>
        <w:tag w:val="goog_rdk_3370"/>
      </w:sdtPr>
      <w:sdtContent>
        <w:p w:rsidR="00000000" w:rsidDel="00000000" w:rsidP="00000000" w:rsidRDefault="00000000" w:rsidRPr="00000000" w14:paraId="000004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0215681"/>
              <w:tag w:val="goog_rdk_3368"/>
            </w:sdtPr>
            <w:sdtContent>
              <w:ins w:author="Anonymous" w:id="66" w:date="2026-09-22T03:03:20Z"/>
              <w:sdt>
                <w:sdtPr>
                  <w:id w:val="1261057841"/>
                  <w:tag w:val="goog_rdk_3369"/>
                </w:sdtPr>
                <w:sdtContent>
                  <w:ins w:author="Anonymous" w:id="66" w:date="2026-09-22T03:03:20Z">
                    <w:r w:rsidDel="00000000" w:rsidR="00000000" w:rsidRPr="00000000">
                      <w:rPr>
                        <w:rtl w:val="0"/>
                      </w:rPr>
                    </w:r>
                  </w:ins>
                </w:sdtContent>
              </w:sdt>
              <w:ins w:author="Anonymous" w:id="66" w:date="2026-09-22T03:03:20Z">
                <w:bookmarkStart w:colFirst="0" w:colLast="0" w:name="_heading=h.gjbu1i3rozzn" w:id="799"/>
                <w:bookmarkEnd w:id="799"/>
              </w:ins>
            </w:sdtContent>
          </w:sdt>
        </w:p>
      </w:sdtContent>
    </w:sdt>
    <w:sdt>
      <w:sdtPr>
        <w:id w:val="-1788481417"/>
        <w:tag w:val="goog_rdk_3373"/>
      </w:sdtPr>
      <w:sdtContent>
        <w:p w:rsidR="00000000" w:rsidDel="00000000" w:rsidP="00000000" w:rsidRDefault="00000000" w:rsidRPr="00000000" w14:paraId="000004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1765653"/>
              <w:tag w:val="goog_rdk_3371"/>
            </w:sdtPr>
            <w:sdtContent>
              <w:ins w:author="Anonymous" w:id="66" w:date="2026-09-22T03:03:20Z"/>
              <w:sdt>
                <w:sdtPr>
                  <w:id w:val="-1381531392"/>
                  <w:tag w:val="goog_rdk_3372"/>
                </w:sdtPr>
                <w:sdtContent>
                  <w:ins w:author="Anonymous" w:id="66" w:date="2026-09-22T03:03:20Z">
                    <w:r w:rsidDel="00000000" w:rsidR="00000000" w:rsidRPr="00000000">
                      <w:rPr>
                        <w:rtl w:val="0"/>
                      </w:rPr>
                    </w:r>
                  </w:ins>
                </w:sdtContent>
              </w:sdt>
              <w:ins w:author="Anonymous" w:id="66" w:date="2026-09-22T03:03:20Z">
                <w:bookmarkStart w:colFirst="0" w:colLast="0" w:name="_heading=h.q6r7xic59lzf" w:id="800"/>
                <w:bookmarkEnd w:id="800"/>
              </w:ins>
            </w:sdtContent>
          </w:sdt>
        </w:p>
      </w:sdtContent>
    </w:sdt>
    <w:sdt>
      <w:sdtPr>
        <w:id w:val="-1032273686"/>
        <w:tag w:val="goog_rdk_3376"/>
      </w:sdtPr>
      <w:sdtContent>
        <w:p w:rsidR="00000000" w:rsidDel="00000000" w:rsidP="00000000" w:rsidRDefault="00000000" w:rsidRPr="00000000" w14:paraId="000004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5832396"/>
              <w:tag w:val="goog_rdk_3374"/>
            </w:sdtPr>
            <w:sdtContent>
              <w:ins w:author="Anonymous" w:id="66" w:date="2026-09-22T03:03:20Z"/>
              <w:sdt>
                <w:sdtPr>
                  <w:id w:val="-702035684"/>
                  <w:tag w:val="goog_rdk_3375"/>
                </w:sdtPr>
                <w:sdtContent>
                  <w:ins w:author="Anonymous" w:id="66" w:date="2026-09-22T03:03:20Z">
                    <w:r w:rsidDel="00000000" w:rsidR="00000000" w:rsidRPr="00000000">
                      <w:rPr>
                        <w:rtl w:val="0"/>
                      </w:rPr>
                    </w:r>
                  </w:ins>
                </w:sdtContent>
              </w:sdt>
              <w:ins w:author="Anonymous" w:id="66" w:date="2026-09-22T03:03:20Z">
                <w:bookmarkStart w:colFirst="0" w:colLast="0" w:name="_heading=h.dp0bjs9binxf" w:id="801"/>
                <w:bookmarkEnd w:id="801"/>
              </w:ins>
            </w:sdtContent>
          </w:sdt>
        </w:p>
      </w:sdtContent>
    </w:sdt>
    <w:sdt>
      <w:sdtPr>
        <w:id w:val="-1987775867"/>
        <w:tag w:val="goog_rdk_3379"/>
      </w:sdtPr>
      <w:sdtContent>
        <w:p w:rsidR="00000000" w:rsidDel="00000000" w:rsidP="00000000" w:rsidRDefault="00000000" w:rsidRPr="00000000" w14:paraId="000004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8316965"/>
              <w:tag w:val="goog_rdk_3377"/>
            </w:sdtPr>
            <w:sdtContent>
              <w:ins w:author="Anonymous" w:id="66" w:date="2026-09-22T03:03:20Z"/>
              <w:sdt>
                <w:sdtPr>
                  <w:id w:val="-1272405309"/>
                  <w:tag w:val="goog_rdk_3378"/>
                </w:sdtPr>
                <w:sdtContent>
                  <w:ins w:author="Anonymous" w:id="66" w:date="2026-09-22T03:03:20Z">
                    <w:r w:rsidDel="00000000" w:rsidR="00000000" w:rsidRPr="00000000">
                      <w:rPr>
                        <w:rtl w:val="0"/>
                      </w:rPr>
                    </w:r>
                  </w:ins>
                </w:sdtContent>
              </w:sdt>
              <w:ins w:author="Anonymous" w:id="66" w:date="2026-09-22T03:03:20Z">
                <w:bookmarkStart w:colFirst="0" w:colLast="0" w:name="_heading=h.hncvtzw376sh" w:id="802"/>
                <w:bookmarkEnd w:id="802"/>
              </w:ins>
            </w:sdtContent>
          </w:sdt>
        </w:p>
      </w:sdtContent>
    </w:sdt>
    <w:sdt>
      <w:sdtPr>
        <w:id w:val="-600877392"/>
        <w:tag w:val="goog_rdk_3382"/>
      </w:sdtPr>
      <w:sdtContent>
        <w:p w:rsidR="00000000" w:rsidDel="00000000" w:rsidP="00000000" w:rsidRDefault="00000000" w:rsidRPr="00000000" w14:paraId="000004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6609397"/>
              <w:tag w:val="goog_rdk_3380"/>
            </w:sdtPr>
            <w:sdtContent>
              <w:ins w:author="Anonymous" w:id="66" w:date="2026-09-22T03:03:20Z"/>
              <w:sdt>
                <w:sdtPr>
                  <w:id w:val="-1547738515"/>
                  <w:tag w:val="goog_rdk_3381"/>
                </w:sdtPr>
                <w:sdtContent>
                  <w:ins w:author="Anonymous" w:id="66" w:date="2026-09-22T03:03:20Z">
                    <w:r w:rsidDel="00000000" w:rsidR="00000000" w:rsidRPr="00000000">
                      <w:rPr>
                        <w:rtl w:val="0"/>
                      </w:rPr>
                    </w:r>
                  </w:ins>
                </w:sdtContent>
              </w:sdt>
              <w:ins w:author="Anonymous" w:id="66" w:date="2026-09-22T03:03:20Z">
                <w:bookmarkStart w:colFirst="0" w:colLast="0" w:name="_heading=h.yjer3ssw8jex" w:id="803"/>
                <w:bookmarkEnd w:id="803"/>
              </w:ins>
            </w:sdtContent>
          </w:sdt>
        </w:p>
      </w:sdtContent>
    </w:sdt>
    <w:sdt>
      <w:sdtPr>
        <w:id w:val="-1877009222"/>
        <w:tag w:val="goog_rdk_3385"/>
      </w:sdtPr>
      <w:sdtContent>
        <w:p w:rsidR="00000000" w:rsidDel="00000000" w:rsidP="00000000" w:rsidRDefault="00000000" w:rsidRPr="00000000" w14:paraId="000004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3346670"/>
              <w:tag w:val="goog_rdk_3383"/>
            </w:sdtPr>
            <w:sdtContent>
              <w:ins w:author="Anonymous" w:id="66" w:date="2026-09-22T03:03:20Z"/>
              <w:sdt>
                <w:sdtPr>
                  <w:id w:val="-699668339"/>
                  <w:tag w:val="goog_rdk_3384"/>
                </w:sdtPr>
                <w:sdtContent>
                  <w:ins w:author="Anonymous" w:id="66" w:date="2026-09-22T03:03:20Z">
                    <w:r w:rsidDel="00000000" w:rsidR="00000000" w:rsidRPr="00000000">
                      <w:rPr>
                        <w:rtl w:val="0"/>
                      </w:rPr>
                    </w:r>
                  </w:ins>
                </w:sdtContent>
              </w:sdt>
              <w:ins w:author="Anonymous" w:id="66" w:date="2026-09-22T03:03:20Z">
                <w:bookmarkStart w:colFirst="0" w:colLast="0" w:name="_heading=h.lfa7tiaxxxog" w:id="804"/>
                <w:bookmarkEnd w:id="804"/>
              </w:ins>
            </w:sdtContent>
          </w:sdt>
        </w:p>
      </w:sdtContent>
    </w:sdt>
    <w:sdt>
      <w:sdtPr>
        <w:id w:val="-104950042"/>
        <w:tag w:val="goog_rdk_3388"/>
      </w:sdtPr>
      <w:sdtContent>
        <w:p w:rsidR="00000000" w:rsidDel="00000000" w:rsidP="00000000" w:rsidRDefault="00000000" w:rsidRPr="00000000" w14:paraId="000004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4751947"/>
              <w:tag w:val="goog_rdk_3386"/>
            </w:sdtPr>
            <w:sdtContent>
              <w:ins w:author="Anonymous" w:id="66" w:date="2026-09-22T03:03:20Z"/>
              <w:sdt>
                <w:sdtPr>
                  <w:id w:val="-1580581459"/>
                  <w:tag w:val="goog_rdk_3387"/>
                </w:sdtPr>
                <w:sdtContent>
                  <w:ins w:author="Anonymous" w:id="66" w:date="2026-09-22T03:03:20Z">
                    <w:r w:rsidDel="00000000" w:rsidR="00000000" w:rsidRPr="00000000">
                      <w:rPr>
                        <w:rtl w:val="0"/>
                      </w:rPr>
                    </w:r>
                  </w:ins>
                </w:sdtContent>
              </w:sdt>
              <w:ins w:author="Anonymous" w:id="66" w:date="2026-09-22T03:03:20Z">
                <w:bookmarkStart w:colFirst="0" w:colLast="0" w:name="_heading=h.ulqilv88wobq" w:id="805"/>
                <w:bookmarkEnd w:id="805"/>
              </w:ins>
            </w:sdtContent>
          </w:sdt>
        </w:p>
      </w:sdtContent>
    </w:sdt>
    <w:sdt>
      <w:sdtPr>
        <w:id w:val="878824658"/>
        <w:tag w:val="goog_rdk_3391"/>
      </w:sdtPr>
      <w:sdtContent>
        <w:p w:rsidR="00000000" w:rsidDel="00000000" w:rsidP="00000000" w:rsidRDefault="00000000" w:rsidRPr="00000000" w14:paraId="000004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6441102"/>
              <w:tag w:val="goog_rdk_3389"/>
            </w:sdtPr>
            <w:sdtContent>
              <w:ins w:author="Anonymous" w:id="66" w:date="2026-09-22T03:03:20Z"/>
              <w:sdt>
                <w:sdtPr>
                  <w:id w:val="1036843670"/>
                  <w:tag w:val="goog_rdk_3390"/>
                </w:sdtPr>
                <w:sdtContent>
                  <w:ins w:author="Anonymous" w:id="66" w:date="2026-09-22T03:03:20Z">
                    <w:r w:rsidDel="00000000" w:rsidR="00000000" w:rsidRPr="00000000">
                      <w:rPr>
                        <w:rtl w:val="0"/>
                      </w:rPr>
                    </w:r>
                  </w:ins>
                </w:sdtContent>
              </w:sdt>
              <w:ins w:author="Anonymous" w:id="66" w:date="2026-09-22T03:03:20Z">
                <w:bookmarkStart w:colFirst="0" w:colLast="0" w:name="_heading=h.w21xkoaowkw1" w:id="806"/>
                <w:bookmarkEnd w:id="806"/>
              </w:ins>
            </w:sdtContent>
          </w:sdt>
        </w:p>
      </w:sdtContent>
    </w:sdt>
    <w:sdt>
      <w:sdtPr>
        <w:id w:val="280812703"/>
        <w:tag w:val="goog_rdk_3394"/>
      </w:sdtPr>
      <w:sdtContent>
        <w:p w:rsidR="00000000" w:rsidDel="00000000" w:rsidP="00000000" w:rsidRDefault="00000000" w:rsidRPr="00000000" w14:paraId="000004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4641869"/>
              <w:tag w:val="goog_rdk_3392"/>
            </w:sdtPr>
            <w:sdtContent>
              <w:ins w:author="Anonymous" w:id="66" w:date="2026-09-22T03:03:20Z"/>
              <w:sdt>
                <w:sdtPr>
                  <w:id w:val="-1939176065"/>
                  <w:tag w:val="goog_rdk_3393"/>
                </w:sdtPr>
                <w:sdtContent>
                  <w:ins w:author="Anonymous" w:id="66" w:date="2026-09-22T03:03:20Z">
                    <w:r w:rsidDel="00000000" w:rsidR="00000000" w:rsidRPr="00000000">
                      <w:rPr>
                        <w:rtl w:val="0"/>
                      </w:rPr>
                    </w:r>
                  </w:ins>
                </w:sdtContent>
              </w:sdt>
              <w:ins w:author="Anonymous" w:id="66" w:date="2026-09-22T03:03:20Z">
                <w:bookmarkStart w:colFirst="0" w:colLast="0" w:name="_heading=h.haemgrdbmibw" w:id="807"/>
                <w:bookmarkEnd w:id="807"/>
              </w:ins>
            </w:sdtContent>
          </w:sdt>
        </w:p>
      </w:sdtContent>
    </w:sdt>
    <w:sdt>
      <w:sdtPr>
        <w:id w:val="366226972"/>
        <w:tag w:val="goog_rdk_3397"/>
      </w:sdtPr>
      <w:sdtContent>
        <w:p w:rsidR="00000000" w:rsidDel="00000000" w:rsidP="00000000" w:rsidRDefault="00000000" w:rsidRPr="00000000" w14:paraId="000004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1062593"/>
              <w:tag w:val="goog_rdk_3395"/>
            </w:sdtPr>
            <w:sdtContent>
              <w:ins w:author="Anonymous" w:id="66" w:date="2026-09-22T03:03:20Z"/>
              <w:sdt>
                <w:sdtPr>
                  <w:id w:val="1286019350"/>
                  <w:tag w:val="goog_rdk_3396"/>
                </w:sdtPr>
                <w:sdtContent>
                  <w:ins w:author="Anonymous" w:id="66" w:date="2026-09-22T03:03:20Z">
                    <w:r w:rsidDel="00000000" w:rsidR="00000000" w:rsidRPr="00000000">
                      <w:rPr>
                        <w:rtl w:val="0"/>
                      </w:rPr>
                    </w:r>
                  </w:ins>
                </w:sdtContent>
              </w:sdt>
              <w:ins w:author="Anonymous" w:id="66" w:date="2026-09-22T03:03:20Z">
                <w:bookmarkStart w:colFirst="0" w:colLast="0" w:name="_heading=h.mosug0d52801" w:id="808"/>
                <w:bookmarkEnd w:id="808"/>
              </w:ins>
            </w:sdtContent>
          </w:sdt>
        </w:p>
      </w:sdtContent>
    </w:sdt>
    <w:sdt>
      <w:sdtPr>
        <w:id w:val="-1680837282"/>
        <w:tag w:val="goog_rdk_3400"/>
      </w:sdtPr>
      <w:sdtContent>
        <w:p w:rsidR="00000000" w:rsidDel="00000000" w:rsidP="00000000" w:rsidRDefault="00000000" w:rsidRPr="00000000" w14:paraId="000004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48352"/>
              <w:tag w:val="goog_rdk_3398"/>
            </w:sdtPr>
            <w:sdtContent>
              <w:ins w:author="Anonymous" w:id="66" w:date="2026-09-22T03:03:20Z"/>
              <w:sdt>
                <w:sdtPr>
                  <w:id w:val="2066064122"/>
                  <w:tag w:val="goog_rdk_3399"/>
                </w:sdtPr>
                <w:sdtContent>
                  <w:ins w:author="Anonymous" w:id="66" w:date="2026-09-22T03:03:20Z">
                    <w:r w:rsidDel="00000000" w:rsidR="00000000" w:rsidRPr="00000000">
                      <w:rPr>
                        <w:rtl w:val="0"/>
                      </w:rPr>
                    </w:r>
                  </w:ins>
                </w:sdtContent>
              </w:sdt>
              <w:ins w:author="Anonymous" w:id="66" w:date="2026-09-22T03:03:20Z">
                <w:bookmarkStart w:colFirst="0" w:colLast="0" w:name="_heading=h.9jam4gowj9sz" w:id="809"/>
                <w:bookmarkEnd w:id="809"/>
              </w:ins>
            </w:sdtContent>
          </w:sdt>
        </w:p>
      </w:sdtContent>
    </w:sdt>
    <w:sdt>
      <w:sdtPr>
        <w:id w:val="-882866847"/>
        <w:tag w:val="goog_rdk_3403"/>
      </w:sdtPr>
      <w:sdtContent>
        <w:p w:rsidR="00000000" w:rsidDel="00000000" w:rsidP="00000000" w:rsidRDefault="00000000" w:rsidRPr="00000000" w14:paraId="000004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3793418"/>
              <w:tag w:val="goog_rdk_3401"/>
            </w:sdtPr>
            <w:sdtContent>
              <w:ins w:author="Anonymous" w:id="66" w:date="2026-09-22T03:03:20Z"/>
              <w:sdt>
                <w:sdtPr>
                  <w:id w:val="-1255576872"/>
                  <w:tag w:val="goog_rdk_3402"/>
                </w:sdtPr>
                <w:sdtContent>
                  <w:ins w:author="Anonymous" w:id="66" w:date="2026-09-22T03:03:20Z">
                    <w:r w:rsidDel="00000000" w:rsidR="00000000" w:rsidRPr="00000000">
                      <w:rPr>
                        <w:rtl w:val="0"/>
                      </w:rPr>
                    </w:r>
                  </w:ins>
                </w:sdtContent>
              </w:sdt>
              <w:ins w:author="Anonymous" w:id="66" w:date="2026-09-22T03:03:20Z">
                <w:bookmarkStart w:colFirst="0" w:colLast="0" w:name="_heading=h.qvudgs5q5wlk" w:id="810"/>
                <w:bookmarkEnd w:id="810"/>
              </w:ins>
            </w:sdtContent>
          </w:sdt>
        </w:p>
      </w:sdtContent>
    </w:sdt>
    <w:sdt>
      <w:sdtPr>
        <w:id w:val="932377155"/>
        <w:tag w:val="goog_rdk_3406"/>
      </w:sdtPr>
      <w:sdtContent>
        <w:p w:rsidR="00000000" w:rsidDel="00000000" w:rsidP="00000000" w:rsidRDefault="00000000" w:rsidRPr="00000000" w14:paraId="000004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8058449"/>
              <w:tag w:val="goog_rdk_3404"/>
            </w:sdtPr>
            <w:sdtContent>
              <w:ins w:author="Anonymous" w:id="66" w:date="2026-09-22T03:03:20Z"/>
              <w:sdt>
                <w:sdtPr>
                  <w:id w:val="691179312"/>
                  <w:tag w:val="goog_rdk_3405"/>
                </w:sdtPr>
                <w:sdtContent>
                  <w:ins w:author="Anonymous" w:id="66" w:date="2026-09-22T03:03:20Z">
                    <w:r w:rsidDel="00000000" w:rsidR="00000000" w:rsidRPr="00000000">
                      <w:rPr>
                        <w:rtl w:val="0"/>
                      </w:rPr>
                    </w:r>
                  </w:ins>
                </w:sdtContent>
              </w:sdt>
              <w:ins w:author="Anonymous" w:id="66" w:date="2026-09-22T03:03:20Z">
                <w:bookmarkStart w:colFirst="0" w:colLast="0" w:name="_heading=h.y8hp0w5gcyqy" w:id="811"/>
                <w:bookmarkEnd w:id="811"/>
              </w:ins>
            </w:sdtContent>
          </w:sdt>
        </w:p>
      </w:sdtContent>
    </w:sdt>
    <w:sdt>
      <w:sdtPr>
        <w:id w:val="-615414813"/>
        <w:tag w:val="goog_rdk_3409"/>
      </w:sdtPr>
      <w:sdtContent>
        <w:p w:rsidR="00000000" w:rsidDel="00000000" w:rsidP="00000000" w:rsidRDefault="00000000" w:rsidRPr="00000000" w14:paraId="000004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6343903"/>
              <w:tag w:val="goog_rdk_3407"/>
            </w:sdtPr>
            <w:sdtContent>
              <w:ins w:author="Anonymous" w:id="66" w:date="2026-09-22T03:03:20Z"/>
              <w:sdt>
                <w:sdtPr>
                  <w:id w:val="-4239714"/>
                  <w:tag w:val="goog_rdk_3408"/>
                </w:sdtPr>
                <w:sdtContent>
                  <w:ins w:author="Anonymous" w:id="66" w:date="2026-09-22T03:03:20Z">
                    <w:r w:rsidDel="00000000" w:rsidR="00000000" w:rsidRPr="00000000">
                      <w:rPr>
                        <w:rtl w:val="0"/>
                      </w:rPr>
                    </w:r>
                  </w:ins>
                </w:sdtContent>
              </w:sdt>
              <w:ins w:author="Anonymous" w:id="66" w:date="2026-09-22T03:03:20Z">
                <w:bookmarkStart w:colFirst="0" w:colLast="0" w:name="_heading=h.t6irujg5mw8s" w:id="812"/>
                <w:bookmarkEnd w:id="812"/>
              </w:ins>
            </w:sdtContent>
          </w:sdt>
        </w:p>
      </w:sdtContent>
    </w:sdt>
    <w:sdt>
      <w:sdtPr>
        <w:id w:val="2129164243"/>
        <w:tag w:val="goog_rdk_3412"/>
      </w:sdtPr>
      <w:sdtContent>
        <w:p w:rsidR="00000000" w:rsidDel="00000000" w:rsidP="00000000" w:rsidRDefault="00000000" w:rsidRPr="00000000" w14:paraId="000004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5800424"/>
              <w:tag w:val="goog_rdk_3410"/>
            </w:sdtPr>
            <w:sdtContent>
              <w:ins w:author="Anonymous" w:id="66" w:date="2026-09-22T03:03:20Z"/>
              <w:sdt>
                <w:sdtPr>
                  <w:id w:val="771498584"/>
                  <w:tag w:val="goog_rdk_3411"/>
                </w:sdtPr>
                <w:sdtContent>
                  <w:ins w:author="Anonymous" w:id="66" w:date="2026-09-22T03:03:20Z">
                    <w:r w:rsidDel="00000000" w:rsidR="00000000" w:rsidRPr="00000000">
                      <w:rPr>
                        <w:rtl w:val="0"/>
                      </w:rPr>
                    </w:r>
                  </w:ins>
                </w:sdtContent>
              </w:sdt>
              <w:ins w:author="Anonymous" w:id="66" w:date="2026-09-22T03:03:20Z">
                <w:bookmarkStart w:colFirst="0" w:colLast="0" w:name="_heading=h.ev11k35hbdh4" w:id="813"/>
                <w:bookmarkEnd w:id="813"/>
              </w:ins>
            </w:sdtContent>
          </w:sdt>
        </w:p>
      </w:sdtContent>
    </w:sdt>
    <w:sdt>
      <w:sdtPr>
        <w:id w:val="-314337960"/>
        <w:tag w:val="goog_rdk_3415"/>
      </w:sdtPr>
      <w:sdtContent>
        <w:p w:rsidR="00000000" w:rsidDel="00000000" w:rsidP="00000000" w:rsidRDefault="00000000" w:rsidRPr="00000000" w14:paraId="000004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5439476"/>
              <w:tag w:val="goog_rdk_3413"/>
            </w:sdtPr>
            <w:sdtContent>
              <w:ins w:author="Anonymous" w:id="66" w:date="2026-09-22T03:03:20Z"/>
              <w:sdt>
                <w:sdtPr>
                  <w:id w:val="1399630301"/>
                  <w:tag w:val="goog_rdk_3414"/>
                </w:sdtPr>
                <w:sdtContent>
                  <w:ins w:author="Anonymous" w:id="66" w:date="2026-09-22T03:03:20Z">
                    <w:r w:rsidDel="00000000" w:rsidR="00000000" w:rsidRPr="00000000">
                      <w:rPr>
                        <w:rtl w:val="0"/>
                      </w:rPr>
                    </w:r>
                  </w:ins>
                </w:sdtContent>
              </w:sdt>
              <w:ins w:author="Anonymous" w:id="66" w:date="2026-09-22T03:03:20Z">
                <w:bookmarkStart w:colFirst="0" w:colLast="0" w:name="_heading=h.8x8bv1svasu2" w:id="814"/>
                <w:bookmarkEnd w:id="814"/>
              </w:ins>
            </w:sdtContent>
          </w:sdt>
        </w:p>
      </w:sdtContent>
    </w:sdt>
    <w:sdt>
      <w:sdtPr>
        <w:id w:val="-339014146"/>
        <w:tag w:val="goog_rdk_3418"/>
      </w:sdtPr>
      <w:sdtContent>
        <w:p w:rsidR="00000000" w:rsidDel="00000000" w:rsidP="00000000" w:rsidRDefault="00000000" w:rsidRPr="00000000" w14:paraId="000004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5710895"/>
              <w:tag w:val="goog_rdk_3416"/>
            </w:sdtPr>
            <w:sdtContent>
              <w:ins w:author="Anonymous" w:id="66" w:date="2026-09-22T03:03:20Z"/>
              <w:sdt>
                <w:sdtPr>
                  <w:id w:val="-1697160254"/>
                  <w:tag w:val="goog_rdk_3417"/>
                </w:sdtPr>
                <w:sdtContent>
                  <w:ins w:author="Anonymous" w:id="66" w:date="2026-09-22T03:03:20Z">
                    <w:r w:rsidDel="00000000" w:rsidR="00000000" w:rsidRPr="00000000">
                      <w:rPr>
                        <w:rtl w:val="0"/>
                      </w:rPr>
                    </w:r>
                  </w:ins>
                </w:sdtContent>
              </w:sdt>
              <w:ins w:author="Anonymous" w:id="66" w:date="2026-09-22T03:03:20Z">
                <w:bookmarkStart w:colFirst="0" w:colLast="0" w:name="_heading=h.a8i4s7mdjvpc" w:id="815"/>
                <w:bookmarkEnd w:id="815"/>
              </w:ins>
            </w:sdtContent>
          </w:sdt>
        </w:p>
      </w:sdtContent>
    </w:sdt>
    <w:sdt>
      <w:sdtPr>
        <w:id w:val="-1693830894"/>
        <w:tag w:val="goog_rdk_3421"/>
      </w:sdtPr>
      <w:sdtContent>
        <w:p w:rsidR="00000000" w:rsidDel="00000000" w:rsidP="00000000" w:rsidRDefault="00000000" w:rsidRPr="00000000" w14:paraId="000004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41968704"/>
              <w:tag w:val="goog_rdk_3419"/>
            </w:sdtPr>
            <w:sdtContent>
              <w:ins w:author="Anonymous" w:id="66" w:date="2026-09-22T03:03:20Z"/>
              <w:sdt>
                <w:sdtPr>
                  <w:id w:val="-1778501130"/>
                  <w:tag w:val="goog_rdk_3420"/>
                </w:sdtPr>
                <w:sdtContent>
                  <w:ins w:author="Anonymous" w:id="66" w:date="2026-09-22T03:03:20Z">
                    <w:r w:rsidDel="00000000" w:rsidR="00000000" w:rsidRPr="00000000">
                      <w:rPr>
                        <w:rtl w:val="0"/>
                      </w:rPr>
                    </w:r>
                  </w:ins>
                </w:sdtContent>
              </w:sdt>
              <w:ins w:author="Anonymous" w:id="66" w:date="2026-09-22T03:03:20Z">
                <w:bookmarkStart w:colFirst="0" w:colLast="0" w:name="_heading=h.tltm8igv0hep" w:id="816"/>
                <w:bookmarkEnd w:id="816"/>
              </w:ins>
            </w:sdtContent>
          </w:sdt>
        </w:p>
      </w:sdtContent>
    </w:sdt>
    <w:sdt>
      <w:sdtPr>
        <w:id w:val="-1047925010"/>
        <w:tag w:val="goog_rdk_3424"/>
      </w:sdtPr>
      <w:sdtContent>
        <w:p w:rsidR="00000000" w:rsidDel="00000000" w:rsidP="00000000" w:rsidRDefault="00000000" w:rsidRPr="00000000" w14:paraId="000004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2423351"/>
              <w:tag w:val="goog_rdk_3422"/>
            </w:sdtPr>
            <w:sdtContent>
              <w:ins w:author="Anonymous" w:id="66" w:date="2026-09-22T03:03:20Z"/>
              <w:sdt>
                <w:sdtPr>
                  <w:id w:val="-1293034954"/>
                  <w:tag w:val="goog_rdk_3423"/>
                </w:sdtPr>
                <w:sdtContent>
                  <w:ins w:author="Anonymous" w:id="66" w:date="2026-09-22T03:03:20Z">
                    <w:r w:rsidDel="00000000" w:rsidR="00000000" w:rsidRPr="00000000">
                      <w:rPr>
                        <w:rtl w:val="0"/>
                      </w:rPr>
                    </w:r>
                  </w:ins>
                </w:sdtContent>
              </w:sdt>
              <w:ins w:author="Anonymous" w:id="66" w:date="2026-09-22T03:03:20Z">
                <w:bookmarkStart w:colFirst="0" w:colLast="0" w:name="_heading=h.h3wf529duqx4" w:id="817"/>
                <w:bookmarkEnd w:id="817"/>
              </w:ins>
            </w:sdtContent>
          </w:sdt>
        </w:p>
      </w:sdtContent>
    </w:sdt>
    <w:sdt>
      <w:sdtPr>
        <w:id w:val="-2054608394"/>
        <w:tag w:val="goog_rdk_3427"/>
      </w:sdtPr>
      <w:sdtContent>
        <w:p w:rsidR="00000000" w:rsidDel="00000000" w:rsidP="00000000" w:rsidRDefault="00000000" w:rsidRPr="00000000" w14:paraId="000004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2570396"/>
              <w:tag w:val="goog_rdk_3425"/>
            </w:sdtPr>
            <w:sdtContent>
              <w:ins w:author="Anonymous" w:id="66" w:date="2026-09-22T03:03:20Z"/>
              <w:sdt>
                <w:sdtPr>
                  <w:id w:val="955114158"/>
                  <w:tag w:val="goog_rdk_3426"/>
                </w:sdtPr>
                <w:sdtContent>
                  <w:ins w:author="Anonymous" w:id="66" w:date="2026-09-22T03:03:20Z">
                    <w:r w:rsidDel="00000000" w:rsidR="00000000" w:rsidRPr="00000000">
                      <w:rPr>
                        <w:rtl w:val="0"/>
                      </w:rPr>
                    </w:r>
                  </w:ins>
                </w:sdtContent>
              </w:sdt>
              <w:ins w:author="Anonymous" w:id="66" w:date="2026-09-22T03:03:20Z">
                <w:bookmarkStart w:colFirst="0" w:colLast="0" w:name="_heading=h.5cua5yjymaxz" w:id="818"/>
                <w:bookmarkEnd w:id="818"/>
              </w:ins>
            </w:sdtContent>
          </w:sdt>
        </w:p>
      </w:sdtContent>
    </w:sdt>
    <w:sdt>
      <w:sdtPr>
        <w:id w:val="1165810002"/>
        <w:tag w:val="goog_rdk_3430"/>
      </w:sdtPr>
      <w:sdtContent>
        <w:p w:rsidR="00000000" w:rsidDel="00000000" w:rsidP="00000000" w:rsidRDefault="00000000" w:rsidRPr="00000000" w14:paraId="000004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3222245"/>
              <w:tag w:val="goog_rdk_3428"/>
            </w:sdtPr>
            <w:sdtContent>
              <w:ins w:author="Anonymous" w:id="66" w:date="2026-09-22T03:03:20Z"/>
              <w:sdt>
                <w:sdtPr>
                  <w:id w:val="-1302603024"/>
                  <w:tag w:val="goog_rdk_3429"/>
                </w:sdtPr>
                <w:sdtContent>
                  <w:ins w:author="Anonymous" w:id="66" w:date="2026-09-22T03:03:20Z">
                    <w:r w:rsidDel="00000000" w:rsidR="00000000" w:rsidRPr="00000000">
                      <w:rPr>
                        <w:rtl w:val="0"/>
                      </w:rPr>
                    </w:r>
                  </w:ins>
                </w:sdtContent>
              </w:sdt>
              <w:ins w:author="Anonymous" w:id="66" w:date="2026-09-22T03:03:20Z">
                <w:bookmarkStart w:colFirst="0" w:colLast="0" w:name="_heading=h.i1h0ohp9xn9a" w:id="819"/>
                <w:bookmarkEnd w:id="819"/>
              </w:ins>
            </w:sdtContent>
          </w:sdt>
        </w:p>
      </w:sdtContent>
    </w:sdt>
    <w:sdt>
      <w:sdtPr>
        <w:id w:val="-1836974814"/>
        <w:tag w:val="goog_rdk_3433"/>
      </w:sdtPr>
      <w:sdtContent>
        <w:p w:rsidR="00000000" w:rsidDel="00000000" w:rsidP="00000000" w:rsidRDefault="00000000" w:rsidRPr="00000000" w14:paraId="000004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7059978"/>
              <w:tag w:val="goog_rdk_3431"/>
            </w:sdtPr>
            <w:sdtContent>
              <w:ins w:author="Anonymous" w:id="66" w:date="2026-09-22T03:03:20Z"/>
              <w:sdt>
                <w:sdtPr>
                  <w:id w:val="1207631798"/>
                  <w:tag w:val="goog_rdk_3432"/>
                </w:sdtPr>
                <w:sdtContent>
                  <w:ins w:author="Anonymous" w:id="66" w:date="2026-09-22T03:03:20Z">
                    <w:r w:rsidDel="00000000" w:rsidR="00000000" w:rsidRPr="00000000">
                      <w:rPr>
                        <w:rtl w:val="0"/>
                      </w:rPr>
                    </w:r>
                  </w:ins>
                </w:sdtContent>
              </w:sdt>
              <w:ins w:author="Anonymous" w:id="66" w:date="2026-09-22T03:03:20Z">
                <w:bookmarkStart w:colFirst="0" w:colLast="0" w:name="_heading=h.ogxbfn7y1t8s" w:id="820"/>
                <w:bookmarkEnd w:id="820"/>
              </w:ins>
            </w:sdtContent>
          </w:sdt>
        </w:p>
      </w:sdtContent>
    </w:sdt>
    <w:sdt>
      <w:sdtPr>
        <w:id w:val="-886350163"/>
        <w:tag w:val="goog_rdk_3436"/>
      </w:sdtPr>
      <w:sdtContent>
        <w:p w:rsidR="00000000" w:rsidDel="00000000" w:rsidP="00000000" w:rsidRDefault="00000000" w:rsidRPr="00000000" w14:paraId="000004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4307849"/>
              <w:tag w:val="goog_rdk_3434"/>
            </w:sdtPr>
            <w:sdtContent>
              <w:ins w:author="Anonymous" w:id="66" w:date="2026-09-22T03:03:20Z"/>
              <w:sdt>
                <w:sdtPr>
                  <w:id w:val="-645735498"/>
                  <w:tag w:val="goog_rdk_3435"/>
                </w:sdtPr>
                <w:sdtContent>
                  <w:ins w:author="Anonymous" w:id="66" w:date="2026-09-22T03:03:20Z">
                    <w:r w:rsidDel="00000000" w:rsidR="00000000" w:rsidRPr="00000000">
                      <w:rPr>
                        <w:rtl w:val="0"/>
                      </w:rPr>
                    </w:r>
                  </w:ins>
                </w:sdtContent>
              </w:sdt>
              <w:ins w:author="Anonymous" w:id="66" w:date="2026-09-22T03:03:20Z">
                <w:bookmarkStart w:colFirst="0" w:colLast="0" w:name="_heading=h.c4gpa51g6f9v" w:id="821"/>
                <w:bookmarkEnd w:id="821"/>
              </w:ins>
            </w:sdtContent>
          </w:sdt>
        </w:p>
      </w:sdtContent>
    </w:sdt>
    <w:sdt>
      <w:sdtPr>
        <w:id w:val="2018845729"/>
        <w:tag w:val="goog_rdk_3439"/>
      </w:sdtPr>
      <w:sdtContent>
        <w:p w:rsidR="00000000" w:rsidDel="00000000" w:rsidP="00000000" w:rsidRDefault="00000000" w:rsidRPr="00000000" w14:paraId="000004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0124933"/>
              <w:tag w:val="goog_rdk_3437"/>
            </w:sdtPr>
            <w:sdtContent>
              <w:ins w:author="Anonymous" w:id="66" w:date="2026-09-22T03:03:20Z"/>
              <w:sdt>
                <w:sdtPr>
                  <w:id w:val="-1904823383"/>
                  <w:tag w:val="goog_rdk_3438"/>
                </w:sdtPr>
                <w:sdtContent>
                  <w:ins w:author="Anonymous" w:id="66" w:date="2026-09-22T03:03:20Z">
                    <w:r w:rsidDel="00000000" w:rsidR="00000000" w:rsidRPr="00000000">
                      <w:rPr>
                        <w:rtl w:val="0"/>
                      </w:rPr>
                    </w:r>
                  </w:ins>
                </w:sdtContent>
              </w:sdt>
              <w:ins w:author="Anonymous" w:id="66" w:date="2026-09-22T03:03:20Z">
                <w:bookmarkStart w:colFirst="0" w:colLast="0" w:name="_heading=h.4sx2gx5fjpkx" w:id="822"/>
                <w:bookmarkEnd w:id="822"/>
              </w:ins>
            </w:sdtContent>
          </w:sdt>
        </w:p>
      </w:sdtContent>
    </w:sdt>
    <w:sdt>
      <w:sdtPr>
        <w:id w:val="1491612449"/>
        <w:tag w:val="goog_rdk_3442"/>
      </w:sdtPr>
      <w:sdtContent>
        <w:p w:rsidR="00000000" w:rsidDel="00000000" w:rsidP="00000000" w:rsidRDefault="00000000" w:rsidRPr="00000000" w14:paraId="000004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5906168"/>
              <w:tag w:val="goog_rdk_3440"/>
            </w:sdtPr>
            <w:sdtContent>
              <w:ins w:author="Anonymous" w:id="66" w:date="2026-09-22T03:03:20Z"/>
              <w:sdt>
                <w:sdtPr>
                  <w:id w:val="831504421"/>
                  <w:tag w:val="goog_rdk_3441"/>
                </w:sdtPr>
                <w:sdtContent>
                  <w:ins w:author="Anonymous" w:id="66" w:date="2026-09-22T03:03:20Z">
                    <w:r w:rsidDel="00000000" w:rsidR="00000000" w:rsidRPr="00000000">
                      <w:rPr>
                        <w:rtl w:val="0"/>
                      </w:rPr>
                    </w:r>
                  </w:ins>
                </w:sdtContent>
              </w:sdt>
              <w:ins w:author="Anonymous" w:id="66" w:date="2026-09-22T03:03:20Z">
                <w:bookmarkStart w:colFirst="0" w:colLast="0" w:name="_heading=h.j6pdycmby5nt" w:id="823"/>
                <w:bookmarkEnd w:id="823"/>
              </w:ins>
            </w:sdtContent>
          </w:sdt>
        </w:p>
      </w:sdtContent>
    </w:sdt>
    <w:sdt>
      <w:sdtPr>
        <w:id w:val="-55090479"/>
        <w:tag w:val="goog_rdk_3445"/>
      </w:sdtPr>
      <w:sdtContent>
        <w:p w:rsidR="00000000" w:rsidDel="00000000" w:rsidP="00000000" w:rsidRDefault="00000000" w:rsidRPr="00000000" w14:paraId="000004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5584861"/>
              <w:tag w:val="goog_rdk_3443"/>
            </w:sdtPr>
            <w:sdtContent>
              <w:ins w:author="Anonymous" w:id="66" w:date="2026-09-22T03:03:20Z"/>
              <w:sdt>
                <w:sdtPr>
                  <w:id w:val="-398182290"/>
                  <w:tag w:val="goog_rdk_3444"/>
                </w:sdtPr>
                <w:sdtContent>
                  <w:ins w:author="Anonymous" w:id="66" w:date="2026-09-22T03:03:20Z">
                    <w:r w:rsidDel="00000000" w:rsidR="00000000" w:rsidRPr="00000000">
                      <w:rPr>
                        <w:rtl w:val="0"/>
                      </w:rPr>
                    </w:r>
                  </w:ins>
                </w:sdtContent>
              </w:sdt>
              <w:ins w:author="Anonymous" w:id="66" w:date="2026-09-22T03:03:20Z">
                <w:bookmarkStart w:colFirst="0" w:colLast="0" w:name="_heading=h.hklelmnuhe26" w:id="824"/>
                <w:bookmarkEnd w:id="824"/>
              </w:ins>
            </w:sdtContent>
          </w:sdt>
        </w:p>
      </w:sdtContent>
    </w:sdt>
    <w:sdt>
      <w:sdtPr>
        <w:id w:val="-371163412"/>
        <w:tag w:val="goog_rdk_3448"/>
      </w:sdtPr>
      <w:sdtContent>
        <w:p w:rsidR="00000000" w:rsidDel="00000000" w:rsidP="00000000" w:rsidRDefault="00000000" w:rsidRPr="00000000" w14:paraId="000004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1294686"/>
              <w:tag w:val="goog_rdk_3446"/>
            </w:sdtPr>
            <w:sdtContent>
              <w:ins w:author="Anonymous" w:id="66" w:date="2026-09-22T03:03:20Z"/>
              <w:sdt>
                <w:sdtPr>
                  <w:id w:val="-1087034272"/>
                  <w:tag w:val="goog_rdk_3447"/>
                </w:sdtPr>
                <w:sdtContent>
                  <w:ins w:author="Anonymous" w:id="66" w:date="2026-09-22T03:03:20Z">
                    <w:r w:rsidDel="00000000" w:rsidR="00000000" w:rsidRPr="00000000">
                      <w:rPr>
                        <w:rtl w:val="0"/>
                      </w:rPr>
                    </w:r>
                  </w:ins>
                </w:sdtContent>
              </w:sdt>
              <w:ins w:author="Anonymous" w:id="66" w:date="2026-09-22T03:03:20Z">
                <w:bookmarkStart w:colFirst="0" w:colLast="0" w:name="_heading=h.fm4qnmeziasa" w:id="825"/>
                <w:bookmarkEnd w:id="825"/>
              </w:ins>
            </w:sdtContent>
          </w:sdt>
        </w:p>
      </w:sdtContent>
    </w:sdt>
    <w:sdt>
      <w:sdtPr>
        <w:id w:val="-1956964020"/>
        <w:tag w:val="goog_rdk_3451"/>
      </w:sdtPr>
      <w:sdtContent>
        <w:p w:rsidR="00000000" w:rsidDel="00000000" w:rsidP="00000000" w:rsidRDefault="00000000" w:rsidRPr="00000000" w14:paraId="000004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0925776"/>
              <w:tag w:val="goog_rdk_3449"/>
            </w:sdtPr>
            <w:sdtContent>
              <w:ins w:author="Anonymous" w:id="66" w:date="2026-09-22T03:03:20Z"/>
              <w:sdt>
                <w:sdtPr>
                  <w:id w:val="328019778"/>
                  <w:tag w:val="goog_rdk_3450"/>
                </w:sdtPr>
                <w:sdtContent>
                  <w:ins w:author="Anonymous" w:id="66" w:date="2026-09-22T03:03:20Z">
                    <w:r w:rsidDel="00000000" w:rsidR="00000000" w:rsidRPr="00000000">
                      <w:rPr>
                        <w:rtl w:val="0"/>
                      </w:rPr>
                    </w:r>
                  </w:ins>
                </w:sdtContent>
              </w:sdt>
              <w:ins w:author="Anonymous" w:id="66" w:date="2026-09-22T03:03:20Z">
                <w:bookmarkStart w:colFirst="0" w:colLast="0" w:name="_heading=h.u9hp4fn37rhu" w:id="826"/>
                <w:bookmarkEnd w:id="826"/>
              </w:ins>
            </w:sdtContent>
          </w:sdt>
        </w:p>
      </w:sdtContent>
    </w:sdt>
    <w:sdt>
      <w:sdtPr>
        <w:id w:val="-1835061979"/>
        <w:tag w:val="goog_rdk_3454"/>
      </w:sdtPr>
      <w:sdtContent>
        <w:p w:rsidR="00000000" w:rsidDel="00000000" w:rsidP="00000000" w:rsidRDefault="00000000" w:rsidRPr="00000000" w14:paraId="000004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5229485"/>
              <w:tag w:val="goog_rdk_3452"/>
            </w:sdtPr>
            <w:sdtContent>
              <w:ins w:author="Anonymous" w:id="66" w:date="2026-09-22T03:03:20Z"/>
              <w:sdt>
                <w:sdtPr>
                  <w:id w:val="412734196"/>
                  <w:tag w:val="goog_rdk_3453"/>
                </w:sdtPr>
                <w:sdtContent>
                  <w:ins w:author="Anonymous" w:id="66" w:date="2026-09-22T03:03:20Z">
                    <w:r w:rsidDel="00000000" w:rsidR="00000000" w:rsidRPr="00000000">
                      <w:rPr>
                        <w:rtl w:val="0"/>
                      </w:rPr>
                    </w:r>
                  </w:ins>
                </w:sdtContent>
              </w:sdt>
              <w:ins w:author="Anonymous" w:id="66" w:date="2026-09-22T03:03:20Z">
                <w:bookmarkStart w:colFirst="0" w:colLast="0" w:name="_heading=h.hkd9cntbslz1" w:id="827"/>
                <w:bookmarkEnd w:id="827"/>
              </w:ins>
            </w:sdtContent>
          </w:sdt>
        </w:p>
      </w:sdtContent>
    </w:sdt>
    <w:sdt>
      <w:sdtPr>
        <w:id w:val="160272841"/>
        <w:tag w:val="goog_rdk_3457"/>
      </w:sdtPr>
      <w:sdtContent>
        <w:p w:rsidR="00000000" w:rsidDel="00000000" w:rsidP="00000000" w:rsidRDefault="00000000" w:rsidRPr="00000000" w14:paraId="000004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2839852"/>
              <w:tag w:val="goog_rdk_3455"/>
            </w:sdtPr>
            <w:sdtContent>
              <w:ins w:author="Anonymous" w:id="66" w:date="2026-09-22T03:03:20Z"/>
              <w:sdt>
                <w:sdtPr>
                  <w:id w:val="-1742081800"/>
                  <w:tag w:val="goog_rdk_3456"/>
                </w:sdtPr>
                <w:sdtContent>
                  <w:ins w:author="Anonymous" w:id="66" w:date="2026-09-22T03:03:20Z">
                    <w:r w:rsidDel="00000000" w:rsidR="00000000" w:rsidRPr="00000000">
                      <w:rPr>
                        <w:rtl w:val="0"/>
                      </w:rPr>
                    </w:r>
                  </w:ins>
                </w:sdtContent>
              </w:sdt>
              <w:ins w:author="Anonymous" w:id="66" w:date="2026-09-22T03:03:20Z">
                <w:bookmarkStart w:colFirst="0" w:colLast="0" w:name="_heading=h.mwurfapcroj1" w:id="828"/>
                <w:bookmarkEnd w:id="828"/>
              </w:ins>
            </w:sdtContent>
          </w:sdt>
        </w:p>
      </w:sdtContent>
    </w:sdt>
    <w:sdt>
      <w:sdtPr>
        <w:id w:val="218381354"/>
        <w:tag w:val="goog_rdk_3460"/>
      </w:sdtPr>
      <w:sdtContent>
        <w:p w:rsidR="00000000" w:rsidDel="00000000" w:rsidP="00000000" w:rsidRDefault="00000000" w:rsidRPr="00000000" w14:paraId="000004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2774979"/>
              <w:tag w:val="goog_rdk_3458"/>
            </w:sdtPr>
            <w:sdtContent>
              <w:ins w:author="Anonymous" w:id="66" w:date="2026-09-22T03:03:20Z"/>
              <w:sdt>
                <w:sdtPr>
                  <w:id w:val="-1820670410"/>
                  <w:tag w:val="goog_rdk_3459"/>
                </w:sdtPr>
                <w:sdtContent>
                  <w:ins w:author="Anonymous" w:id="66" w:date="2026-09-22T03:03:20Z">
                    <w:r w:rsidDel="00000000" w:rsidR="00000000" w:rsidRPr="00000000">
                      <w:rPr>
                        <w:rtl w:val="0"/>
                      </w:rPr>
                    </w:r>
                  </w:ins>
                </w:sdtContent>
              </w:sdt>
              <w:ins w:author="Anonymous" w:id="66" w:date="2026-09-22T03:03:20Z">
                <w:bookmarkStart w:colFirst="0" w:colLast="0" w:name="_heading=h.orzxqln3fagm" w:id="829"/>
                <w:bookmarkEnd w:id="829"/>
              </w:ins>
            </w:sdtContent>
          </w:sdt>
        </w:p>
      </w:sdtContent>
    </w:sdt>
    <w:sdt>
      <w:sdtPr>
        <w:id w:val="197677724"/>
        <w:tag w:val="goog_rdk_3463"/>
      </w:sdtPr>
      <w:sdtContent>
        <w:p w:rsidR="00000000" w:rsidDel="00000000" w:rsidP="00000000" w:rsidRDefault="00000000" w:rsidRPr="00000000" w14:paraId="000004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9123404"/>
              <w:tag w:val="goog_rdk_3461"/>
            </w:sdtPr>
            <w:sdtContent>
              <w:ins w:author="Anonymous" w:id="66" w:date="2026-09-22T03:03:20Z"/>
              <w:sdt>
                <w:sdtPr>
                  <w:id w:val="-1715610413"/>
                  <w:tag w:val="goog_rdk_3462"/>
                </w:sdtPr>
                <w:sdtContent>
                  <w:ins w:author="Anonymous" w:id="66" w:date="2026-09-22T03:03:20Z">
                    <w:r w:rsidDel="00000000" w:rsidR="00000000" w:rsidRPr="00000000">
                      <w:rPr>
                        <w:rtl w:val="0"/>
                      </w:rPr>
                    </w:r>
                  </w:ins>
                </w:sdtContent>
              </w:sdt>
              <w:ins w:author="Anonymous" w:id="66" w:date="2026-09-22T03:03:20Z">
                <w:bookmarkStart w:colFirst="0" w:colLast="0" w:name="_heading=h.xzjfvm8gikcj" w:id="830"/>
                <w:bookmarkEnd w:id="830"/>
              </w:ins>
            </w:sdtContent>
          </w:sdt>
        </w:p>
      </w:sdtContent>
    </w:sdt>
    <w:sdt>
      <w:sdtPr>
        <w:id w:val="1890585999"/>
        <w:tag w:val="goog_rdk_3466"/>
      </w:sdtPr>
      <w:sdtContent>
        <w:p w:rsidR="00000000" w:rsidDel="00000000" w:rsidP="00000000" w:rsidRDefault="00000000" w:rsidRPr="00000000" w14:paraId="000004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6889957"/>
              <w:tag w:val="goog_rdk_3464"/>
            </w:sdtPr>
            <w:sdtContent>
              <w:ins w:author="Anonymous" w:id="66" w:date="2026-09-22T03:03:20Z"/>
              <w:sdt>
                <w:sdtPr>
                  <w:id w:val="-2138978539"/>
                  <w:tag w:val="goog_rdk_3465"/>
                </w:sdtPr>
                <w:sdtContent>
                  <w:ins w:author="Anonymous" w:id="66" w:date="2026-09-22T03:03:20Z">
                    <w:r w:rsidDel="00000000" w:rsidR="00000000" w:rsidRPr="00000000">
                      <w:rPr>
                        <w:rtl w:val="0"/>
                      </w:rPr>
                    </w:r>
                  </w:ins>
                </w:sdtContent>
              </w:sdt>
              <w:ins w:author="Anonymous" w:id="66" w:date="2026-09-22T03:03:20Z">
                <w:bookmarkStart w:colFirst="0" w:colLast="0" w:name="_heading=h.32q6vokiuir6" w:id="831"/>
                <w:bookmarkEnd w:id="831"/>
              </w:ins>
            </w:sdtContent>
          </w:sdt>
        </w:p>
      </w:sdtContent>
    </w:sdt>
    <w:sdt>
      <w:sdtPr>
        <w:id w:val="-768185161"/>
        <w:tag w:val="goog_rdk_3469"/>
      </w:sdtPr>
      <w:sdtContent>
        <w:p w:rsidR="00000000" w:rsidDel="00000000" w:rsidP="00000000" w:rsidRDefault="00000000" w:rsidRPr="00000000" w14:paraId="000004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0711623"/>
              <w:tag w:val="goog_rdk_3467"/>
            </w:sdtPr>
            <w:sdtContent>
              <w:ins w:author="Anonymous" w:id="66" w:date="2026-09-22T03:03:20Z"/>
              <w:sdt>
                <w:sdtPr>
                  <w:id w:val="-1450726933"/>
                  <w:tag w:val="goog_rdk_3468"/>
                </w:sdtPr>
                <w:sdtContent>
                  <w:ins w:author="Anonymous" w:id="66" w:date="2026-09-22T03:03:20Z">
                    <w:r w:rsidDel="00000000" w:rsidR="00000000" w:rsidRPr="00000000">
                      <w:rPr>
                        <w:rtl w:val="0"/>
                      </w:rPr>
                    </w:r>
                  </w:ins>
                </w:sdtContent>
              </w:sdt>
              <w:ins w:author="Anonymous" w:id="66" w:date="2026-09-22T03:03:20Z">
                <w:bookmarkStart w:colFirst="0" w:colLast="0" w:name="_heading=h.benc8hlcv9l9" w:id="832"/>
                <w:bookmarkEnd w:id="832"/>
              </w:ins>
            </w:sdtContent>
          </w:sdt>
        </w:p>
      </w:sdtContent>
    </w:sdt>
    <w:sdt>
      <w:sdtPr>
        <w:id w:val="484619922"/>
        <w:tag w:val="goog_rdk_3472"/>
      </w:sdtPr>
      <w:sdtContent>
        <w:p w:rsidR="00000000" w:rsidDel="00000000" w:rsidP="00000000" w:rsidRDefault="00000000" w:rsidRPr="00000000" w14:paraId="000004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2571479"/>
              <w:tag w:val="goog_rdk_3470"/>
            </w:sdtPr>
            <w:sdtContent>
              <w:ins w:author="Anonymous" w:id="66" w:date="2026-09-22T03:03:20Z"/>
              <w:sdt>
                <w:sdtPr>
                  <w:id w:val="684693156"/>
                  <w:tag w:val="goog_rdk_3471"/>
                </w:sdtPr>
                <w:sdtContent>
                  <w:ins w:author="Anonymous" w:id="66" w:date="2026-09-22T03:03:20Z">
                    <w:r w:rsidDel="00000000" w:rsidR="00000000" w:rsidRPr="00000000">
                      <w:rPr>
                        <w:rtl w:val="0"/>
                      </w:rPr>
                    </w:r>
                  </w:ins>
                </w:sdtContent>
              </w:sdt>
              <w:ins w:author="Anonymous" w:id="66" w:date="2026-09-22T03:03:20Z">
                <w:bookmarkStart w:colFirst="0" w:colLast="0" w:name="_heading=h.sgxicb8nmst5" w:id="833"/>
                <w:bookmarkEnd w:id="833"/>
              </w:ins>
            </w:sdtContent>
          </w:sdt>
        </w:p>
      </w:sdtContent>
    </w:sdt>
    <w:sdt>
      <w:sdtPr>
        <w:id w:val="-1322398474"/>
        <w:tag w:val="goog_rdk_3475"/>
      </w:sdtPr>
      <w:sdtContent>
        <w:p w:rsidR="00000000" w:rsidDel="00000000" w:rsidP="00000000" w:rsidRDefault="00000000" w:rsidRPr="00000000" w14:paraId="000004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9816258"/>
              <w:tag w:val="goog_rdk_3473"/>
            </w:sdtPr>
            <w:sdtContent>
              <w:ins w:author="Anonymous" w:id="66" w:date="2026-09-22T03:03:20Z"/>
              <w:sdt>
                <w:sdtPr>
                  <w:id w:val="-320489826"/>
                  <w:tag w:val="goog_rdk_3474"/>
                </w:sdtPr>
                <w:sdtContent>
                  <w:ins w:author="Anonymous" w:id="66" w:date="2026-09-22T03:03:20Z">
                    <w:r w:rsidDel="00000000" w:rsidR="00000000" w:rsidRPr="00000000">
                      <w:rPr>
                        <w:rtl w:val="0"/>
                      </w:rPr>
                    </w:r>
                  </w:ins>
                </w:sdtContent>
              </w:sdt>
              <w:ins w:author="Anonymous" w:id="66" w:date="2026-09-22T03:03:20Z">
                <w:bookmarkStart w:colFirst="0" w:colLast="0" w:name="_heading=h.eq1qujkbo54w" w:id="834"/>
                <w:bookmarkEnd w:id="834"/>
              </w:ins>
            </w:sdtContent>
          </w:sdt>
        </w:p>
      </w:sdtContent>
    </w:sdt>
    <w:sdt>
      <w:sdtPr>
        <w:id w:val="416239302"/>
        <w:tag w:val="goog_rdk_3478"/>
      </w:sdtPr>
      <w:sdtContent>
        <w:p w:rsidR="00000000" w:rsidDel="00000000" w:rsidP="00000000" w:rsidRDefault="00000000" w:rsidRPr="00000000" w14:paraId="000004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7246173"/>
              <w:tag w:val="goog_rdk_3476"/>
            </w:sdtPr>
            <w:sdtContent>
              <w:ins w:author="Anonymous" w:id="66" w:date="2026-09-22T03:03:20Z"/>
              <w:sdt>
                <w:sdtPr>
                  <w:id w:val="-2101722038"/>
                  <w:tag w:val="goog_rdk_3477"/>
                </w:sdtPr>
                <w:sdtContent>
                  <w:ins w:author="Anonymous" w:id="66" w:date="2026-09-22T03:03:20Z">
                    <w:r w:rsidDel="00000000" w:rsidR="00000000" w:rsidRPr="00000000">
                      <w:rPr>
                        <w:rtl w:val="0"/>
                      </w:rPr>
                    </w:r>
                  </w:ins>
                </w:sdtContent>
              </w:sdt>
              <w:ins w:author="Anonymous" w:id="66" w:date="2026-09-22T03:03:20Z">
                <w:bookmarkStart w:colFirst="0" w:colLast="0" w:name="_heading=h.mk6b6i54070" w:id="835"/>
                <w:bookmarkEnd w:id="835"/>
              </w:ins>
            </w:sdtContent>
          </w:sdt>
        </w:p>
      </w:sdtContent>
    </w:sdt>
    <w:sdt>
      <w:sdtPr>
        <w:id w:val="-895710432"/>
        <w:tag w:val="goog_rdk_3481"/>
      </w:sdtPr>
      <w:sdtContent>
        <w:p w:rsidR="00000000" w:rsidDel="00000000" w:rsidP="00000000" w:rsidRDefault="00000000" w:rsidRPr="00000000" w14:paraId="000004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5847817"/>
              <w:tag w:val="goog_rdk_3479"/>
            </w:sdtPr>
            <w:sdtContent>
              <w:ins w:author="Anonymous" w:id="66" w:date="2026-09-22T03:03:20Z"/>
              <w:sdt>
                <w:sdtPr>
                  <w:id w:val="764303400"/>
                  <w:tag w:val="goog_rdk_3480"/>
                </w:sdtPr>
                <w:sdtContent>
                  <w:ins w:author="Anonymous" w:id="66" w:date="2026-09-22T03:03:20Z">
                    <w:r w:rsidDel="00000000" w:rsidR="00000000" w:rsidRPr="00000000">
                      <w:rPr>
                        <w:rtl w:val="0"/>
                      </w:rPr>
                    </w:r>
                  </w:ins>
                </w:sdtContent>
              </w:sdt>
              <w:ins w:author="Anonymous" w:id="66" w:date="2026-09-22T03:03:20Z">
                <w:bookmarkStart w:colFirst="0" w:colLast="0" w:name="_heading=h.78xa72wuaz8b" w:id="836"/>
                <w:bookmarkEnd w:id="836"/>
              </w:ins>
            </w:sdtContent>
          </w:sdt>
        </w:p>
      </w:sdtContent>
    </w:sdt>
    <w:sdt>
      <w:sdtPr>
        <w:id w:val="1868775950"/>
        <w:tag w:val="goog_rdk_3484"/>
      </w:sdtPr>
      <w:sdtContent>
        <w:p w:rsidR="00000000" w:rsidDel="00000000" w:rsidP="00000000" w:rsidRDefault="00000000" w:rsidRPr="00000000" w14:paraId="000004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6401308"/>
              <w:tag w:val="goog_rdk_3482"/>
            </w:sdtPr>
            <w:sdtContent>
              <w:ins w:author="Anonymous" w:id="66" w:date="2026-09-22T03:03:20Z"/>
              <w:sdt>
                <w:sdtPr>
                  <w:id w:val="-759201874"/>
                  <w:tag w:val="goog_rdk_3483"/>
                </w:sdtPr>
                <w:sdtContent>
                  <w:ins w:author="Anonymous" w:id="66" w:date="2026-09-22T03:03:20Z">
                    <w:r w:rsidDel="00000000" w:rsidR="00000000" w:rsidRPr="00000000">
                      <w:rPr>
                        <w:rtl w:val="0"/>
                      </w:rPr>
                    </w:r>
                  </w:ins>
                </w:sdtContent>
              </w:sdt>
              <w:ins w:author="Anonymous" w:id="66" w:date="2026-09-22T03:03:20Z">
                <w:bookmarkStart w:colFirst="0" w:colLast="0" w:name="_heading=h.6ca514aw89z2" w:id="837"/>
                <w:bookmarkEnd w:id="837"/>
              </w:ins>
            </w:sdtContent>
          </w:sdt>
        </w:p>
      </w:sdtContent>
    </w:sdt>
    <w:sdt>
      <w:sdtPr>
        <w:id w:val="1030371835"/>
        <w:tag w:val="goog_rdk_3487"/>
      </w:sdtPr>
      <w:sdtContent>
        <w:p w:rsidR="00000000" w:rsidDel="00000000" w:rsidP="00000000" w:rsidRDefault="00000000" w:rsidRPr="00000000" w14:paraId="000004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9468445"/>
              <w:tag w:val="goog_rdk_3485"/>
            </w:sdtPr>
            <w:sdtContent>
              <w:ins w:author="Anonymous" w:id="66" w:date="2026-09-22T03:03:20Z"/>
              <w:sdt>
                <w:sdtPr>
                  <w:id w:val="-1468257488"/>
                  <w:tag w:val="goog_rdk_3486"/>
                </w:sdtPr>
                <w:sdtContent>
                  <w:ins w:author="Anonymous" w:id="66" w:date="2026-09-22T03:03:20Z">
                    <w:r w:rsidDel="00000000" w:rsidR="00000000" w:rsidRPr="00000000">
                      <w:rPr>
                        <w:rtl w:val="0"/>
                      </w:rPr>
                    </w:r>
                  </w:ins>
                </w:sdtContent>
              </w:sdt>
              <w:ins w:author="Anonymous" w:id="66" w:date="2026-09-22T03:03:20Z">
                <w:bookmarkStart w:colFirst="0" w:colLast="0" w:name="_heading=h.l74qu61i6ytr" w:id="838"/>
                <w:bookmarkEnd w:id="838"/>
              </w:ins>
            </w:sdtContent>
          </w:sdt>
        </w:p>
      </w:sdtContent>
    </w:sdt>
    <w:sdt>
      <w:sdtPr>
        <w:id w:val="1266786017"/>
        <w:tag w:val="goog_rdk_3490"/>
      </w:sdtPr>
      <w:sdtContent>
        <w:p w:rsidR="00000000" w:rsidDel="00000000" w:rsidP="00000000" w:rsidRDefault="00000000" w:rsidRPr="00000000" w14:paraId="000004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8505822"/>
              <w:tag w:val="goog_rdk_3488"/>
            </w:sdtPr>
            <w:sdtContent>
              <w:ins w:author="Anonymous" w:id="66" w:date="2026-09-22T03:03:20Z"/>
              <w:sdt>
                <w:sdtPr>
                  <w:id w:val="-1381308848"/>
                  <w:tag w:val="goog_rdk_3489"/>
                </w:sdtPr>
                <w:sdtContent>
                  <w:ins w:author="Anonymous" w:id="66" w:date="2026-09-22T03:03:20Z">
                    <w:r w:rsidDel="00000000" w:rsidR="00000000" w:rsidRPr="00000000">
                      <w:rPr>
                        <w:rtl w:val="0"/>
                      </w:rPr>
                    </w:r>
                  </w:ins>
                </w:sdtContent>
              </w:sdt>
              <w:ins w:author="Anonymous" w:id="66" w:date="2026-09-22T03:03:20Z">
                <w:bookmarkStart w:colFirst="0" w:colLast="0" w:name="_heading=h.r9gn0475dqeo" w:id="839"/>
                <w:bookmarkEnd w:id="839"/>
              </w:ins>
            </w:sdtContent>
          </w:sdt>
        </w:p>
      </w:sdtContent>
    </w:sdt>
    <w:sdt>
      <w:sdtPr>
        <w:id w:val="801978240"/>
        <w:tag w:val="goog_rdk_3493"/>
      </w:sdtPr>
      <w:sdtContent>
        <w:p w:rsidR="00000000" w:rsidDel="00000000" w:rsidP="00000000" w:rsidRDefault="00000000" w:rsidRPr="00000000" w14:paraId="000004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9346722"/>
              <w:tag w:val="goog_rdk_3491"/>
            </w:sdtPr>
            <w:sdtContent>
              <w:ins w:author="Anonymous" w:id="66" w:date="2026-09-22T03:03:20Z"/>
              <w:sdt>
                <w:sdtPr>
                  <w:id w:val="-1332845571"/>
                  <w:tag w:val="goog_rdk_3492"/>
                </w:sdtPr>
                <w:sdtContent>
                  <w:ins w:author="Anonymous" w:id="66" w:date="2026-09-22T03:03:20Z">
                    <w:r w:rsidDel="00000000" w:rsidR="00000000" w:rsidRPr="00000000">
                      <w:rPr>
                        <w:rtl w:val="0"/>
                      </w:rPr>
                    </w:r>
                  </w:ins>
                </w:sdtContent>
              </w:sdt>
              <w:ins w:author="Anonymous" w:id="66" w:date="2026-09-22T03:03:20Z">
                <w:bookmarkStart w:colFirst="0" w:colLast="0" w:name="_heading=h.x95ipmmu8v2g" w:id="840"/>
                <w:bookmarkEnd w:id="840"/>
              </w:ins>
            </w:sdtContent>
          </w:sdt>
        </w:p>
      </w:sdtContent>
    </w:sdt>
    <w:sdt>
      <w:sdtPr>
        <w:id w:val="-642619618"/>
        <w:tag w:val="goog_rdk_3496"/>
      </w:sdtPr>
      <w:sdtContent>
        <w:p w:rsidR="00000000" w:rsidDel="00000000" w:rsidP="00000000" w:rsidRDefault="00000000" w:rsidRPr="00000000" w14:paraId="000004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6791137"/>
              <w:tag w:val="goog_rdk_3494"/>
            </w:sdtPr>
            <w:sdtContent>
              <w:ins w:author="Anonymous" w:id="66" w:date="2026-09-22T03:03:20Z"/>
              <w:sdt>
                <w:sdtPr>
                  <w:id w:val="284186254"/>
                  <w:tag w:val="goog_rdk_3495"/>
                </w:sdtPr>
                <w:sdtContent>
                  <w:ins w:author="Anonymous" w:id="66" w:date="2026-09-22T03:03:20Z">
                    <w:r w:rsidDel="00000000" w:rsidR="00000000" w:rsidRPr="00000000">
                      <w:rPr>
                        <w:rtl w:val="0"/>
                      </w:rPr>
                    </w:r>
                  </w:ins>
                </w:sdtContent>
              </w:sdt>
              <w:ins w:author="Anonymous" w:id="66" w:date="2026-09-22T03:03:20Z">
                <w:bookmarkStart w:colFirst="0" w:colLast="0" w:name="_heading=h.4n0f9seaydx7" w:id="841"/>
                <w:bookmarkEnd w:id="841"/>
              </w:ins>
            </w:sdtContent>
          </w:sdt>
        </w:p>
      </w:sdtContent>
    </w:sdt>
    <w:sdt>
      <w:sdtPr>
        <w:id w:val="1502871093"/>
        <w:tag w:val="goog_rdk_3499"/>
      </w:sdtPr>
      <w:sdtContent>
        <w:p w:rsidR="00000000" w:rsidDel="00000000" w:rsidP="00000000" w:rsidRDefault="00000000" w:rsidRPr="00000000" w14:paraId="000004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9630791"/>
              <w:tag w:val="goog_rdk_3497"/>
            </w:sdtPr>
            <w:sdtContent>
              <w:ins w:author="Anonymous" w:id="66" w:date="2026-09-22T03:03:20Z"/>
              <w:sdt>
                <w:sdtPr>
                  <w:id w:val="2044534023"/>
                  <w:tag w:val="goog_rdk_3498"/>
                </w:sdtPr>
                <w:sdtContent>
                  <w:ins w:author="Anonymous" w:id="66" w:date="2026-09-22T03:03:20Z">
                    <w:r w:rsidDel="00000000" w:rsidR="00000000" w:rsidRPr="00000000">
                      <w:rPr>
                        <w:rtl w:val="0"/>
                      </w:rPr>
                    </w:r>
                  </w:ins>
                </w:sdtContent>
              </w:sdt>
              <w:ins w:author="Anonymous" w:id="66" w:date="2026-09-22T03:03:20Z">
                <w:bookmarkStart w:colFirst="0" w:colLast="0" w:name="_heading=h.eajfyona2dvs" w:id="842"/>
                <w:bookmarkEnd w:id="842"/>
              </w:ins>
            </w:sdtContent>
          </w:sdt>
        </w:p>
      </w:sdtContent>
    </w:sdt>
    <w:sdt>
      <w:sdtPr>
        <w:id w:val="876994508"/>
        <w:tag w:val="goog_rdk_3502"/>
      </w:sdtPr>
      <w:sdtContent>
        <w:p w:rsidR="00000000" w:rsidDel="00000000" w:rsidP="00000000" w:rsidRDefault="00000000" w:rsidRPr="00000000" w14:paraId="000004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1109782"/>
              <w:tag w:val="goog_rdk_3500"/>
            </w:sdtPr>
            <w:sdtContent>
              <w:ins w:author="Anonymous" w:id="66" w:date="2026-09-22T03:03:20Z"/>
              <w:sdt>
                <w:sdtPr>
                  <w:id w:val="-2043003747"/>
                  <w:tag w:val="goog_rdk_3501"/>
                </w:sdtPr>
                <w:sdtContent>
                  <w:ins w:author="Anonymous" w:id="66" w:date="2026-09-22T03:03:20Z">
                    <w:r w:rsidDel="00000000" w:rsidR="00000000" w:rsidRPr="00000000">
                      <w:rPr>
                        <w:rtl w:val="0"/>
                      </w:rPr>
                    </w:r>
                  </w:ins>
                </w:sdtContent>
              </w:sdt>
              <w:ins w:author="Anonymous" w:id="66" w:date="2026-09-22T03:03:20Z">
                <w:bookmarkStart w:colFirst="0" w:colLast="0" w:name="_heading=h.1xsbqiov7s90" w:id="843"/>
                <w:bookmarkEnd w:id="843"/>
              </w:ins>
            </w:sdtContent>
          </w:sdt>
        </w:p>
      </w:sdtContent>
    </w:sdt>
    <w:sdt>
      <w:sdtPr>
        <w:id w:val="-211652062"/>
        <w:tag w:val="goog_rdk_3505"/>
      </w:sdtPr>
      <w:sdtContent>
        <w:p w:rsidR="00000000" w:rsidDel="00000000" w:rsidP="00000000" w:rsidRDefault="00000000" w:rsidRPr="00000000" w14:paraId="000004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5048403"/>
              <w:tag w:val="goog_rdk_3503"/>
            </w:sdtPr>
            <w:sdtContent>
              <w:ins w:author="Anonymous" w:id="66" w:date="2026-09-22T03:03:20Z"/>
              <w:sdt>
                <w:sdtPr>
                  <w:id w:val="-1564366370"/>
                  <w:tag w:val="goog_rdk_3504"/>
                </w:sdtPr>
                <w:sdtContent>
                  <w:ins w:author="Anonymous" w:id="66" w:date="2026-09-22T03:03:20Z">
                    <w:r w:rsidDel="00000000" w:rsidR="00000000" w:rsidRPr="00000000">
                      <w:rPr>
                        <w:rtl w:val="0"/>
                      </w:rPr>
                    </w:r>
                  </w:ins>
                </w:sdtContent>
              </w:sdt>
              <w:ins w:author="Anonymous" w:id="66" w:date="2026-09-22T03:03:20Z">
                <w:bookmarkStart w:colFirst="0" w:colLast="0" w:name="_heading=h.py38mtiroda9" w:id="844"/>
                <w:bookmarkEnd w:id="844"/>
              </w:ins>
            </w:sdtContent>
          </w:sdt>
        </w:p>
      </w:sdtContent>
    </w:sdt>
    <w:sdt>
      <w:sdtPr>
        <w:id w:val="-554966599"/>
        <w:tag w:val="goog_rdk_3508"/>
      </w:sdtPr>
      <w:sdtContent>
        <w:p w:rsidR="00000000" w:rsidDel="00000000" w:rsidP="00000000" w:rsidRDefault="00000000" w:rsidRPr="00000000" w14:paraId="000004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1893807"/>
              <w:tag w:val="goog_rdk_3506"/>
            </w:sdtPr>
            <w:sdtContent>
              <w:ins w:author="Anonymous" w:id="66" w:date="2026-09-22T03:03:20Z"/>
              <w:sdt>
                <w:sdtPr>
                  <w:id w:val="-2027166416"/>
                  <w:tag w:val="goog_rdk_3507"/>
                </w:sdtPr>
                <w:sdtContent>
                  <w:ins w:author="Anonymous" w:id="66" w:date="2026-09-22T03:03:20Z">
                    <w:r w:rsidDel="00000000" w:rsidR="00000000" w:rsidRPr="00000000">
                      <w:rPr>
                        <w:rtl w:val="0"/>
                      </w:rPr>
                    </w:r>
                  </w:ins>
                </w:sdtContent>
              </w:sdt>
              <w:ins w:author="Anonymous" w:id="66" w:date="2026-09-22T03:03:20Z">
                <w:bookmarkStart w:colFirst="0" w:colLast="0" w:name="_heading=h.6d2300b3dvdg" w:id="845"/>
                <w:bookmarkEnd w:id="845"/>
              </w:ins>
            </w:sdtContent>
          </w:sdt>
        </w:p>
      </w:sdtContent>
    </w:sdt>
    <w:sdt>
      <w:sdtPr>
        <w:id w:val="803418994"/>
        <w:tag w:val="goog_rdk_3511"/>
      </w:sdtPr>
      <w:sdtContent>
        <w:p w:rsidR="00000000" w:rsidDel="00000000" w:rsidP="00000000" w:rsidRDefault="00000000" w:rsidRPr="00000000" w14:paraId="000004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7731509"/>
              <w:tag w:val="goog_rdk_3509"/>
            </w:sdtPr>
            <w:sdtContent>
              <w:ins w:author="Anonymous" w:id="66" w:date="2026-09-22T03:03:20Z"/>
              <w:sdt>
                <w:sdtPr>
                  <w:id w:val="1335026564"/>
                  <w:tag w:val="goog_rdk_3510"/>
                </w:sdtPr>
                <w:sdtContent>
                  <w:ins w:author="Anonymous" w:id="66" w:date="2026-09-22T03:03:20Z">
                    <w:r w:rsidDel="00000000" w:rsidR="00000000" w:rsidRPr="00000000">
                      <w:rPr>
                        <w:rtl w:val="0"/>
                      </w:rPr>
                    </w:r>
                  </w:ins>
                </w:sdtContent>
              </w:sdt>
              <w:ins w:author="Anonymous" w:id="66" w:date="2026-09-22T03:03:20Z">
                <w:bookmarkStart w:colFirst="0" w:colLast="0" w:name="_heading=h.xzxudjmlxvwp" w:id="846"/>
                <w:bookmarkEnd w:id="846"/>
              </w:ins>
            </w:sdtContent>
          </w:sdt>
        </w:p>
      </w:sdtContent>
    </w:sdt>
    <w:sdt>
      <w:sdtPr>
        <w:id w:val="-1765857338"/>
        <w:tag w:val="goog_rdk_3514"/>
      </w:sdtPr>
      <w:sdtContent>
        <w:p w:rsidR="00000000" w:rsidDel="00000000" w:rsidP="00000000" w:rsidRDefault="00000000" w:rsidRPr="00000000" w14:paraId="000004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6526831"/>
              <w:tag w:val="goog_rdk_3512"/>
            </w:sdtPr>
            <w:sdtContent>
              <w:ins w:author="Anonymous" w:id="66" w:date="2026-09-22T03:03:20Z"/>
              <w:sdt>
                <w:sdtPr>
                  <w:id w:val="-1772631313"/>
                  <w:tag w:val="goog_rdk_3513"/>
                </w:sdtPr>
                <w:sdtContent>
                  <w:ins w:author="Anonymous" w:id="66" w:date="2026-09-22T03:03:20Z">
                    <w:r w:rsidDel="00000000" w:rsidR="00000000" w:rsidRPr="00000000">
                      <w:rPr>
                        <w:rtl w:val="0"/>
                      </w:rPr>
                    </w:r>
                  </w:ins>
                </w:sdtContent>
              </w:sdt>
              <w:ins w:author="Anonymous" w:id="66" w:date="2026-09-22T03:03:20Z">
                <w:bookmarkStart w:colFirst="0" w:colLast="0" w:name="_heading=h.ksw4rrxlxqm8" w:id="847"/>
                <w:bookmarkEnd w:id="847"/>
              </w:ins>
            </w:sdtContent>
          </w:sdt>
        </w:p>
      </w:sdtContent>
    </w:sdt>
    <w:sdt>
      <w:sdtPr>
        <w:id w:val="-1544753881"/>
        <w:tag w:val="goog_rdk_3517"/>
      </w:sdtPr>
      <w:sdtContent>
        <w:p w:rsidR="00000000" w:rsidDel="00000000" w:rsidP="00000000" w:rsidRDefault="00000000" w:rsidRPr="00000000" w14:paraId="000004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0193281"/>
              <w:tag w:val="goog_rdk_3515"/>
            </w:sdtPr>
            <w:sdtContent>
              <w:ins w:author="Anonymous" w:id="66" w:date="2026-09-22T03:03:20Z"/>
              <w:sdt>
                <w:sdtPr>
                  <w:id w:val="-300582142"/>
                  <w:tag w:val="goog_rdk_3516"/>
                </w:sdtPr>
                <w:sdtContent>
                  <w:ins w:author="Anonymous" w:id="66" w:date="2026-09-22T03:03:20Z">
                    <w:r w:rsidDel="00000000" w:rsidR="00000000" w:rsidRPr="00000000">
                      <w:rPr>
                        <w:rtl w:val="0"/>
                      </w:rPr>
                    </w:r>
                  </w:ins>
                </w:sdtContent>
              </w:sdt>
              <w:ins w:author="Anonymous" w:id="66" w:date="2026-09-22T03:03:20Z">
                <w:bookmarkStart w:colFirst="0" w:colLast="0" w:name="_heading=h.wn5o6kiv08w1" w:id="848"/>
                <w:bookmarkEnd w:id="848"/>
              </w:ins>
            </w:sdtContent>
          </w:sdt>
        </w:p>
      </w:sdtContent>
    </w:sdt>
    <w:sdt>
      <w:sdtPr>
        <w:id w:val="2076484012"/>
        <w:tag w:val="goog_rdk_3520"/>
      </w:sdtPr>
      <w:sdtContent>
        <w:p w:rsidR="00000000" w:rsidDel="00000000" w:rsidP="00000000" w:rsidRDefault="00000000" w:rsidRPr="00000000" w14:paraId="000004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7954024"/>
              <w:tag w:val="goog_rdk_3518"/>
            </w:sdtPr>
            <w:sdtContent>
              <w:ins w:author="Anonymous" w:id="66" w:date="2026-09-22T03:03:20Z"/>
              <w:sdt>
                <w:sdtPr>
                  <w:id w:val="-1033246503"/>
                  <w:tag w:val="goog_rdk_3519"/>
                </w:sdtPr>
                <w:sdtContent>
                  <w:ins w:author="Anonymous" w:id="66" w:date="2026-09-22T03:03:20Z">
                    <w:r w:rsidDel="00000000" w:rsidR="00000000" w:rsidRPr="00000000">
                      <w:rPr>
                        <w:rtl w:val="0"/>
                      </w:rPr>
                    </w:r>
                  </w:ins>
                </w:sdtContent>
              </w:sdt>
              <w:ins w:author="Anonymous" w:id="66" w:date="2026-09-22T03:03:20Z">
                <w:bookmarkStart w:colFirst="0" w:colLast="0" w:name="_heading=h.prsbxo1hj7yd" w:id="849"/>
                <w:bookmarkEnd w:id="849"/>
              </w:ins>
            </w:sdtContent>
          </w:sdt>
        </w:p>
      </w:sdtContent>
    </w:sdt>
    <w:sdt>
      <w:sdtPr>
        <w:id w:val="1117496957"/>
        <w:tag w:val="goog_rdk_3523"/>
      </w:sdtPr>
      <w:sdtContent>
        <w:p w:rsidR="00000000" w:rsidDel="00000000" w:rsidP="00000000" w:rsidRDefault="00000000" w:rsidRPr="00000000" w14:paraId="000004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7438610"/>
              <w:tag w:val="goog_rdk_3521"/>
            </w:sdtPr>
            <w:sdtContent>
              <w:ins w:author="Anonymous" w:id="66" w:date="2026-09-22T03:03:20Z"/>
              <w:sdt>
                <w:sdtPr>
                  <w:id w:val="-174044963"/>
                  <w:tag w:val="goog_rdk_3522"/>
                </w:sdtPr>
                <w:sdtContent>
                  <w:ins w:author="Anonymous" w:id="66" w:date="2026-09-22T03:03:20Z">
                    <w:r w:rsidDel="00000000" w:rsidR="00000000" w:rsidRPr="00000000">
                      <w:rPr>
                        <w:rtl w:val="0"/>
                      </w:rPr>
                    </w:r>
                  </w:ins>
                </w:sdtContent>
              </w:sdt>
              <w:ins w:author="Anonymous" w:id="66" w:date="2026-09-22T03:03:20Z">
                <w:bookmarkStart w:colFirst="0" w:colLast="0" w:name="_heading=h.yndjwrgbtteb" w:id="850"/>
                <w:bookmarkEnd w:id="850"/>
              </w:ins>
            </w:sdtContent>
          </w:sdt>
        </w:p>
      </w:sdtContent>
    </w:sdt>
    <w:sdt>
      <w:sdtPr>
        <w:id w:val="-656490214"/>
        <w:tag w:val="goog_rdk_3526"/>
      </w:sdtPr>
      <w:sdtContent>
        <w:p w:rsidR="00000000" w:rsidDel="00000000" w:rsidP="00000000" w:rsidRDefault="00000000" w:rsidRPr="00000000" w14:paraId="000004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3510919"/>
              <w:tag w:val="goog_rdk_3524"/>
            </w:sdtPr>
            <w:sdtContent>
              <w:ins w:author="Anonymous" w:id="66" w:date="2026-09-22T03:03:20Z"/>
              <w:sdt>
                <w:sdtPr>
                  <w:id w:val="-2004481797"/>
                  <w:tag w:val="goog_rdk_3525"/>
                </w:sdtPr>
                <w:sdtContent>
                  <w:ins w:author="Anonymous" w:id="66" w:date="2026-09-22T03:03:20Z">
                    <w:r w:rsidDel="00000000" w:rsidR="00000000" w:rsidRPr="00000000">
                      <w:rPr>
                        <w:rtl w:val="0"/>
                      </w:rPr>
                    </w:r>
                  </w:ins>
                </w:sdtContent>
              </w:sdt>
              <w:ins w:author="Anonymous" w:id="66" w:date="2026-09-22T03:03:20Z">
                <w:bookmarkStart w:colFirst="0" w:colLast="0" w:name="_heading=h.sk7zwvsy9rx" w:id="851"/>
                <w:bookmarkEnd w:id="851"/>
              </w:ins>
            </w:sdtContent>
          </w:sdt>
        </w:p>
      </w:sdtContent>
    </w:sdt>
    <w:sdt>
      <w:sdtPr>
        <w:id w:val="-765587354"/>
        <w:tag w:val="goog_rdk_3529"/>
      </w:sdtPr>
      <w:sdtContent>
        <w:p w:rsidR="00000000" w:rsidDel="00000000" w:rsidP="00000000" w:rsidRDefault="00000000" w:rsidRPr="00000000" w14:paraId="000004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716477"/>
              <w:tag w:val="goog_rdk_3527"/>
            </w:sdtPr>
            <w:sdtContent>
              <w:ins w:author="Anonymous" w:id="66" w:date="2026-09-22T03:03:20Z"/>
              <w:sdt>
                <w:sdtPr>
                  <w:id w:val="955554843"/>
                  <w:tag w:val="goog_rdk_3528"/>
                </w:sdtPr>
                <w:sdtContent>
                  <w:ins w:author="Anonymous" w:id="66" w:date="2026-09-22T03:03:20Z">
                    <w:r w:rsidDel="00000000" w:rsidR="00000000" w:rsidRPr="00000000">
                      <w:rPr>
                        <w:rtl w:val="0"/>
                      </w:rPr>
                    </w:r>
                  </w:ins>
                </w:sdtContent>
              </w:sdt>
              <w:ins w:author="Anonymous" w:id="66" w:date="2026-09-22T03:03:20Z">
                <w:bookmarkStart w:colFirst="0" w:colLast="0" w:name="_heading=h.kggcizuczrr4" w:id="852"/>
                <w:bookmarkEnd w:id="852"/>
              </w:ins>
            </w:sdtContent>
          </w:sdt>
        </w:p>
      </w:sdtContent>
    </w:sdt>
    <w:sdt>
      <w:sdtPr>
        <w:id w:val="255118230"/>
        <w:tag w:val="goog_rdk_3532"/>
      </w:sdtPr>
      <w:sdtContent>
        <w:p w:rsidR="00000000" w:rsidDel="00000000" w:rsidP="00000000" w:rsidRDefault="00000000" w:rsidRPr="00000000" w14:paraId="000004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5717518"/>
              <w:tag w:val="goog_rdk_3530"/>
            </w:sdtPr>
            <w:sdtContent>
              <w:ins w:author="Anonymous" w:id="66" w:date="2026-09-22T03:03:20Z"/>
              <w:sdt>
                <w:sdtPr>
                  <w:id w:val="1255805915"/>
                  <w:tag w:val="goog_rdk_3531"/>
                </w:sdtPr>
                <w:sdtContent>
                  <w:ins w:author="Anonymous" w:id="66" w:date="2026-09-22T03:03:20Z">
                    <w:r w:rsidDel="00000000" w:rsidR="00000000" w:rsidRPr="00000000">
                      <w:rPr>
                        <w:rtl w:val="0"/>
                      </w:rPr>
                    </w:r>
                  </w:ins>
                </w:sdtContent>
              </w:sdt>
              <w:ins w:author="Anonymous" w:id="66" w:date="2026-09-22T03:03:20Z">
                <w:bookmarkStart w:colFirst="0" w:colLast="0" w:name="_heading=h.bndv26i00gy1" w:id="853"/>
                <w:bookmarkEnd w:id="853"/>
              </w:ins>
            </w:sdtContent>
          </w:sdt>
        </w:p>
      </w:sdtContent>
    </w:sdt>
    <w:sdt>
      <w:sdtPr>
        <w:id w:val="-600016"/>
        <w:tag w:val="goog_rdk_3535"/>
      </w:sdtPr>
      <w:sdtContent>
        <w:p w:rsidR="00000000" w:rsidDel="00000000" w:rsidP="00000000" w:rsidRDefault="00000000" w:rsidRPr="00000000" w14:paraId="000004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6512564"/>
              <w:tag w:val="goog_rdk_3533"/>
            </w:sdtPr>
            <w:sdtContent>
              <w:ins w:author="Anonymous" w:id="66" w:date="2026-09-22T03:03:20Z"/>
              <w:sdt>
                <w:sdtPr>
                  <w:id w:val="-1630893150"/>
                  <w:tag w:val="goog_rdk_3534"/>
                </w:sdtPr>
                <w:sdtContent>
                  <w:ins w:author="Anonymous" w:id="66" w:date="2026-09-22T03:03:20Z">
                    <w:r w:rsidDel="00000000" w:rsidR="00000000" w:rsidRPr="00000000">
                      <w:rPr>
                        <w:rtl w:val="0"/>
                      </w:rPr>
                    </w:r>
                  </w:ins>
                </w:sdtContent>
              </w:sdt>
              <w:ins w:author="Anonymous" w:id="66" w:date="2026-09-22T03:03:20Z">
                <w:bookmarkStart w:colFirst="0" w:colLast="0" w:name="_heading=h.mh11lgq8x8ar" w:id="854"/>
                <w:bookmarkEnd w:id="854"/>
              </w:ins>
            </w:sdtContent>
          </w:sdt>
        </w:p>
      </w:sdtContent>
    </w:sdt>
    <w:sdt>
      <w:sdtPr>
        <w:id w:val="1779313110"/>
        <w:tag w:val="goog_rdk_3538"/>
      </w:sdtPr>
      <w:sdtContent>
        <w:p w:rsidR="00000000" w:rsidDel="00000000" w:rsidP="00000000" w:rsidRDefault="00000000" w:rsidRPr="00000000" w14:paraId="000004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8855875"/>
              <w:tag w:val="goog_rdk_3536"/>
            </w:sdtPr>
            <w:sdtContent>
              <w:ins w:author="Anonymous" w:id="66" w:date="2026-09-22T03:03:20Z"/>
              <w:sdt>
                <w:sdtPr>
                  <w:id w:val="-798727656"/>
                  <w:tag w:val="goog_rdk_3537"/>
                </w:sdtPr>
                <w:sdtContent>
                  <w:ins w:author="Anonymous" w:id="66" w:date="2026-09-22T03:03:20Z">
                    <w:r w:rsidDel="00000000" w:rsidR="00000000" w:rsidRPr="00000000">
                      <w:rPr>
                        <w:rtl w:val="0"/>
                      </w:rPr>
                    </w:r>
                  </w:ins>
                </w:sdtContent>
              </w:sdt>
              <w:ins w:author="Anonymous" w:id="66" w:date="2026-09-22T03:03:20Z">
                <w:bookmarkStart w:colFirst="0" w:colLast="0" w:name="_heading=h.be59x6otaiyk" w:id="855"/>
                <w:bookmarkEnd w:id="855"/>
              </w:ins>
            </w:sdtContent>
          </w:sdt>
        </w:p>
      </w:sdtContent>
    </w:sdt>
    <w:sdt>
      <w:sdtPr>
        <w:id w:val="1953625720"/>
        <w:tag w:val="goog_rdk_3541"/>
      </w:sdtPr>
      <w:sdtContent>
        <w:p w:rsidR="00000000" w:rsidDel="00000000" w:rsidP="00000000" w:rsidRDefault="00000000" w:rsidRPr="00000000" w14:paraId="000004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3623749"/>
              <w:tag w:val="goog_rdk_3539"/>
            </w:sdtPr>
            <w:sdtContent>
              <w:ins w:author="Anonymous" w:id="66" w:date="2026-09-22T03:03:20Z"/>
              <w:sdt>
                <w:sdtPr>
                  <w:id w:val="1443972377"/>
                  <w:tag w:val="goog_rdk_3540"/>
                </w:sdtPr>
                <w:sdtContent>
                  <w:ins w:author="Anonymous" w:id="66" w:date="2026-09-22T03:03:20Z">
                    <w:r w:rsidDel="00000000" w:rsidR="00000000" w:rsidRPr="00000000">
                      <w:rPr>
                        <w:rtl w:val="0"/>
                      </w:rPr>
                    </w:r>
                  </w:ins>
                </w:sdtContent>
              </w:sdt>
              <w:ins w:author="Anonymous" w:id="66" w:date="2026-09-22T03:03:20Z">
                <w:bookmarkStart w:colFirst="0" w:colLast="0" w:name="_heading=h.a263dxfvwnjd" w:id="856"/>
                <w:bookmarkEnd w:id="856"/>
              </w:ins>
            </w:sdtContent>
          </w:sdt>
        </w:p>
      </w:sdtContent>
    </w:sdt>
    <w:sdt>
      <w:sdtPr>
        <w:id w:val="-534661246"/>
        <w:tag w:val="goog_rdk_3544"/>
      </w:sdtPr>
      <w:sdtContent>
        <w:p w:rsidR="00000000" w:rsidDel="00000000" w:rsidP="00000000" w:rsidRDefault="00000000" w:rsidRPr="00000000" w14:paraId="000004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0838548"/>
              <w:tag w:val="goog_rdk_3542"/>
            </w:sdtPr>
            <w:sdtContent>
              <w:ins w:author="Anonymous" w:id="66" w:date="2026-09-22T03:03:20Z"/>
              <w:sdt>
                <w:sdtPr>
                  <w:id w:val="-2098328745"/>
                  <w:tag w:val="goog_rdk_3543"/>
                </w:sdtPr>
                <w:sdtContent>
                  <w:ins w:author="Anonymous" w:id="66" w:date="2026-09-22T03:03:20Z">
                    <w:r w:rsidDel="00000000" w:rsidR="00000000" w:rsidRPr="00000000">
                      <w:rPr>
                        <w:rtl w:val="0"/>
                      </w:rPr>
                    </w:r>
                  </w:ins>
                </w:sdtContent>
              </w:sdt>
              <w:ins w:author="Anonymous" w:id="66" w:date="2026-09-22T03:03:20Z">
                <w:bookmarkStart w:colFirst="0" w:colLast="0" w:name="_heading=h.cnxs0yqow1od" w:id="857"/>
                <w:bookmarkEnd w:id="857"/>
              </w:ins>
            </w:sdtContent>
          </w:sdt>
        </w:p>
      </w:sdtContent>
    </w:sdt>
    <w:sdt>
      <w:sdtPr>
        <w:id w:val="-1827799436"/>
        <w:tag w:val="goog_rdk_3547"/>
      </w:sdtPr>
      <w:sdtContent>
        <w:p w:rsidR="00000000" w:rsidDel="00000000" w:rsidP="00000000" w:rsidRDefault="00000000" w:rsidRPr="00000000" w14:paraId="000004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7225800"/>
              <w:tag w:val="goog_rdk_3545"/>
            </w:sdtPr>
            <w:sdtContent>
              <w:ins w:author="Anonymous" w:id="66" w:date="2026-09-22T03:03:20Z"/>
              <w:sdt>
                <w:sdtPr>
                  <w:id w:val="-622633386"/>
                  <w:tag w:val="goog_rdk_3546"/>
                </w:sdtPr>
                <w:sdtContent>
                  <w:ins w:author="Anonymous" w:id="66" w:date="2026-09-22T03:03:20Z">
                    <w:r w:rsidDel="00000000" w:rsidR="00000000" w:rsidRPr="00000000">
                      <w:rPr>
                        <w:rtl w:val="0"/>
                      </w:rPr>
                    </w:r>
                  </w:ins>
                </w:sdtContent>
              </w:sdt>
              <w:ins w:author="Anonymous" w:id="66" w:date="2026-09-22T03:03:20Z">
                <w:bookmarkStart w:colFirst="0" w:colLast="0" w:name="_heading=h.aqw1kkk2m43" w:id="858"/>
                <w:bookmarkEnd w:id="858"/>
              </w:ins>
            </w:sdtContent>
          </w:sdt>
        </w:p>
      </w:sdtContent>
    </w:sdt>
    <w:sdt>
      <w:sdtPr>
        <w:id w:val="123278391"/>
        <w:tag w:val="goog_rdk_3550"/>
      </w:sdtPr>
      <w:sdtContent>
        <w:p w:rsidR="00000000" w:rsidDel="00000000" w:rsidP="00000000" w:rsidRDefault="00000000" w:rsidRPr="00000000" w14:paraId="000004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9584905"/>
              <w:tag w:val="goog_rdk_3548"/>
            </w:sdtPr>
            <w:sdtContent>
              <w:ins w:author="Anonymous" w:id="66" w:date="2026-09-22T03:03:20Z"/>
              <w:sdt>
                <w:sdtPr>
                  <w:id w:val="1614362199"/>
                  <w:tag w:val="goog_rdk_3549"/>
                </w:sdtPr>
                <w:sdtContent>
                  <w:ins w:author="Anonymous" w:id="66" w:date="2026-09-22T03:03:20Z">
                    <w:r w:rsidDel="00000000" w:rsidR="00000000" w:rsidRPr="00000000">
                      <w:rPr>
                        <w:rtl w:val="0"/>
                      </w:rPr>
                    </w:r>
                  </w:ins>
                </w:sdtContent>
              </w:sdt>
              <w:ins w:author="Anonymous" w:id="66" w:date="2026-09-22T03:03:20Z">
                <w:bookmarkStart w:colFirst="0" w:colLast="0" w:name="_heading=h.53gqjlkhmdga" w:id="859"/>
                <w:bookmarkEnd w:id="859"/>
              </w:ins>
            </w:sdtContent>
          </w:sdt>
        </w:p>
      </w:sdtContent>
    </w:sdt>
    <w:sdt>
      <w:sdtPr>
        <w:id w:val="-1004966198"/>
        <w:tag w:val="goog_rdk_3553"/>
      </w:sdtPr>
      <w:sdtContent>
        <w:p w:rsidR="00000000" w:rsidDel="00000000" w:rsidP="00000000" w:rsidRDefault="00000000" w:rsidRPr="00000000" w14:paraId="000004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82870945"/>
              <w:tag w:val="goog_rdk_3551"/>
            </w:sdtPr>
            <w:sdtContent>
              <w:ins w:author="Anonymous" w:id="66" w:date="2026-09-22T03:03:20Z"/>
              <w:sdt>
                <w:sdtPr>
                  <w:id w:val="1630479195"/>
                  <w:tag w:val="goog_rdk_3552"/>
                </w:sdtPr>
                <w:sdtContent>
                  <w:ins w:author="Anonymous" w:id="66" w:date="2026-09-22T03:03:20Z">
                    <w:r w:rsidDel="00000000" w:rsidR="00000000" w:rsidRPr="00000000">
                      <w:rPr>
                        <w:rtl w:val="0"/>
                      </w:rPr>
                    </w:r>
                  </w:ins>
                </w:sdtContent>
              </w:sdt>
              <w:ins w:author="Anonymous" w:id="66" w:date="2026-09-22T03:03:20Z">
                <w:bookmarkStart w:colFirst="0" w:colLast="0" w:name="_heading=h.lt8p8y83fj65" w:id="860"/>
                <w:bookmarkEnd w:id="860"/>
              </w:ins>
            </w:sdtContent>
          </w:sdt>
        </w:p>
      </w:sdtContent>
    </w:sdt>
    <w:sdt>
      <w:sdtPr>
        <w:id w:val="-1073221140"/>
        <w:tag w:val="goog_rdk_3556"/>
      </w:sdtPr>
      <w:sdtContent>
        <w:p w:rsidR="00000000" w:rsidDel="00000000" w:rsidP="00000000" w:rsidRDefault="00000000" w:rsidRPr="00000000" w14:paraId="000004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8865747"/>
              <w:tag w:val="goog_rdk_3554"/>
            </w:sdtPr>
            <w:sdtContent>
              <w:ins w:author="Anonymous" w:id="66" w:date="2026-09-22T03:03:20Z"/>
              <w:sdt>
                <w:sdtPr>
                  <w:id w:val="-748459751"/>
                  <w:tag w:val="goog_rdk_3555"/>
                </w:sdtPr>
                <w:sdtContent>
                  <w:ins w:author="Anonymous" w:id="66" w:date="2026-09-22T03:03:20Z">
                    <w:r w:rsidDel="00000000" w:rsidR="00000000" w:rsidRPr="00000000">
                      <w:rPr>
                        <w:rtl w:val="0"/>
                      </w:rPr>
                    </w:r>
                  </w:ins>
                </w:sdtContent>
              </w:sdt>
              <w:ins w:author="Anonymous" w:id="66" w:date="2026-09-22T03:03:20Z">
                <w:bookmarkStart w:colFirst="0" w:colLast="0" w:name="_heading=h.q27craboeu74" w:id="861"/>
                <w:bookmarkEnd w:id="861"/>
              </w:ins>
            </w:sdtContent>
          </w:sdt>
        </w:p>
      </w:sdtContent>
    </w:sdt>
    <w:sdt>
      <w:sdtPr>
        <w:id w:val="1908670964"/>
        <w:tag w:val="goog_rdk_3559"/>
      </w:sdtPr>
      <w:sdtContent>
        <w:p w:rsidR="00000000" w:rsidDel="00000000" w:rsidP="00000000" w:rsidRDefault="00000000" w:rsidRPr="00000000" w14:paraId="000004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3921491"/>
              <w:tag w:val="goog_rdk_3557"/>
            </w:sdtPr>
            <w:sdtContent>
              <w:ins w:author="Anonymous" w:id="66" w:date="2026-09-22T03:03:20Z"/>
              <w:sdt>
                <w:sdtPr>
                  <w:id w:val="2048059448"/>
                  <w:tag w:val="goog_rdk_3558"/>
                </w:sdtPr>
                <w:sdtContent>
                  <w:ins w:author="Anonymous" w:id="66" w:date="2026-09-22T03:03:20Z">
                    <w:r w:rsidDel="00000000" w:rsidR="00000000" w:rsidRPr="00000000">
                      <w:rPr>
                        <w:rtl w:val="0"/>
                      </w:rPr>
                    </w:r>
                  </w:ins>
                </w:sdtContent>
              </w:sdt>
              <w:ins w:author="Anonymous" w:id="66" w:date="2026-09-22T03:03:20Z">
                <w:bookmarkStart w:colFirst="0" w:colLast="0" w:name="_heading=h.3jjug0o9d006" w:id="862"/>
                <w:bookmarkEnd w:id="862"/>
              </w:ins>
            </w:sdtContent>
          </w:sdt>
        </w:p>
      </w:sdtContent>
    </w:sdt>
    <w:sdt>
      <w:sdtPr>
        <w:id w:val="1553425981"/>
        <w:tag w:val="goog_rdk_3562"/>
      </w:sdtPr>
      <w:sdtContent>
        <w:p w:rsidR="00000000" w:rsidDel="00000000" w:rsidP="00000000" w:rsidRDefault="00000000" w:rsidRPr="00000000" w14:paraId="000004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8559416"/>
              <w:tag w:val="goog_rdk_3560"/>
            </w:sdtPr>
            <w:sdtContent>
              <w:ins w:author="Anonymous" w:id="66" w:date="2026-09-22T03:03:20Z"/>
              <w:sdt>
                <w:sdtPr>
                  <w:id w:val="-344205033"/>
                  <w:tag w:val="goog_rdk_3561"/>
                </w:sdtPr>
                <w:sdtContent>
                  <w:ins w:author="Anonymous" w:id="66" w:date="2026-09-22T03:03:20Z">
                    <w:r w:rsidDel="00000000" w:rsidR="00000000" w:rsidRPr="00000000">
                      <w:rPr>
                        <w:rtl w:val="0"/>
                      </w:rPr>
                    </w:r>
                  </w:ins>
                </w:sdtContent>
              </w:sdt>
              <w:ins w:author="Anonymous" w:id="66" w:date="2026-09-22T03:03:20Z">
                <w:bookmarkStart w:colFirst="0" w:colLast="0" w:name="_heading=h.kkbjwac8juqs" w:id="863"/>
                <w:bookmarkEnd w:id="863"/>
              </w:ins>
            </w:sdtContent>
          </w:sdt>
        </w:p>
      </w:sdtContent>
    </w:sdt>
    <w:sdt>
      <w:sdtPr>
        <w:id w:val="467926174"/>
        <w:tag w:val="goog_rdk_3565"/>
      </w:sdtPr>
      <w:sdtContent>
        <w:p w:rsidR="00000000" w:rsidDel="00000000" w:rsidP="00000000" w:rsidRDefault="00000000" w:rsidRPr="00000000" w14:paraId="000004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4262745"/>
              <w:tag w:val="goog_rdk_3563"/>
            </w:sdtPr>
            <w:sdtContent>
              <w:ins w:author="Anonymous" w:id="66" w:date="2026-09-22T03:03:20Z"/>
              <w:sdt>
                <w:sdtPr>
                  <w:id w:val="149772135"/>
                  <w:tag w:val="goog_rdk_3564"/>
                </w:sdtPr>
                <w:sdtContent>
                  <w:ins w:author="Anonymous" w:id="66" w:date="2026-09-22T03:03:20Z">
                    <w:r w:rsidDel="00000000" w:rsidR="00000000" w:rsidRPr="00000000">
                      <w:rPr>
                        <w:rtl w:val="0"/>
                      </w:rPr>
                    </w:r>
                  </w:ins>
                </w:sdtContent>
              </w:sdt>
              <w:ins w:author="Anonymous" w:id="66" w:date="2026-09-22T03:03:20Z">
                <w:bookmarkStart w:colFirst="0" w:colLast="0" w:name="_heading=h.sfed5ljnj189" w:id="864"/>
                <w:bookmarkEnd w:id="864"/>
              </w:ins>
            </w:sdtContent>
          </w:sdt>
        </w:p>
      </w:sdtContent>
    </w:sdt>
    <w:sdt>
      <w:sdtPr>
        <w:id w:val="1252342396"/>
        <w:tag w:val="goog_rdk_3568"/>
      </w:sdtPr>
      <w:sdtContent>
        <w:p w:rsidR="00000000" w:rsidDel="00000000" w:rsidP="00000000" w:rsidRDefault="00000000" w:rsidRPr="00000000" w14:paraId="000004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6944587"/>
              <w:tag w:val="goog_rdk_3566"/>
            </w:sdtPr>
            <w:sdtContent>
              <w:ins w:author="Anonymous" w:id="66" w:date="2026-09-22T03:03:20Z"/>
              <w:sdt>
                <w:sdtPr>
                  <w:id w:val="-1538409746"/>
                  <w:tag w:val="goog_rdk_3567"/>
                </w:sdtPr>
                <w:sdtContent>
                  <w:ins w:author="Anonymous" w:id="66" w:date="2026-09-22T03:03:20Z">
                    <w:r w:rsidDel="00000000" w:rsidR="00000000" w:rsidRPr="00000000">
                      <w:rPr>
                        <w:rtl w:val="0"/>
                      </w:rPr>
                    </w:r>
                  </w:ins>
                </w:sdtContent>
              </w:sdt>
              <w:ins w:author="Anonymous" w:id="66" w:date="2026-09-22T03:03:20Z">
                <w:bookmarkStart w:colFirst="0" w:colLast="0" w:name="_heading=h.3bn01sddy2dl" w:id="865"/>
                <w:bookmarkEnd w:id="865"/>
              </w:ins>
            </w:sdtContent>
          </w:sdt>
        </w:p>
      </w:sdtContent>
    </w:sdt>
    <w:sdt>
      <w:sdtPr>
        <w:id w:val="665812871"/>
        <w:tag w:val="goog_rdk_3571"/>
      </w:sdtPr>
      <w:sdtContent>
        <w:p w:rsidR="00000000" w:rsidDel="00000000" w:rsidP="00000000" w:rsidRDefault="00000000" w:rsidRPr="00000000" w14:paraId="000004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9308889"/>
              <w:tag w:val="goog_rdk_3569"/>
            </w:sdtPr>
            <w:sdtContent>
              <w:ins w:author="Anonymous" w:id="66" w:date="2026-09-22T03:03:20Z"/>
              <w:sdt>
                <w:sdtPr>
                  <w:id w:val="-584989829"/>
                  <w:tag w:val="goog_rdk_3570"/>
                </w:sdtPr>
                <w:sdtContent>
                  <w:ins w:author="Anonymous" w:id="66" w:date="2026-09-22T03:03:20Z">
                    <w:r w:rsidDel="00000000" w:rsidR="00000000" w:rsidRPr="00000000">
                      <w:rPr>
                        <w:rtl w:val="0"/>
                      </w:rPr>
                    </w:r>
                  </w:ins>
                </w:sdtContent>
              </w:sdt>
              <w:ins w:author="Anonymous" w:id="66" w:date="2026-09-22T03:03:20Z">
                <w:bookmarkStart w:colFirst="0" w:colLast="0" w:name="_heading=h.fwdj6k2c7mgi" w:id="866"/>
                <w:bookmarkEnd w:id="866"/>
              </w:ins>
            </w:sdtContent>
          </w:sdt>
        </w:p>
      </w:sdtContent>
    </w:sdt>
    <w:sdt>
      <w:sdtPr>
        <w:id w:val="-2104018421"/>
        <w:tag w:val="goog_rdk_3574"/>
      </w:sdtPr>
      <w:sdtContent>
        <w:p w:rsidR="00000000" w:rsidDel="00000000" w:rsidP="00000000" w:rsidRDefault="00000000" w:rsidRPr="00000000" w14:paraId="000004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3199676"/>
              <w:tag w:val="goog_rdk_3572"/>
            </w:sdtPr>
            <w:sdtContent>
              <w:ins w:author="Anonymous" w:id="66" w:date="2026-09-22T03:03:20Z"/>
              <w:sdt>
                <w:sdtPr>
                  <w:id w:val="912167471"/>
                  <w:tag w:val="goog_rdk_3573"/>
                </w:sdtPr>
                <w:sdtContent>
                  <w:ins w:author="Anonymous" w:id="66" w:date="2026-09-22T03:03:20Z">
                    <w:r w:rsidDel="00000000" w:rsidR="00000000" w:rsidRPr="00000000">
                      <w:rPr>
                        <w:rtl w:val="0"/>
                      </w:rPr>
                    </w:r>
                  </w:ins>
                </w:sdtContent>
              </w:sdt>
              <w:ins w:author="Anonymous" w:id="66" w:date="2026-09-22T03:03:20Z">
                <w:bookmarkStart w:colFirst="0" w:colLast="0" w:name="_heading=h.dk3m2ucrrwl7" w:id="867"/>
                <w:bookmarkEnd w:id="867"/>
              </w:ins>
            </w:sdtContent>
          </w:sdt>
        </w:p>
      </w:sdtContent>
    </w:sdt>
    <w:sdt>
      <w:sdtPr>
        <w:id w:val="1349113578"/>
        <w:tag w:val="goog_rdk_3577"/>
      </w:sdtPr>
      <w:sdtContent>
        <w:p w:rsidR="00000000" w:rsidDel="00000000" w:rsidP="00000000" w:rsidRDefault="00000000" w:rsidRPr="00000000" w14:paraId="000004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7363572"/>
              <w:tag w:val="goog_rdk_3575"/>
            </w:sdtPr>
            <w:sdtContent>
              <w:ins w:author="Anonymous" w:id="66" w:date="2026-09-22T03:03:20Z"/>
              <w:sdt>
                <w:sdtPr>
                  <w:id w:val="-2054130285"/>
                  <w:tag w:val="goog_rdk_3576"/>
                </w:sdtPr>
                <w:sdtContent>
                  <w:ins w:author="Anonymous" w:id="66" w:date="2026-09-22T03:03:20Z">
                    <w:r w:rsidDel="00000000" w:rsidR="00000000" w:rsidRPr="00000000">
                      <w:rPr>
                        <w:rtl w:val="0"/>
                      </w:rPr>
                    </w:r>
                  </w:ins>
                </w:sdtContent>
              </w:sdt>
              <w:ins w:author="Anonymous" w:id="66" w:date="2026-09-22T03:03:20Z">
                <w:bookmarkStart w:colFirst="0" w:colLast="0" w:name="_heading=h.glwmj9iz8pu3" w:id="868"/>
                <w:bookmarkEnd w:id="868"/>
              </w:ins>
            </w:sdtContent>
          </w:sdt>
        </w:p>
      </w:sdtContent>
    </w:sdt>
    <w:sdt>
      <w:sdtPr>
        <w:id w:val="1117947154"/>
        <w:tag w:val="goog_rdk_3580"/>
      </w:sdtPr>
      <w:sdtContent>
        <w:p w:rsidR="00000000" w:rsidDel="00000000" w:rsidP="00000000" w:rsidRDefault="00000000" w:rsidRPr="00000000" w14:paraId="000004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6663718"/>
              <w:tag w:val="goog_rdk_3578"/>
            </w:sdtPr>
            <w:sdtContent>
              <w:ins w:author="Anonymous" w:id="66" w:date="2026-09-22T03:03:20Z"/>
              <w:sdt>
                <w:sdtPr>
                  <w:id w:val="-1558150645"/>
                  <w:tag w:val="goog_rdk_3579"/>
                </w:sdtPr>
                <w:sdtContent>
                  <w:ins w:author="Anonymous" w:id="66" w:date="2026-09-22T03:03:20Z">
                    <w:r w:rsidDel="00000000" w:rsidR="00000000" w:rsidRPr="00000000">
                      <w:rPr>
                        <w:rtl w:val="0"/>
                      </w:rPr>
                    </w:r>
                  </w:ins>
                </w:sdtContent>
              </w:sdt>
              <w:ins w:author="Anonymous" w:id="66" w:date="2026-09-22T03:03:20Z">
                <w:bookmarkStart w:colFirst="0" w:colLast="0" w:name="_heading=h.3vzot7264spb" w:id="869"/>
                <w:bookmarkEnd w:id="869"/>
              </w:ins>
            </w:sdtContent>
          </w:sdt>
        </w:p>
      </w:sdtContent>
    </w:sdt>
    <w:sdt>
      <w:sdtPr>
        <w:id w:val="-570111694"/>
        <w:tag w:val="goog_rdk_3583"/>
      </w:sdtPr>
      <w:sdtContent>
        <w:p w:rsidR="00000000" w:rsidDel="00000000" w:rsidP="00000000" w:rsidRDefault="00000000" w:rsidRPr="00000000" w14:paraId="000004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2883470"/>
              <w:tag w:val="goog_rdk_3581"/>
            </w:sdtPr>
            <w:sdtContent>
              <w:ins w:author="Anonymous" w:id="66" w:date="2026-09-22T03:03:20Z"/>
              <w:sdt>
                <w:sdtPr>
                  <w:id w:val="851639957"/>
                  <w:tag w:val="goog_rdk_3582"/>
                </w:sdtPr>
                <w:sdtContent>
                  <w:ins w:author="Anonymous" w:id="66" w:date="2026-09-22T03:03:20Z">
                    <w:r w:rsidDel="00000000" w:rsidR="00000000" w:rsidRPr="00000000">
                      <w:rPr>
                        <w:rtl w:val="0"/>
                      </w:rPr>
                    </w:r>
                  </w:ins>
                </w:sdtContent>
              </w:sdt>
              <w:ins w:author="Anonymous" w:id="66" w:date="2026-09-22T03:03:20Z">
                <w:bookmarkStart w:colFirst="0" w:colLast="0" w:name="_heading=h.c5553srq97fo" w:id="870"/>
                <w:bookmarkEnd w:id="870"/>
              </w:ins>
            </w:sdtContent>
          </w:sdt>
        </w:p>
      </w:sdtContent>
    </w:sdt>
    <w:sdt>
      <w:sdtPr>
        <w:id w:val="-632889820"/>
        <w:tag w:val="goog_rdk_3586"/>
      </w:sdtPr>
      <w:sdtContent>
        <w:p w:rsidR="00000000" w:rsidDel="00000000" w:rsidP="00000000" w:rsidRDefault="00000000" w:rsidRPr="00000000" w14:paraId="000004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3436529"/>
              <w:tag w:val="goog_rdk_3584"/>
            </w:sdtPr>
            <w:sdtContent>
              <w:ins w:author="Anonymous" w:id="66" w:date="2026-09-22T03:03:20Z"/>
              <w:sdt>
                <w:sdtPr>
                  <w:id w:val="-229073540"/>
                  <w:tag w:val="goog_rdk_3585"/>
                </w:sdtPr>
                <w:sdtContent>
                  <w:ins w:author="Anonymous" w:id="66" w:date="2026-09-22T03:03:20Z">
                    <w:r w:rsidDel="00000000" w:rsidR="00000000" w:rsidRPr="00000000">
                      <w:rPr>
                        <w:rtl w:val="0"/>
                      </w:rPr>
                    </w:r>
                  </w:ins>
                </w:sdtContent>
              </w:sdt>
              <w:ins w:author="Anonymous" w:id="66" w:date="2026-09-22T03:03:20Z">
                <w:bookmarkStart w:colFirst="0" w:colLast="0" w:name="_heading=h.penaip2bafro" w:id="871"/>
                <w:bookmarkEnd w:id="871"/>
              </w:ins>
            </w:sdtContent>
          </w:sdt>
        </w:p>
      </w:sdtContent>
    </w:sdt>
    <w:sdt>
      <w:sdtPr>
        <w:id w:val="112584915"/>
        <w:tag w:val="goog_rdk_3589"/>
      </w:sdtPr>
      <w:sdtContent>
        <w:p w:rsidR="00000000" w:rsidDel="00000000" w:rsidP="00000000" w:rsidRDefault="00000000" w:rsidRPr="00000000" w14:paraId="000004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2380681"/>
              <w:tag w:val="goog_rdk_3587"/>
            </w:sdtPr>
            <w:sdtContent>
              <w:ins w:author="Anonymous" w:id="66" w:date="2026-09-22T03:03:20Z"/>
              <w:sdt>
                <w:sdtPr>
                  <w:id w:val="-1127446872"/>
                  <w:tag w:val="goog_rdk_3588"/>
                </w:sdtPr>
                <w:sdtContent>
                  <w:ins w:author="Anonymous" w:id="66" w:date="2026-09-22T03:03:20Z">
                    <w:r w:rsidDel="00000000" w:rsidR="00000000" w:rsidRPr="00000000">
                      <w:rPr>
                        <w:rtl w:val="0"/>
                      </w:rPr>
                    </w:r>
                  </w:ins>
                </w:sdtContent>
              </w:sdt>
              <w:ins w:author="Anonymous" w:id="66" w:date="2026-09-22T03:03:20Z">
                <w:bookmarkStart w:colFirst="0" w:colLast="0" w:name="_heading=h.fodtplelph1v" w:id="872"/>
                <w:bookmarkEnd w:id="872"/>
              </w:ins>
            </w:sdtContent>
          </w:sdt>
        </w:p>
      </w:sdtContent>
    </w:sdt>
    <w:sdt>
      <w:sdtPr>
        <w:id w:val="-1958872382"/>
        <w:tag w:val="goog_rdk_3592"/>
      </w:sdtPr>
      <w:sdtContent>
        <w:p w:rsidR="00000000" w:rsidDel="00000000" w:rsidP="00000000" w:rsidRDefault="00000000" w:rsidRPr="00000000" w14:paraId="000004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6850354"/>
              <w:tag w:val="goog_rdk_3590"/>
            </w:sdtPr>
            <w:sdtContent>
              <w:ins w:author="Anonymous" w:id="66" w:date="2026-09-22T03:03:20Z"/>
              <w:sdt>
                <w:sdtPr>
                  <w:id w:val="-709282600"/>
                  <w:tag w:val="goog_rdk_3591"/>
                </w:sdtPr>
                <w:sdtContent>
                  <w:ins w:author="Anonymous" w:id="66" w:date="2026-09-22T03:03:20Z">
                    <w:r w:rsidDel="00000000" w:rsidR="00000000" w:rsidRPr="00000000">
                      <w:rPr>
                        <w:rtl w:val="0"/>
                      </w:rPr>
                    </w:r>
                  </w:ins>
                </w:sdtContent>
              </w:sdt>
              <w:ins w:author="Anonymous" w:id="66" w:date="2026-09-22T03:03:20Z">
                <w:bookmarkStart w:colFirst="0" w:colLast="0" w:name="_heading=h.jl6j7ep02axx" w:id="873"/>
                <w:bookmarkEnd w:id="873"/>
              </w:ins>
            </w:sdtContent>
          </w:sdt>
        </w:p>
      </w:sdtContent>
    </w:sdt>
    <w:sdt>
      <w:sdtPr>
        <w:id w:val="545252262"/>
        <w:tag w:val="goog_rdk_3595"/>
      </w:sdtPr>
      <w:sdtContent>
        <w:p w:rsidR="00000000" w:rsidDel="00000000" w:rsidP="00000000" w:rsidRDefault="00000000" w:rsidRPr="00000000" w14:paraId="000004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5719436"/>
              <w:tag w:val="goog_rdk_3593"/>
            </w:sdtPr>
            <w:sdtContent>
              <w:ins w:author="Anonymous" w:id="66" w:date="2026-09-22T03:03:20Z"/>
              <w:sdt>
                <w:sdtPr>
                  <w:id w:val="568204504"/>
                  <w:tag w:val="goog_rdk_3594"/>
                </w:sdtPr>
                <w:sdtContent>
                  <w:ins w:author="Anonymous" w:id="66" w:date="2026-09-22T03:03:20Z">
                    <w:r w:rsidDel="00000000" w:rsidR="00000000" w:rsidRPr="00000000">
                      <w:rPr>
                        <w:rtl w:val="0"/>
                      </w:rPr>
                    </w:r>
                  </w:ins>
                </w:sdtContent>
              </w:sdt>
              <w:ins w:author="Anonymous" w:id="66" w:date="2026-09-22T03:03:20Z">
                <w:bookmarkStart w:colFirst="0" w:colLast="0" w:name="_heading=h.4lrto2o3xjm9" w:id="874"/>
                <w:bookmarkEnd w:id="874"/>
              </w:ins>
            </w:sdtContent>
          </w:sdt>
        </w:p>
      </w:sdtContent>
    </w:sdt>
    <w:sdt>
      <w:sdtPr>
        <w:id w:val="-992029631"/>
        <w:tag w:val="goog_rdk_3598"/>
      </w:sdtPr>
      <w:sdtContent>
        <w:p w:rsidR="00000000" w:rsidDel="00000000" w:rsidP="00000000" w:rsidRDefault="00000000" w:rsidRPr="00000000" w14:paraId="000004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9201547"/>
              <w:tag w:val="goog_rdk_3596"/>
            </w:sdtPr>
            <w:sdtContent>
              <w:ins w:author="Anonymous" w:id="66" w:date="2026-09-22T03:03:20Z"/>
              <w:sdt>
                <w:sdtPr>
                  <w:id w:val="-1481627159"/>
                  <w:tag w:val="goog_rdk_3597"/>
                </w:sdtPr>
                <w:sdtContent>
                  <w:ins w:author="Anonymous" w:id="66" w:date="2026-09-22T03:03:20Z">
                    <w:r w:rsidDel="00000000" w:rsidR="00000000" w:rsidRPr="00000000">
                      <w:rPr>
                        <w:rtl w:val="0"/>
                      </w:rPr>
                    </w:r>
                  </w:ins>
                </w:sdtContent>
              </w:sdt>
              <w:ins w:author="Anonymous" w:id="66" w:date="2026-09-22T03:03:20Z">
                <w:bookmarkStart w:colFirst="0" w:colLast="0" w:name="_heading=h.pe7nxideygp" w:id="875"/>
                <w:bookmarkEnd w:id="875"/>
              </w:ins>
            </w:sdtContent>
          </w:sdt>
        </w:p>
      </w:sdtContent>
    </w:sdt>
    <w:sdt>
      <w:sdtPr>
        <w:id w:val="-2018520581"/>
        <w:tag w:val="goog_rdk_3601"/>
      </w:sdtPr>
      <w:sdtContent>
        <w:p w:rsidR="00000000" w:rsidDel="00000000" w:rsidP="00000000" w:rsidRDefault="00000000" w:rsidRPr="00000000" w14:paraId="000004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2785074"/>
              <w:tag w:val="goog_rdk_3599"/>
            </w:sdtPr>
            <w:sdtContent>
              <w:ins w:author="Anonymous" w:id="66" w:date="2026-09-22T03:03:20Z"/>
              <w:sdt>
                <w:sdtPr>
                  <w:id w:val="311363465"/>
                  <w:tag w:val="goog_rdk_3600"/>
                </w:sdtPr>
                <w:sdtContent>
                  <w:ins w:author="Anonymous" w:id="66" w:date="2026-09-22T03:03:20Z">
                    <w:r w:rsidDel="00000000" w:rsidR="00000000" w:rsidRPr="00000000">
                      <w:rPr>
                        <w:rtl w:val="0"/>
                      </w:rPr>
                    </w:r>
                  </w:ins>
                </w:sdtContent>
              </w:sdt>
              <w:ins w:author="Anonymous" w:id="66" w:date="2026-09-22T03:03:20Z">
                <w:bookmarkStart w:colFirst="0" w:colLast="0" w:name="_heading=h.tsz4kp86b36a" w:id="876"/>
                <w:bookmarkEnd w:id="876"/>
              </w:ins>
            </w:sdtContent>
          </w:sdt>
        </w:p>
      </w:sdtContent>
    </w:sdt>
    <w:sdt>
      <w:sdtPr>
        <w:id w:val="1056241449"/>
        <w:tag w:val="goog_rdk_3604"/>
      </w:sdtPr>
      <w:sdtContent>
        <w:p w:rsidR="00000000" w:rsidDel="00000000" w:rsidP="00000000" w:rsidRDefault="00000000" w:rsidRPr="00000000" w14:paraId="000004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7087491"/>
              <w:tag w:val="goog_rdk_3602"/>
            </w:sdtPr>
            <w:sdtContent>
              <w:ins w:author="Anonymous" w:id="66" w:date="2026-09-22T03:03:20Z"/>
              <w:sdt>
                <w:sdtPr>
                  <w:id w:val="-93766555"/>
                  <w:tag w:val="goog_rdk_3603"/>
                </w:sdtPr>
                <w:sdtContent>
                  <w:ins w:author="Anonymous" w:id="66" w:date="2026-09-22T03:03:20Z">
                    <w:r w:rsidDel="00000000" w:rsidR="00000000" w:rsidRPr="00000000">
                      <w:rPr>
                        <w:rtl w:val="0"/>
                      </w:rPr>
                    </w:r>
                  </w:ins>
                </w:sdtContent>
              </w:sdt>
              <w:ins w:author="Anonymous" w:id="66" w:date="2026-09-22T03:03:20Z">
                <w:bookmarkStart w:colFirst="0" w:colLast="0" w:name="_heading=h.cm5ech3gop3v" w:id="877"/>
                <w:bookmarkEnd w:id="877"/>
              </w:ins>
            </w:sdtContent>
          </w:sdt>
        </w:p>
      </w:sdtContent>
    </w:sdt>
    <w:sdt>
      <w:sdtPr>
        <w:id w:val="1598982133"/>
        <w:tag w:val="goog_rdk_3607"/>
      </w:sdtPr>
      <w:sdtContent>
        <w:p w:rsidR="00000000" w:rsidDel="00000000" w:rsidP="00000000" w:rsidRDefault="00000000" w:rsidRPr="00000000" w14:paraId="000004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9453677"/>
              <w:tag w:val="goog_rdk_3605"/>
            </w:sdtPr>
            <w:sdtContent>
              <w:ins w:author="Anonymous" w:id="66" w:date="2026-09-22T03:03:20Z"/>
              <w:sdt>
                <w:sdtPr>
                  <w:id w:val="1624839255"/>
                  <w:tag w:val="goog_rdk_3606"/>
                </w:sdtPr>
                <w:sdtContent>
                  <w:ins w:author="Anonymous" w:id="66" w:date="2026-09-22T03:03:20Z">
                    <w:r w:rsidDel="00000000" w:rsidR="00000000" w:rsidRPr="00000000">
                      <w:rPr>
                        <w:rtl w:val="0"/>
                      </w:rPr>
                    </w:r>
                  </w:ins>
                </w:sdtContent>
              </w:sdt>
              <w:ins w:author="Anonymous" w:id="66" w:date="2026-09-22T03:03:20Z">
                <w:bookmarkStart w:colFirst="0" w:colLast="0" w:name="_heading=h.96d18sahab3q" w:id="878"/>
                <w:bookmarkEnd w:id="878"/>
              </w:ins>
            </w:sdtContent>
          </w:sdt>
        </w:p>
      </w:sdtContent>
    </w:sdt>
    <w:sdt>
      <w:sdtPr>
        <w:id w:val="-1190407435"/>
        <w:tag w:val="goog_rdk_3610"/>
      </w:sdtPr>
      <w:sdtContent>
        <w:p w:rsidR="00000000" w:rsidDel="00000000" w:rsidP="00000000" w:rsidRDefault="00000000" w:rsidRPr="00000000" w14:paraId="000004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7676922"/>
              <w:tag w:val="goog_rdk_3608"/>
            </w:sdtPr>
            <w:sdtContent>
              <w:ins w:author="Anonymous" w:id="66" w:date="2026-09-22T03:03:20Z"/>
              <w:sdt>
                <w:sdtPr>
                  <w:id w:val="738483090"/>
                  <w:tag w:val="goog_rdk_3609"/>
                </w:sdtPr>
                <w:sdtContent>
                  <w:ins w:author="Anonymous" w:id="66" w:date="2026-09-22T03:03:20Z">
                    <w:r w:rsidDel="00000000" w:rsidR="00000000" w:rsidRPr="00000000">
                      <w:rPr>
                        <w:rtl w:val="0"/>
                      </w:rPr>
                    </w:r>
                  </w:ins>
                </w:sdtContent>
              </w:sdt>
              <w:ins w:author="Anonymous" w:id="66" w:date="2026-09-22T03:03:20Z">
                <w:bookmarkStart w:colFirst="0" w:colLast="0" w:name="_heading=h.64r7rwl0smdl" w:id="879"/>
                <w:bookmarkEnd w:id="879"/>
              </w:ins>
            </w:sdtContent>
          </w:sdt>
        </w:p>
      </w:sdtContent>
    </w:sdt>
    <w:sdt>
      <w:sdtPr>
        <w:id w:val="-1870273343"/>
        <w:tag w:val="goog_rdk_3613"/>
      </w:sdtPr>
      <w:sdtContent>
        <w:p w:rsidR="00000000" w:rsidDel="00000000" w:rsidP="00000000" w:rsidRDefault="00000000" w:rsidRPr="00000000" w14:paraId="000004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4865092"/>
              <w:tag w:val="goog_rdk_3611"/>
            </w:sdtPr>
            <w:sdtContent>
              <w:ins w:author="Anonymous" w:id="66" w:date="2026-09-22T03:03:20Z"/>
              <w:sdt>
                <w:sdtPr>
                  <w:id w:val="1724442768"/>
                  <w:tag w:val="goog_rdk_3612"/>
                </w:sdtPr>
                <w:sdtContent>
                  <w:ins w:author="Anonymous" w:id="66" w:date="2026-09-22T03:03:20Z">
                    <w:r w:rsidDel="00000000" w:rsidR="00000000" w:rsidRPr="00000000">
                      <w:rPr>
                        <w:rtl w:val="0"/>
                      </w:rPr>
                    </w:r>
                  </w:ins>
                </w:sdtContent>
              </w:sdt>
              <w:ins w:author="Anonymous" w:id="66" w:date="2026-09-22T03:03:20Z">
                <w:bookmarkStart w:colFirst="0" w:colLast="0" w:name="_heading=h.dlr0y0wbdh8o" w:id="880"/>
                <w:bookmarkEnd w:id="880"/>
              </w:ins>
            </w:sdtContent>
          </w:sdt>
        </w:p>
      </w:sdtContent>
    </w:sdt>
    <w:sdt>
      <w:sdtPr>
        <w:id w:val="1663961679"/>
        <w:tag w:val="goog_rdk_3616"/>
      </w:sdtPr>
      <w:sdtContent>
        <w:p w:rsidR="00000000" w:rsidDel="00000000" w:rsidP="00000000" w:rsidRDefault="00000000" w:rsidRPr="00000000" w14:paraId="000004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4998697"/>
              <w:tag w:val="goog_rdk_3614"/>
            </w:sdtPr>
            <w:sdtContent>
              <w:ins w:author="Anonymous" w:id="66" w:date="2026-09-22T03:03:20Z"/>
              <w:sdt>
                <w:sdtPr>
                  <w:id w:val="-1258293640"/>
                  <w:tag w:val="goog_rdk_3615"/>
                </w:sdtPr>
                <w:sdtContent>
                  <w:ins w:author="Anonymous" w:id="66" w:date="2026-09-22T03:03:20Z">
                    <w:r w:rsidDel="00000000" w:rsidR="00000000" w:rsidRPr="00000000">
                      <w:rPr>
                        <w:rtl w:val="0"/>
                      </w:rPr>
                    </w:r>
                  </w:ins>
                </w:sdtContent>
              </w:sdt>
              <w:ins w:author="Anonymous" w:id="66" w:date="2026-09-22T03:03:20Z">
                <w:bookmarkStart w:colFirst="0" w:colLast="0" w:name="_heading=h.xmr8yhgxq1fh" w:id="881"/>
                <w:bookmarkEnd w:id="881"/>
              </w:ins>
            </w:sdtContent>
          </w:sdt>
        </w:p>
      </w:sdtContent>
    </w:sdt>
    <w:sdt>
      <w:sdtPr>
        <w:id w:val="-1376115927"/>
        <w:tag w:val="goog_rdk_3619"/>
      </w:sdtPr>
      <w:sdtContent>
        <w:p w:rsidR="00000000" w:rsidDel="00000000" w:rsidP="00000000" w:rsidRDefault="00000000" w:rsidRPr="00000000" w14:paraId="000004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3050227"/>
              <w:tag w:val="goog_rdk_3617"/>
            </w:sdtPr>
            <w:sdtContent>
              <w:ins w:author="Anonymous" w:id="66" w:date="2026-09-22T03:03:20Z"/>
              <w:sdt>
                <w:sdtPr>
                  <w:id w:val="-1176350712"/>
                  <w:tag w:val="goog_rdk_3618"/>
                </w:sdtPr>
                <w:sdtContent>
                  <w:ins w:author="Anonymous" w:id="66" w:date="2026-09-22T03:03:20Z">
                    <w:r w:rsidDel="00000000" w:rsidR="00000000" w:rsidRPr="00000000">
                      <w:rPr>
                        <w:rtl w:val="0"/>
                      </w:rPr>
                    </w:r>
                  </w:ins>
                </w:sdtContent>
              </w:sdt>
              <w:ins w:author="Anonymous" w:id="66" w:date="2026-09-22T03:03:20Z">
                <w:bookmarkStart w:colFirst="0" w:colLast="0" w:name="_heading=h.grc80twdwa4j" w:id="882"/>
                <w:bookmarkEnd w:id="882"/>
              </w:ins>
            </w:sdtContent>
          </w:sdt>
        </w:p>
      </w:sdtContent>
    </w:sdt>
    <w:sdt>
      <w:sdtPr>
        <w:id w:val="890815463"/>
        <w:tag w:val="goog_rdk_3622"/>
      </w:sdtPr>
      <w:sdtContent>
        <w:p w:rsidR="00000000" w:rsidDel="00000000" w:rsidP="00000000" w:rsidRDefault="00000000" w:rsidRPr="00000000" w14:paraId="000004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1610768"/>
              <w:tag w:val="goog_rdk_3620"/>
            </w:sdtPr>
            <w:sdtContent>
              <w:ins w:author="Anonymous" w:id="66" w:date="2026-09-22T03:03:20Z"/>
              <w:sdt>
                <w:sdtPr>
                  <w:id w:val="634866254"/>
                  <w:tag w:val="goog_rdk_3621"/>
                </w:sdtPr>
                <w:sdtContent>
                  <w:ins w:author="Anonymous" w:id="66" w:date="2026-09-22T03:03:20Z">
                    <w:r w:rsidDel="00000000" w:rsidR="00000000" w:rsidRPr="00000000">
                      <w:rPr>
                        <w:rtl w:val="0"/>
                      </w:rPr>
                    </w:r>
                  </w:ins>
                </w:sdtContent>
              </w:sdt>
              <w:ins w:author="Anonymous" w:id="66" w:date="2026-09-22T03:03:20Z">
                <w:bookmarkStart w:colFirst="0" w:colLast="0" w:name="_heading=h.81i2wky6xf6e" w:id="883"/>
                <w:bookmarkEnd w:id="883"/>
              </w:ins>
            </w:sdtContent>
          </w:sdt>
        </w:p>
      </w:sdtContent>
    </w:sdt>
    <w:sdt>
      <w:sdtPr>
        <w:id w:val="-1609094958"/>
        <w:tag w:val="goog_rdk_3625"/>
      </w:sdtPr>
      <w:sdtContent>
        <w:p w:rsidR="00000000" w:rsidDel="00000000" w:rsidP="00000000" w:rsidRDefault="00000000" w:rsidRPr="00000000" w14:paraId="000004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6138256"/>
              <w:tag w:val="goog_rdk_3623"/>
            </w:sdtPr>
            <w:sdtContent>
              <w:ins w:author="Anonymous" w:id="66" w:date="2026-09-22T03:03:20Z"/>
              <w:sdt>
                <w:sdtPr>
                  <w:id w:val="-1070035305"/>
                  <w:tag w:val="goog_rdk_3624"/>
                </w:sdtPr>
                <w:sdtContent>
                  <w:ins w:author="Anonymous" w:id="66" w:date="2026-09-22T03:03:20Z">
                    <w:r w:rsidDel="00000000" w:rsidR="00000000" w:rsidRPr="00000000">
                      <w:rPr>
                        <w:rtl w:val="0"/>
                      </w:rPr>
                    </w:r>
                  </w:ins>
                </w:sdtContent>
              </w:sdt>
              <w:ins w:author="Anonymous" w:id="66" w:date="2026-09-22T03:03:20Z">
                <w:bookmarkStart w:colFirst="0" w:colLast="0" w:name="_heading=h.j16i6j8znl" w:id="884"/>
                <w:bookmarkEnd w:id="884"/>
              </w:ins>
            </w:sdtContent>
          </w:sdt>
        </w:p>
      </w:sdtContent>
    </w:sdt>
    <w:sdt>
      <w:sdtPr>
        <w:id w:val="-1193084680"/>
        <w:tag w:val="goog_rdk_3628"/>
      </w:sdtPr>
      <w:sdtContent>
        <w:p w:rsidR="00000000" w:rsidDel="00000000" w:rsidP="00000000" w:rsidRDefault="00000000" w:rsidRPr="00000000" w14:paraId="000004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05637438"/>
              <w:tag w:val="goog_rdk_3626"/>
            </w:sdtPr>
            <w:sdtContent>
              <w:ins w:author="Anonymous" w:id="66" w:date="2026-09-22T03:03:20Z"/>
              <w:sdt>
                <w:sdtPr>
                  <w:id w:val="148157638"/>
                  <w:tag w:val="goog_rdk_3627"/>
                </w:sdtPr>
                <w:sdtContent>
                  <w:ins w:author="Anonymous" w:id="66" w:date="2026-09-22T03:03:20Z">
                    <w:r w:rsidDel="00000000" w:rsidR="00000000" w:rsidRPr="00000000">
                      <w:rPr>
                        <w:rtl w:val="0"/>
                      </w:rPr>
                    </w:r>
                  </w:ins>
                </w:sdtContent>
              </w:sdt>
              <w:ins w:author="Anonymous" w:id="66" w:date="2026-09-22T03:03:20Z">
                <w:bookmarkStart w:colFirst="0" w:colLast="0" w:name="_heading=h.aveuojz8trv" w:id="885"/>
                <w:bookmarkEnd w:id="885"/>
              </w:ins>
            </w:sdtContent>
          </w:sdt>
        </w:p>
      </w:sdtContent>
    </w:sdt>
    <w:sdt>
      <w:sdtPr>
        <w:id w:val="1062328056"/>
        <w:tag w:val="goog_rdk_3631"/>
      </w:sdtPr>
      <w:sdtContent>
        <w:p w:rsidR="00000000" w:rsidDel="00000000" w:rsidP="00000000" w:rsidRDefault="00000000" w:rsidRPr="00000000" w14:paraId="000004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8295143"/>
              <w:tag w:val="goog_rdk_3629"/>
            </w:sdtPr>
            <w:sdtContent>
              <w:ins w:author="Anonymous" w:id="66" w:date="2026-09-22T03:03:20Z"/>
              <w:sdt>
                <w:sdtPr>
                  <w:id w:val="-63263098"/>
                  <w:tag w:val="goog_rdk_3630"/>
                </w:sdtPr>
                <w:sdtContent>
                  <w:ins w:author="Anonymous" w:id="66" w:date="2026-09-22T03:03:20Z">
                    <w:r w:rsidDel="00000000" w:rsidR="00000000" w:rsidRPr="00000000">
                      <w:rPr>
                        <w:rtl w:val="0"/>
                      </w:rPr>
                    </w:r>
                  </w:ins>
                </w:sdtContent>
              </w:sdt>
              <w:ins w:author="Anonymous" w:id="66" w:date="2026-09-22T03:03:20Z">
                <w:bookmarkStart w:colFirst="0" w:colLast="0" w:name="_heading=h.wo2rc8qczl2j" w:id="886"/>
                <w:bookmarkEnd w:id="886"/>
              </w:ins>
            </w:sdtContent>
          </w:sdt>
        </w:p>
      </w:sdtContent>
    </w:sdt>
    <w:sdt>
      <w:sdtPr>
        <w:id w:val="236504499"/>
        <w:tag w:val="goog_rdk_3634"/>
      </w:sdtPr>
      <w:sdtContent>
        <w:p w:rsidR="00000000" w:rsidDel="00000000" w:rsidP="00000000" w:rsidRDefault="00000000" w:rsidRPr="00000000" w14:paraId="000004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2607005"/>
              <w:tag w:val="goog_rdk_3632"/>
            </w:sdtPr>
            <w:sdtContent>
              <w:ins w:author="Anonymous" w:id="66" w:date="2026-09-22T03:03:20Z"/>
              <w:sdt>
                <w:sdtPr>
                  <w:id w:val="488112607"/>
                  <w:tag w:val="goog_rdk_3633"/>
                </w:sdtPr>
                <w:sdtContent>
                  <w:ins w:author="Anonymous" w:id="66" w:date="2026-09-22T03:03:20Z">
                    <w:r w:rsidDel="00000000" w:rsidR="00000000" w:rsidRPr="00000000">
                      <w:rPr>
                        <w:rtl w:val="0"/>
                      </w:rPr>
                    </w:r>
                  </w:ins>
                </w:sdtContent>
              </w:sdt>
              <w:ins w:author="Anonymous" w:id="66" w:date="2026-09-22T03:03:20Z">
                <w:bookmarkStart w:colFirst="0" w:colLast="0" w:name="_heading=h.irwxhurldxlr" w:id="887"/>
                <w:bookmarkEnd w:id="887"/>
              </w:ins>
            </w:sdtContent>
          </w:sdt>
        </w:p>
      </w:sdtContent>
    </w:sdt>
    <w:sdt>
      <w:sdtPr>
        <w:id w:val="1096636766"/>
        <w:tag w:val="goog_rdk_3637"/>
      </w:sdtPr>
      <w:sdtContent>
        <w:p w:rsidR="00000000" w:rsidDel="00000000" w:rsidP="00000000" w:rsidRDefault="00000000" w:rsidRPr="00000000" w14:paraId="000004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4254193"/>
              <w:tag w:val="goog_rdk_3635"/>
            </w:sdtPr>
            <w:sdtContent>
              <w:ins w:author="Anonymous" w:id="66" w:date="2026-09-22T03:03:20Z"/>
              <w:sdt>
                <w:sdtPr>
                  <w:id w:val="607375949"/>
                  <w:tag w:val="goog_rdk_3636"/>
                </w:sdtPr>
                <w:sdtContent>
                  <w:ins w:author="Anonymous" w:id="66" w:date="2026-09-22T03:03:20Z">
                    <w:r w:rsidDel="00000000" w:rsidR="00000000" w:rsidRPr="00000000">
                      <w:rPr>
                        <w:rtl w:val="0"/>
                      </w:rPr>
                    </w:r>
                  </w:ins>
                </w:sdtContent>
              </w:sdt>
              <w:ins w:author="Anonymous" w:id="66" w:date="2026-09-22T03:03:20Z">
                <w:bookmarkStart w:colFirst="0" w:colLast="0" w:name="_heading=h.h2p273xub5iq" w:id="888"/>
                <w:bookmarkEnd w:id="888"/>
              </w:ins>
            </w:sdtContent>
          </w:sdt>
        </w:p>
      </w:sdtContent>
    </w:sdt>
    <w:sdt>
      <w:sdtPr>
        <w:id w:val="709540421"/>
        <w:tag w:val="goog_rdk_3640"/>
      </w:sdtPr>
      <w:sdtContent>
        <w:p w:rsidR="00000000" w:rsidDel="00000000" w:rsidP="00000000" w:rsidRDefault="00000000" w:rsidRPr="00000000" w14:paraId="000004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0095793"/>
              <w:tag w:val="goog_rdk_3638"/>
            </w:sdtPr>
            <w:sdtContent>
              <w:ins w:author="Anonymous" w:id="66" w:date="2026-09-22T03:03:20Z"/>
              <w:sdt>
                <w:sdtPr>
                  <w:id w:val="-1613710074"/>
                  <w:tag w:val="goog_rdk_3639"/>
                </w:sdtPr>
                <w:sdtContent>
                  <w:ins w:author="Anonymous" w:id="66" w:date="2026-09-22T03:03:20Z">
                    <w:r w:rsidDel="00000000" w:rsidR="00000000" w:rsidRPr="00000000">
                      <w:rPr>
                        <w:rtl w:val="0"/>
                      </w:rPr>
                    </w:r>
                  </w:ins>
                </w:sdtContent>
              </w:sdt>
              <w:ins w:author="Anonymous" w:id="66" w:date="2026-09-22T03:03:20Z">
                <w:bookmarkStart w:colFirst="0" w:colLast="0" w:name="_heading=h.hwr5ow3t3uz0" w:id="889"/>
                <w:bookmarkEnd w:id="889"/>
              </w:ins>
            </w:sdtContent>
          </w:sdt>
        </w:p>
      </w:sdtContent>
    </w:sdt>
    <w:sdt>
      <w:sdtPr>
        <w:id w:val="508852191"/>
        <w:tag w:val="goog_rdk_3643"/>
      </w:sdtPr>
      <w:sdtContent>
        <w:p w:rsidR="00000000" w:rsidDel="00000000" w:rsidP="00000000" w:rsidRDefault="00000000" w:rsidRPr="00000000" w14:paraId="000004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3871185"/>
              <w:tag w:val="goog_rdk_3641"/>
            </w:sdtPr>
            <w:sdtContent>
              <w:ins w:author="Anonymous" w:id="66" w:date="2026-09-22T03:03:20Z"/>
              <w:sdt>
                <w:sdtPr>
                  <w:id w:val="1518305923"/>
                  <w:tag w:val="goog_rdk_3642"/>
                </w:sdtPr>
                <w:sdtContent>
                  <w:ins w:author="Anonymous" w:id="66" w:date="2026-09-22T03:03:20Z">
                    <w:r w:rsidDel="00000000" w:rsidR="00000000" w:rsidRPr="00000000">
                      <w:rPr>
                        <w:rtl w:val="0"/>
                      </w:rPr>
                    </w:r>
                  </w:ins>
                </w:sdtContent>
              </w:sdt>
              <w:ins w:author="Anonymous" w:id="66" w:date="2026-09-22T03:03:20Z">
                <w:bookmarkStart w:colFirst="0" w:colLast="0" w:name="_heading=h.ntyxf7fhwpug" w:id="890"/>
                <w:bookmarkEnd w:id="890"/>
              </w:ins>
            </w:sdtContent>
          </w:sdt>
        </w:p>
      </w:sdtContent>
    </w:sdt>
    <w:sdt>
      <w:sdtPr>
        <w:id w:val="-1676596732"/>
        <w:tag w:val="goog_rdk_3646"/>
      </w:sdtPr>
      <w:sdtContent>
        <w:p w:rsidR="00000000" w:rsidDel="00000000" w:rsidP="00000000" w:rsidRDefault="00000000" w:rsidRPr="00000000" w14:paraId="000004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5581022"/>
              <w:tag w:val="goog_rdk_3644"/>
            </w:sdtPr>
            <w:sdtContent>
              <w:ins w:author="Anonymous" w:id="66" w:date="2026-09-22T03:03:20Z"/>
              <w:sdt>
                <w:sdtPr>
                  <w:id w:val="-1733525148"/>
                  <w:tag w:val="goog_rdk_3645"/>
                </w:sdtPr>
                <w:sdtContent>
                  <w:ins w:author="Anonymous" w:id="66" w:date="2026-09-22T03:03:20Z">
                    <w:r w:rsidDel="00000000" w:rsidR="00000000" w:rsidRPr="00000000">
                      <w:rPr>
                        <w:rtl w:val="0"/>
                      </w:rPr>
                    </w:r>
                  </w:ins>
                </w:sdtContent>
              </w:sdt>
              <w:ins w:author="Anonymous" w:id="66" w:date="2026-09-22T03:03:20Z">
                <w:bookmarkStart w:colFirst="0" w:colLast="0" w:name="_heading=h.bfvmsyz56jmf" w:id="891"/>
                <w:bookmarkEnd w:id="891"/>
              </w:ins>
            </w:sdtContent>
          </w:sdt>
        </w:p>
      </w:sdtContent>
    </w:sdt>
    <w:sdt>
      <w:sdtPr>
        <w:id w:val="-757668504"/>
        <w:tag w:val="goog_rdk_3649"/>
      </w:sdtPr>
      <w:sdtContent>
        <w:p w:rsidR="00000000" w:rsidDel="00000000" w:rsidP="00000000" w:rsidRDefault="00000000" w:rsidRPr="00000000" w14:paraId="000004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691739"/>
              <w:tag w:val="goog_rdk_3647"/>
            </w:sdtPr>
            <w:sdtContent>
              <w:ins w:author="Anonymous" w:id="66" w:date="2026-09-22T03:03:20Z"/>
              <w:sdt>
                <w:sdtPr>
                  <w:id w:val="460455944"/>
                  <w:tag w:val="goog_rdk_3648"/>
                </w:sdtPr>
                <w:sdtContent>
                  <w:ins w:author="Anonymous" w:id="66" w:date="2026-09-22T03:03:20Z">
                    <w:r w:rsidDel="00000000" w:rsidR="00000000" w:rsidRPr="00000000">
                      <w:rPr>
                        <w:rtl w:val="0"/>
                      </w:rPr>
                    </w:r>
                  </w:ins>
                </w:sdtContent>
              </w:sdt>
              <w:ins w:author="Anonymous" w:id="66" w:date="2026-09-22T03:03:20Z">
                <w:bookmarkStart w:colFirst="0" w:colLast="0" w:name="_heading=h.vsccpmh7i23r" w:id="892"/>
                <w:bookmarkEnd w:id="892"/>
              </w:ins>
            </w:sdtContent>
          </w:sdt>
        </w:p>
      </w:sdtContent>
    </w:sdt>
    <w:sdt>
      <w:sdtPr>
        <w:id w:val="1434680175"/>
        <w:tag w:val="goog_rdk_3652"/>
      </w:sdtPr>
      <w:sdtContent>
        <w:p w:rsidR="00000000" w:rsidDel="00000000" w:rsidP="00000000" w:rsidRDefault="00000000" w:rsidRPr="00000000" w14:paraId="000004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5349797"/>
              <w:tag w:val="goog_rdk_3650"/>
            </w:sdtPr>
            <w:sdtContent>
              <w:ins w:author="Anonymous" w:id="66" w:date="2026-09-22T03:03:20Z"/>
              <w:sdt>
                <w:sdtPr>
                  <w:id w:val="1585006825"/>
                  <w:tag w:val="goog_rdk_3651"/>
                </w:sdtPr>
                <w:sdtContent>
                  <w:ins w:author="Anonymous" w:id="66" w:date="2026-09-22T03:03:20Z">
                    <w:r w:rsidDel="00000000" w:rsidR="00000000" w:rsidRPr="00000000">
                      <w:rPr>
                        <w:rtl w:val="0"/>
                      </w:rPr>
                    </w:r>
                  </w:ins>
                </w:sdtContent>
              </w:sdt>
              <w:ins w:author="Anonymous" w:id="66" w:date="2026-09-22T03:03:20Z">
                <w:bookmarkStart w:colFirst="0" w:colLast="0" w:name="_heading=h.kazx0j8pdgo3" w:id="893"/>
                <w:bookmarkEnd w:id="893"/>
              </w:ins>
            </w:sdtContent>
          </w:sdt>
        </w:p>
      </w:sdtContent>
    </w:sdt>
    <w:sdt>
      <w:sdtPr>
        <w:id w:val="-1541763166"/>
        <w:tag w:val="goog_rdk_3655"/>
      </w:sdtPr>
      <w:sdtContent>
        <w:p w:rsidR="00000000" w:rsidDel="00000000" w:rsidP="00000000" w:rsidRDefault="00000000" w:rsidRPr="00000000" w14:paraId="000004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439506"/>
              <w:tag w:val="goog_rdk_3653"/>
            </w:sdtPr>
            <w:sdtContent>
              <w:ins w:author="Anonymous" w:id="66" w:date="2026-09-22T03:03:20Z"/>
              <w:sdt>
                <w:sdtPr>
                  <w:id w:val="-1242262868"/>
                  <w:tag w:val="goog_rdk_3654"/>
                </w:sdtPr>
                <w:sdtContent>
                  <w:ins w:author="Anonymous" w:id="66" w:date="2026-09-22T03:03:20Z">
                    <w:r w:rsidDel="00000000" w:rsidR="00000000" w:rsidRPr="00000000">
                      <w:rPr>
                        <w:rtl w:val="0"/>
                      </w:rPr>
                    </w:r>
                  </w:ins>
                </w:sdtContent>
              </w:sdt>
              <w:ins w:author="Anonymous" w:id="66" w:date="2026-09-22T03:03:20Z">
                <w:bookmarkStart w:colFirst="0" w:colLast="0" w:name="_heading=h.k8lt2rp0hfnx" w:id="894"/>
                <w:bookmarkEnd w:id="894"/>
              </w:ins>
            </w:sdtContent>
          </w:sdt>
        </w:p>
      </w:sdtContent>
    </w:sdt>
    <w:sdt>
      <w:sdtPr>
        <w:id w:val="1126397854"/>
        <w:tag w:val="goog_rdk_3658"/>
      </w:sdtPr>
      <w:sdtContent>
        <w:p w:rsidR="00000000" w:rsidDel="00000000" w:rsidP="00000000" w:rsidRDefault="00000000" w:rsidRPr="00000000" w14:paraId="000004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5035406"/>
              <w:tag w:val="goog_rdk_3656"/>
            </w:sdtPr>
            <w:sdtContent>
              <w:ins w:author="Anonymous" w:id="66" w:date="2026-09-22T03:03:20Z"/>
              <w:sdt>
                <w:sdtPr>
                  <w:id w:val="-923026189"/>
                  <w:tag w:val="goog_rdk_3657"/>
                </w:sdtPr>
                <w:sdtContent>
                  <w:ins w:author="Anonymous" w:id="66" w:date="2026-09-22T03:03:20Z">
                    <w:r w:rsidDel="00000000" w:rsidR="00000000" w:rsidRPr="00000000">
                      <w:rPr>
                        <w:rtl w:val="0"/>
                      </w:rPr>
                    </w:r>
                  </w:ins>
                </w:sdtContent>
              </w:sdt>
              <w:ins w:author="Anonymous" w:id="66" w:date="2026-09-22T03:03:20Z">
                <w:bookmarkStart w:colFirst="0" w:colLast="0" w:name="_heading=h.qz70rah5somk" w:id="895"/>
                <w:bookmarkEnd w:id="895"/>
              </w:ins>
            </w:sdtContent>
          </w:sdt>
        </w:p>
      </w:sdtContent>
    </w:sdt>
    <w:sdt>
      <w:sdtPr>
        <w:id w:val="1257304046"/>
        <w:tag w:val="goog_rdk_3661"/>
      </w:sdtPr>
      <w:sdtContent>
        <w:p w:rsidR="00000000" w:rsidDel="00000000" w:rsidP="00000000" w:rsidRDefault="00000000" w:rsidRPr="00000000" w14:paraId="000004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1915583"/>
              <w:tag w:val="goog_rdk_3659"/>
            </w:sdtPr>
            <w:sdtContent>
              <w:ins w:author="Anonymous" w:id="66" w:date="2026-09-22T03:03:20Z"/>
              <w:sdt>
                <w:sdtPr>
                  <w:id w:val="1674959099"/>
                  <w:tag w:val="goog_rdk_3660"/>
                </w:sdtPr>
                <w:sdtContent>
                  <w:ins w:author="Anonymous" w:id="66" w:date="2026-09-22T03:03:20Z">
                    <w:r w:rsidDel="00000000" w:rsidR="00000000" w:rsidRPr="00000000">
                      <w:rPr>
                        <w:rtl w:val="0"/>
                      </w:rPr>
                    </w:r>
                  </w:ins>
                </w:sdtContent>
              </w:sdt>
              <w:ins w:author="Anonymous" w:id="66" w:date="2026-09-22T03:03:20Z">
                <w:bookmarkStart w:colFirst="0" w:colLast="0" w:name="_heading=h.l1x172vwf3oy" w:id="896"/>
                <w:bookmarkEnd w:id="896"/>
              </w:ins>
            </w:sdtContent>
          </w:sdt>
        </w:p>
      </w:sdtContent>
    </w:sdt>
    <w:sdt>
      <w:sdtPr>
        <w:id w:val="-1271096349"/>
        <w:tag w:val="goog_rdk_3664"/>
      </w:sdtPr>
      <w:sdtContent>
        <w:p w:rsidR="00000000" w:rsidDel="00000000" w:rsidP="00000000" w:rsidRDefault="00000000" w:rsidRPr="00000000" w14:paraId="000004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2394640"/>
              <w:tag w:val="goog_rdk_3662"/>
            </w:sdtPr>
            <w:sdtContent>
              <w:ins w:author="Anonymous" w:id="66" w:date="2026-09-22T03:03:20Z"/>
              <w:sdt>
                <w:sdtPr>
                  <w:id w:val="-990280194"/>
                  <w:tag w:val="goog_rdk_3663"/>
                </w:sdtPr>
                <w:sdtContent>
                  <w:ins w:author="Anonymous" w:id="66" w:date="2026-09-22T03:03:20Z">
                    <w:r w:rsidDel="00000000" w:rsidR="00000000" w:rsidRPr="00000000">
                      <w:rPr>
                        <w:rtl w:val="0"/>
                      </w:rPr>
                    </w:r>
                  </w:ins>
                </w:sdtContent>
              </w:sdt>
              <w:ins w:author="Anonymous" w:id="66" w:date="2026-09-22T03:03:20Z">
                <w:bookmarkStart w:colFirst="0" w:colLast="0" w:name="_heading=h.b7yapem7yw11" w:id="897"/>
                <w:bookmarkEnd w:id="897"/>
              </w:ins>
            </w:sdtContent>
          </w:sdt>
        </w:p>
      </w:sdtContent>
    </w:sdt>
    <w:sdt>
      <w:sdtPr>
        <w:id w:val="717249265"/>
        <w:tag w:val="goog_rdk_3667"/>
      </w:sdtPr>
      <w:sdtContent>
        <w:p w:rsidR="00000000" w:rsidDel="00000000" w:rsidP="00000000" w:rsidRDefault="00000000" w:rsidRPr="00000000" w14:paraId="000004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5383792"/>
              <w:tag w:val="goog_rdk_3665"/>
            </w:sdtPr>
            <w:sdtContent>
              <w:ins w:author="Anonymous" w:id="66" w:date="2026-09-22T03:03:20Z"/>
              <w:sdt>
                <w:sdtPr>
                  <w:id w:val="1456347478"/>
                  <w:tag w:val="goog_rdk_3666"/>
                </w:sdtPr>
                <w:sdtContent>
                  <w:ins w:author="Anonymous" w:id="66" w:date="2026-09-22T03:03:20Z">
                    <w:r w:rsidDel="00000000" w:rsidR="00000000" w:rsidRPr="00000000">
                      <w:rPr>
                        <w:rtl w:val="0"/>
                      </w:rPr>
                    </w:r>
                  </w:ins>
                </w:sdtContent>
              </w:sdt>
              <w:ins w:author="Anonymous" w:id="66" w:date="2026-09-22T03:03:20Z">
                <w:bookmarkStart w:colFirst="0" w:colLast="0" w:name="_heading=h.dgdzdbkk4axr" w:id="898"/>
                <w:bookmarkEnd w:id="898"/>
              </w:ins>
            </w:sdtContent>
          </w:sdt>
        </w:p>
      </w:sdtContent>
    </w:sdt>
    <w:sdt>
      <w:sdtPr>
        <w:id w:val="-642291592"/>
        <w:tag w:val="goog_rdk_3670"/>
      </w:sdtPr>
      <w:sdtContent>
        <w:p w:rsidR="00000000" w:rsidDel="00000000" w:rsidP="00000000" w:rsidRDefault="00000000" w:rsidRPr="00000000" w14:paraId="000004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5090024"/>
              <w:tag w:val="goog_rdk_3668"/>
            </w:sdtPr>
            <w:sdtContent>
              <w:ins w:author="Anonymous" w:id="66" w:date="2026-09-22T03:03:20Z"/>
              <w:sdt>
                <w:sdtPr>
                  <w:id w:val="1064803246"/>
                  <w:tag w:val="goog_rdk_3669"/>
                </w:sdtPr>
                <w:sdtContent>
                  <w:ins w:author="Anonymous" w:id="66" w:date="2026-09-22T03:03:20Z">
                    <w:r w:rsidDel="00000000" w:rsidR="00000000" w:rsidRPr="00000000">
                      <w:rPr>
                        <w:rtl w:val="0"/>
                      </w:rPr>
                    </w:r>
                  </w:ins>
                </w:sdtContent>
              </w:sdt>
              <w:ins w:author="Anonymous" w:id="66" w:date="2026-09-22T03:03:20Z">
                <w:bookmarkStart w:colFirst="0" w:colLast="0" w:name="_heading=h.lnwadbmotmuh" w:id="899"/>
                <w:bookmarkEnd w:id="899"/>
              </w:ins>
            </w:sdtContent>
          </w:sdt>
        </w:p>
      </w:sdtContent>
    </w:sdt>
    <w:sdt>
      <w:sdtPr>
        <w:id w:val="2037469190"/>
        <w:tag w:val="goog_rdk_3673"/>
      </w:sdtPr>
      <w:sdtContent>
        <w:p w:rsidR="00000000" w:rsidDel="00000000" w:rsidP="00000000" w:rsidRDefault="00000000" w:rsidRPr="00000000" w14:paraId="000004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6188949"/>
              <w:tag w:val="goog_rdk_3671"/>
            </w:sdtPr>
            <w:sdtContent>
              <w:ins w:author="Anonymous" w:id="66" w:date="2026-09-22T03:03:20Z"/>
              <w:sdt>
                <w:sdtPr>
                  <w:id w:val="1329041790"/>
                  <w:tag w:val="goog_rdk_3672"/>
                </w:sdtPr>
                <w:sdtContent>
                  <w:ins w:author="Anonymous" w:id="66" w:date="2026-09-22T03:03:20Z">
                    <w:r w:rsidDel="00000000" w:rsidR="00000000" w:rsidRPr="00000000">
                      <w:rPr>
                        <w:rtl w:val="0"/>
                      </w:rPr>
                    </w:r>
                  </w:ins>
                </w:sdtContent>
              </w:sdt>
              <w:ins w:author="Anonymous" w:id="66" w:date="2026-09-22T03:03:20Z">
                <w:bookmarkStart w:colFirst="0" w:colLast="0" w:name="_heading=h.vnsb4rmusfvr" w:id="900"/>
                <w:bookmarkEnd w:id="900"/>
              </w:ins>
            </w:sdtContent>
          </w:sdt>
        </w:p>
      </w:sdtContent>
    </w:sdt>
    <w:sdt>
      <w:sdtPr>
        <w:id w:val="-530534334"/>
        <w:tag w:val="goog_rdk_3676"/>
      </w:sdtPr>
      <w:sdtContent>
        <w:p w:rsidR="00000000" w:rsidDel="00000000" w:rsidP="00000000" w:rsidRDefault="00000000" w:rsidRPr="00000000" w14:paraId="000004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131006"/>
              <w:tag w:val="goog_rdk_3674"/>
            </w:sdtPr>
            <w:sdtContent>
              <w:ins w:author="Anonymous" w:id="66" w:date="2026-09-22T03:03:20Z"/>
              <w:sdt>
                <w:sdtPr>
                  <w:id w:val="-1658022493"/>
                  <w:tag w:val="goog_rdk_3675"/>
                </w:sdtPr>
                <w:sdtContent>
                  <w:ins w:author="Anonymous" w:id="66" w:date="2026-09-22T03:03:20Z">
                    <w:r w:rsidDel="00000000" w:rsidR="00000000" w:rsidRPr="00000000">
                      <w:rPr>
                        <w:rtl w:val="0"/>
                      </w:rPr>
                    </w:r>
                  </w:ins>
                </w:sdtContent>
              </w:sdt>
              <w:ins w:author="Anonymous" w:id="66" w:date="2026-09-22T03:03:20Z">
                <w:bookmarkStart w:colFirst="0" w:colLast="0" w:name="_heading=h.yoh8z3cmhag8" w:id="901"/>
                <w:bookmarkEnd w:id="901"/>
              </w:ins>
            </w:sdtContent>
          </w:sdt>
        </w:p>
      </w:sdtContent>
    </w:sdt>
    <w:sdt>
      <w:sdtPr>
        <w:id w:val="2102381354"/>
        <w:tag w:val="goog_rdk_3679"/>
      </w:sdtPr>
      <w:sdtContent>
        <w:p w:rsidR="00000000" w:rsidDel="00000000" w:rsidP="00000000" w:rsidRDefault="00000000" w:rsidRPr="00000000" w14:paraId="000004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2603288"/>
              <w:tag w:val="goog_rdk_3677"/>
            </w:sdtPr>
            <w:sdtContent>
              <w:ins w:author="Anonymous" w:id="66" w:date="2026-09-22T03:03:20Z"/>
              <w:sdt>
                <w:sdtPr>
                  <w:id w:val="-1854225075"/>
                  <w:tag w:val="goog_rdk_3678"/>
                </w:sdtPr>
                <w:sdtContent>
                  <w:ins w:author="Anonymous" w:id="66" w:date="2026-09-22T03:03:20Z">
                    <w:r w:rsidDel="00000000" w:rsidR="00000000" w:rsidRPr="00000000">
                      <w:rPr>
                        <w:rtl w:val="0"/>
                      </w:rPr>
                    </w:r>
                  </w:ins>
                </w:sdtContent>
              </w:sdt>
              <w:ins w:author="Anonymous" w:id="66" w:date="2026-09-22T03:03:20Z">
                <w:bookmarkStart w:colFirst="0" w:colLast="0" w:name="_heading=h.utyuqn97kfdu" w:id="902"/>
                <w:bookmarkEnd w:id="902"/>
              </w:ins>
            </w:sdtContent>
          </w:sdt>
        </w:p>
      </w:sdtContent>
    </w:sdt>
    <w:sdt>
      <w:sdtPr>
        <w:id w:val="1805970015"/>
        <w:tag w:val="goog_rdk_3682"/>
      </w:sdtPr>
      <w:sdtContent>
        <w:p w:rsidR="00000000" w:rsidDel="00000000" w:rsidP="00000000" w:rsidRDefault="00000000" w:rsidRPr="00000000" w14:paraId="000004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0678094"/>
              <w:tag w:val="goog_rdk_3680"/>
            </w:sdtPr>
            <w:sdtContent>
              <w:ins w:author="Anonymous" w:id="66" w:date="2026-09-22T03:03:20Z"/>
              <w:sdt>
                <w:sdtPr>
                  <w:id w:val="858192330"/>
                  <w:tag w:val="goog_rdk_3681"/>
                </w:sdtPr>
                <w:sdtContent>
                  <w:ins w:author="Anonymous" w:id="66" w:date="2026-09-22T03:03:20Z">
                    <w:r w:rsidDel="00000000" w:rsidR="00000000" w:rsidRPr="00000000">
                      <w:rPr>
                        <w:rtl w:val="0"/>
                      </w:rPr>
                    </w:r>
                  </w:ins>
                </w:sdtContent>
              </w:sdt>
              <w:ins w:author="Anonymous" w:id="66" w:date="2026-09-22T03:03:20Z">
                <w:bookmarkStart w:colFirst="0" w:colLast="0" w:name="_heading=h.nukzby9uhd5q" w:id="903"/>
                <w:bookmarkEnd w:id="903"/>
              </w:ins>
            </w:sdtContent>
          </w:sdt>
        </w:p>
      </w:sdtContent>
    </w:sdt>
    <w:sdt>
      <w:sdtPr>
        <w:id w:val="1172345277"/>
        <w:tag w:val="goog_rdk_3685"/>
      </w:sdtPr>
      <w:sdtContent>
        <w:p w:rsidR="00000000" w:rsidDel="00000000" w:rsidP="00000000" w:rsidRDefault="00000000" w:rsidRPr="00000000" w14:paraId="000004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5036999"/>
              <w:tag w:val="goog_rdk_3683"/>
            </w:sdtPr>
            <w:sdtContent>
              <w:ins w:author="Anonymous" w:id="66" w:date="2026-09-22T03:03:20Z"/>
              <w:sdt>
                <w:sdtPr>
                  <w:id w:val="1328468418"/>
                  <w:tag w:val="goog_rdk_3684"/>
                </w:sdtPr>
                <w:sdtContent>
                  <w:ins w:author="Anonymous" w:id="66" w:date="2026-09-22T03:03:20Z">
                    <w:r w:rsidDel="00000000" w:rsidR="00000000" w:rsidRPr="00000000">
                      <w:rPr>
                        <w:rtl w:val="0"/>
                      </w:rPr>
                    </w:r>
                  </w:ins>
                </w:sdtContent>
              </w:sdt>
              <w:ins w:author="Anonymous" w:id="66" w:date="2026-09-22T03:03:20Z">
                <w:bookmarkStart w:colFirst="0" w:colLast="0" w:name="_heading=h.cwy94vlgysco" w:id="904"/>
                <w:bookmarkEnd w:id="904"/>
              </w:ins>
            </w:sdtContent>
          </w:sdt>
        </w:p>
      </w:sdtContent>
    </w:sdt>
    <w:sdt>
      <w:sdtPr>
        <w:id w:val="1975484506"/>
        <w:tag w:val="goog_rdk_3688"/>
      </w:sdtPr>
      <w:sdtContent>
        <w:p w:rsidR="00000000" w:rsidDel="00000000" w:rsidP="00000000" w:rsidRDefault="00000000" w:rsidRPr="00000000" w14:paraId="000004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2943384"/>
              <w:tag w:val="goog_rdk_3686"/>
            </w:sdtPr>
            <w:sdtContent>
              <w:ins w:author="Anonymous" w:id="66" w:date="2026-09-22T03:03:20Z"/>
              <w:sdt>
                <w:sdtPr>
                  <w:id w:val="1973915115"/>
                  <w:tag w:val="goog_rdk_3687"/>
                </w:sdtPr>
                <w:sdtContent>
                  <w:ins w:author="Anonymous" w:id="66" w:date="2026-09-22T03:03:20Z">
                    <w:r w:rsidDel="00000000" w:rsidR="00000000" w:rsidRPr="00000000">
                      <w:rPr>
                        <w:rtl w:val="0"/>
                      </w:rPr>
                    </w:r>
                  </w:ins>
                </w:sdtContent>
              </w:sdt>
              <w:ins w:author="Anonymous" w:id="66" w:date="2026-09-22T03:03:20Z">
                <w:bookmarkStart w:colFirst="0" w:colLast="0" w:name="_heading=h.jejoavn2igf1" w:id="905"/>
                <w:bookmarkEnd w:id="905"/>
              </w:ins>
            </w:sdtContent>
          </w:sdt>
        </w:p>
      </w:sdtContent>
    </w:sdt>
    <w:sdt>
      <w:sdtPr>
        <w:id w:val="-2069199551"/>
        <w:tag w:val="goog_rdk_3691"/>
      </w:sdtPr>
      <w:sdtContent>
        <w:p w:rsidR="00000000" w:rsidDel="00000000" w:rsidP="00000000" w:rsidRDefault="00000000" w:rsidRPr="00000000" w14:paraId="000004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792796"/>
              <w:tag w:val="goog_rdk_3689"/>
            </w:sdtPr>
            <w:sdtContent>
              <w:ins w:author="Anonymous" w:id="66" w:date="2026-09-22T03:03:20Z"/>
              <w:sdt>
                <w:sdtPr>
                  <w:id w:val="-655509107"/>
                  <w:tag w:val="goog_rdk_3690"/>
                </w:sdtPr>
                <w:sdtContent>
                  <w:ins w:author="Anonymous" w:id="66" w:date="2026-09-22T03:03:20Z">
                    <w:r w:rsidDel="00000000" w:rsidR="00000000" w:rsidRPr="00000000">
                      <w:rPr>
                        <w:rtl w:val="0"/>
                      </w:rPr>
                    </w:r>
                  </w:ins>
                </w:sdtContent>
              </w:sdt>
              <w:ins w:author="Anonymous" w:id="66" w:date="2026-09-22T03:03:20Z">
                <w:bookmarkStart w:colFirst="0" w:colLast="0" w:name="_heading=h.gij9tg4bxo5a" w:id="906"/>
                <w:bookmarkEnd w:id="906"/>
              </w:ins>
            </w:sdtContent>
          </w:sdt>
        </w:p>
      </w:sdtContent>
    </w:sdt>
    <w:sdt>
      <w:sdtPr>
        <w:id w:val="-631365690"/>
        <w:tag w:val="goog_rdk_3694"/>
      </w:sdtPr>
      <w:sdtContent>
        <w:p w:rsidR="00000000" w:rsidDel="00000000" w:rsidP="00000000" w:rsidRDefault="00000000" w:rsidRPr="00000000" w14:paraId="000004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529604"/>
              <w:tag w:val="goog_rdk_3692"/>
            </w:sdtPr>
            <w:sdtContent>
              <w:ins w:author="Anonymous" w:id="66" w:date="2026-09-22T03:03:20Z"/>
              <w:sdt>
                <w:sdtPr>
                  <w:id w:val="-768629067"/>
                  <w:tag w:val="goog_rdk_3693"/>
                </w:sdtPr>
                <w:sdtContent>
                  <w:ins w:author="Anonymous" w:id="66" w:date="2026-09-22T03:03:20Z">
                    <w:r w:rsidDel="00000000" w:rsidR="00000000" w:rsidRPr="00000000">
                      <w:rPr>
                        <w:rtl w:val="0"/>
                      </w:rPr>
                    </w:r>
                  </w:ins>
                </w:sdtContent>
              </w:sdt>
              <w:ins w:author="Anonymous" w:id="66" w:date="2026-09-22T03:03:20Z">
                <w:bookmarkStart w:colFirst="0" w:colLast="0" w:name="_heading=h.qq6xruhv4op0" w:id="907"/>
                <w:bookmarkEnd w:id="907"/>
              </w:ins>
            </w:sdtContent>
          </w:sdt>
        </w:p>
      </w:sdtContent>
    </w:sdt>
    <w:sdt>
      <w:sdtPr>
        <w:id w:val="1794372385"/>
        <w:tag w:val="goog_rdk_3697"/>
      </w:sdtPr>
      <w:sdtContent>
        <w:p w:rsidR="00000000" w:rsidDel="00000000" w:rsidP="00000000" w:rsidRDefault="00000000" w:rsidRPr="00000000" w14:paraId="000004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8078589"/>
              <w:tag w:val="goog_rdk_3695"/>
            </w:sdtPr>
            <w:sdtContent>
              <w:ins w:author="Anonymous" w:id="66" w:date="2026-09-22T03:03:20Z"/>
              <w:sdt>
                <w:sdtPr>
                  <w:id w:val="769439555"/>
                  <w:tag w:val="goog_rdk_3696"/>
                </w:sdtPr>
                <w:sdtContent>
                  <w:ins w:author="Anonymous" w:id="66" w:date="2026-09-22T03:03:20Z">
                    <w:r w:rsidDel="00000000" w:rsidR="00000000" w:rsidRPr="00000000">
                      <w:rPr>
                        <w:rtl w:val="0"/>
                      </w:rPr>
                    </w:r>
                  </w:ins>
                </w:sdtContent>
              </w:sdt>
              <w:ins w:author="Anonymous" w:id="66" w:date="2026-09-22T03:03:20Z">
                <w:bookmarkStart w:colFirst="0" w:colLast="0" w:name="_heading=h.zhgsqthd7ct" w:id="908"/>
                <w:bookmarkEnd w:id="908"/>
              </w:ins>
            </w:sdtContent>
          </w:sdt>
        </w:p>
      </w:sdtContent>
    </w:sdt>
    <w:sdt>
      <w:sdtPr>
        <w:id w:val="280496307"/>
        <w:tag w:val="goog_rdk_3700"/>
      </w:sdtPr>
      <w:sdtContent>
        <w:p w:rsidR="00000000" w:rsidDel="00000000" w:rsidP="00000000" w:rsidRDefault="00000000" w:rsidRPr="00000000" w14:paraId="000004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2844908"/>
              <w:tag w:val="goog_rdk_3698"/>
            </w:sdtPr>
            <w:sdtContent>
              <w:ins w:author="Anonymous" w:id="66" w:date="2026-09-22T03:03:20Z"/>
              <w:sdt>
                <w:sdtPr>
                  <w:id w:val="1774418023"/>
                  <w:tag w:val="goog_rdk_3699"/>
                </w:sdtPr>
                <w:sdtContent>
                  <w:ins w:author="Anonymous" w:id="66" w:date="2026-09-22T03:03:20Z">
                    <w:r w:rsidDel="00000000" w:rsidR="00000000" w:rsidRPr="00000000">
                      <w:rPr>
                        <w:rtl w:val="0"/>
                      </w:rPr>
                    </w:r>
                  </w:ins>
                </w:sdtContent>
              </w:sdt>
              <w:ins w:author="Anonymous" w:id="66" w:date="2026-09-22T03:03:20Z">
                <w:bookmarkStart w:colFirst="0" w:colLast="0" w:name="_heading=h.78qu1d7c8499" w:id="909"/>
                <w:bookmarkEnd w:id="909"/>
              </w:ins>
            </w:sdtContent>
          </w:sdt>
        </w:p>
      </w:sdtContent>
    </w:sdt>
    <w:sdt>
      <w:sdtPr>
        <w:id w:val="-1317805351"/>
        <w:tag w:val="goog_rdk_3703"/>
      </w:sdtPr>
      <w:sdtContent>
        <w:p w:rsidR="00000000" w:rsidDel="00000000" w:rsidP="00000000" w:rsidRDefault="00000000" w:rsidRPr="00000000" w14:paraId="000004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326487"/>
              <w:tag w:val="goog_rdk_3701"/>
            </w:sdtPr>
            <w:sdtContent>
              <w:ins w:author="Anonymous" w:id="66" w:date="2026-09-22T03:03:20Z"/>
              <w:sdt>
                <w:sdtPr>
                  <w:id w:val="-1108833118"/>
                  <w:tag w:val="goog_rdk_3702"/>
                </w:sdtPr>
                <w:sdtContent>
                  <w:ins w:author="Anonymous" w:id="66" w:date="2026-09-22T03:03:20Z">
                    <w:r w:rsidDel="00000000" w:rsidR="00000000" w:rsidRPr="00000000">
                      <w:rPr>
                        <w:rtl w:val="0"/>
                      </w:rPr>
                    </w:r>
                  </w:ins>
                </w:sdtContent>
              </w:sdt>
              <w:ins w:author="Anonymous" w:id="66" w:date="2026-09-22T03:03:20Z">
                <w:bookmarkStart w:colFirst="0" w:colLast="0" w:name="_heading=h.c0eaw8cb0g38" w:id="910"/>
                <w:bookmarkEnd w:id="910"/>
              </w:ins>
            </w:sdtContent>
          </w:sdt>
        </w:p>
      </w:sdtContent>
    </w:sdt>
    <w:sdt>
      <w:sdtPr>
        <w:id w:val="-635871534"/>
        <w:tag w:val="goog_rdk_3706"/>
      </w:sdtPr>
      <w:sdtContent>
        <w:p w:rsidR="00000000" w:rsidDel="00000000" w:rsidP="00000000" w:rsidRDefault="00000000" w:rsidRPr="00000000" w14:paraId="000004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3261154"/>
              <w:tag w:val="goog_rdk_3704"/>
            </w:sdtPr>
            <w:sdtContent>
              <w:ins w:author="Anonymous" w:id="66" w:date="2026-09-22T03:03:20Z"/>
              <w:sdt>
                <w:sdtPr>
                  <w:id w:val="543188488"/>
                  <w:tag w:val="goog_rdk_3705"/>
                </w:sdtPr>
                <w:sdtContent>
                  <w:ins w:author="Anonymous" w:id="66" w:date="2026-09-22T03:03:20Z">
                    <w:r w:rsidDel="00000000" w:rsidR="00000000" w:rsidRPr="00000000">
                      <w:rPr>
                        <w:rtl w:val="0"/>
                      </w:rPr>
                    </w:r>
                  </w:ins>
                </w:sdtContent>
              </w:sdt>
              <w:ins w:author="Anonymous" w:id="66" w:date="2026-09-22T03:03:20Z">
                <w:bookmarkStart w:colFirst="0" w:colLast="0" w:name="_heading=h.c8n4csnnuhlc" w:id="911"/>
                <w:bookmarkEnd w:id="911"/>
              </w:ins>
            </w:sdtContent>
          </w:sdt>
        </w:p>
      </w:sdtContent>
    </w:sdt>
    <w:sdt>
      <w:sdtPr>
        <w:id w:val="787965941"/>
        <w:tag w:val="goog_rdk_3709"/>
      </w:sdtPr>
      <w:sdtContent>
        <w:p w:rsidR="00000000" w:rsidDel="00000000" w:rsidP="00000000" w:rsidRDefault="00000000" w:rsidRPr="00000000" w14:paraId="000004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550132"/>
              <w:tag w:val="goog_rdk_3707"/>
            </w:sdtPr>
            <w:sdtContent>
              <w:ins w:author="Anonymous" w:id="66" w:date="2026-09-22T03:03:20Z"/>
              <w:sdt>
                <w:sdtPr>
                  <w:id w:val="1941295734"/>
                  <w:tag w:val="goog_rdk_3708"/>
                </w:sdtPr>
                <w:sdtContent>
                  <w:ins w:author="Anonymous" w:id="66" w:date="2026-09-22T03:03:20Z">
                    <w:r w:rsidDel="00000000" w:rsidR="00000000" w:rsidRPr="00000000">
                      <w:rPr>
                        <w:rtl w:val="0"/>
                      </w:rPr>
                    </w:r>
                  </w:ins>
                </w:sdtContent>
              </w:sdt>
              <w:ins w:author="Anonymous" w:id="66" w:date="2026-09-22T03:03:20Z">
                <w:bookmarkStart w:colFirst="0" w:colLast="0" w:name="_heading=h.y99lvmuezzit" w:id="912"/>
                <w:bookmarkEnd w:id="912"/>
              </w:ins>
            </w:sdtContent>
          </w:sdt>
        </w:p>
      </w:sdtContent>
    </w:sdt>
    <w:sdt>
      <w:sdtPr>
        <w:id w:val="-371033850"/>
        <w:tag w:val="goog_rdk_3712"/>
      </w:sdtPr>
      <w:sdtContent>
        <w:p w:rsidR="00000000" w:rsidDel="00000000" w:rsidP="00000000" w:rsidRDefault="00000000" w:rsidRPr="00000000" w14:paraId="000004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080253"/>
              <w:tag w:val="goog_rdk_3710"/>
            </w:sdtPr>
            <w:sdtContent>
              <w:ins w:author="Anonymous" w:id="66" w:date="2026-09-22T03:03:20Z"/>
              <w:sdt>
                <w:sdtPr>
                  <w:id w:val="-1230548289"/>
                  <w:tag w:val="goog_rdk_3711"/>
                </w:sdtPr>
                <w:sdtContent>
                  <w:ins w:author="Anonymous" w:id="66" w:date="2026-09-22T03:03:20Z">
                    <w:r w:rsidDel="00000000" w:rsidR="00000000" w:rsidRPr="00000000">
                      <w:rPr>
                        <w:rtl w:val="0"/>
                      </w:rPr>
                    </w:r>
                  </w:ins>
                </w:sdtContent>
              </w:sdt>
              <w:ins w:author="Anonymous" w:id="66" w:date="2026-09-22T03:03:20Z">
                <w:bookmarkStart w:colFirst="0" w:colLast="0" w:name="_heading=h.ecpx9yoagos4" w:id="913"/>
                <w:bookmarkEnd w:id="913"/>
              </w:ins>
            </w:sdtContent>
          </w:sdt>
        </w:p>
      </w:sdtContent>
    </w:sdt>
    <w:sdt>
      <w:sdtPr>
        <w:id w:val="-1560612706"/>
        <w:tag w:val="goog_rdk_3715"/>
      </w:sdtPr>
      <w:sdtContent>
        <w:p w:rsidR="00000000" w:rsidDel="00000000" w:rsidP="00000000" w:rsidRDefault="00000000" w:rsidRPr="00000000" w14:paraId="000004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8682390"/>
              <w:tag w:val="goog_rdk_3713"/>
            </w:sdtPr>
            <w:sdtContent>
              <w:ins w:author="Anonymous" w:id="66" w:date="2026-09-22T03:03:20Z"/>
              <w:sdt>
                <w:sdtPr>
                  <w:id w:val="1531267263"/>
                  <w:tag w:val="goog_rdk_3714"/>
                </w:sdtPr>
                <w:sdtContent>
                  <w:ins w:author="Anonymous" w:id="66" w:date="2026-09-22T03:03:20Z">
                    <w:r w:rsidDel="00000000" w:rsidR="00000000" w:rsidRPr="00000000">
                      <w:rPr>
                        <w:rtl w:val="0"/>
                      </w:rPr>
                    </w:r>
                  </w:ins>
                </w:sdtContent>
              </w:sdt>
              <w:ins w:author="Anonymous" w:id="66" w:date="2026-09-22T03:03:20Z">
                <w:bookmarkStart w:colFirst="0" w:colLast="0" w:name="_heading=h.s17p2i9m3cey" w:id="914"/>
                <w:bookmarkEnd w:id="914"/>
              </w:ins>
            </w:sdtContent>
          </w:sdt>
        </w:p>
      </w:sdtContent>
    </w:sdt>
    <w:sdt>
      <w:sdtPr>
        <w:id w:val="-872730219"/>
        <w:tag w:val="goog_rdk_3718"/>
      </w:sdtPr>
      <w:sdtContent>
        <w:p w:rsidR="00000000" w:rsidDel="00000000" w:rsidP="00000000" w:rsidRDefault="00000000" w:rsidRPr="00000000" w14:paraId="000004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1415871"/>
              <w:tag w:val="goog_rdk_3716"/>
            </w:sdtPr>
            <w:sdtContent>
              <w:ins w:author="Anonymous" w:id="66" w:date="2026-09-22T03:03:20Z"/>
              <w:sdt>
                <w:sdtPr>
                  <w:id w:val="-491065374"/>
                  <w:tag w:val="goog_rdk_3717"/>
                </w:sdtPr>
                <w:sdtContent>
                  <w:ins w:author="Anonymous" w:id="66" w:date="2026-09-22T03:03:20Z">
                    <w:r w:rsidDel="00000000" w:rsidR="00000000" w:rsidRPr="00000000">
                      <w:rPr>
                        <w:rtl w:val="0"/>
                      </w:rPr>
                    </w:r>
                  </w:ins>
                </w:sdtContent>
              </w:sdt>
              <w:ins w:author="Anonymous" w:id="66" w:date="2026-09-22T03:03:20Z">
                <w:bookmarkStart w:colFirst="0" w:colLast="0" w:name="_heading=h.om82s7b2nhp7" w:id="915"/>
                <w:bookmarkEnd w:id="915"/>
              </w:ins>
            </w:sdtContent>
          </w:sdt>
        </w:p>
      </w:sdtContent>
    </w:sdt>
    <w:sdt>
      <w:sdtPr>
        <w:id w:val="-1724410134"/>
        <w:tag w:val="goog_rdk_3721"/>
      </w:sdtPr>
      <w:sdtContent>
        <w:p w:rsidR="00000000" w:rsidDel="00000000" w:rsidP="00000000" w:rsidRDefault="00000000" w:rsidRPr="00000000" w14:paraId="000004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6695599"/>
              <w:tag w:val="goog_rdk_3719"/>
            </w:sdtPr>
            <w:sdtContent>
              <w:ins w:author="Anonymous" w:id="66" w:date="2026-09-22T03:03:20Z"/>
              <w:sdt>
                <w:sdtPr>
                  <w:id w:val="2051811184"/>
                  <w:tag w:val="goog_rdk_3720"/>
                </w:sdtPr>
                <w:sdtContent>
                  <w:ins w:author="Anonymous" w:id="66" w:date="2026-09-22T03:03:20Z">
                    <w:r w:rsidDel="00000000" w:rsidR="00000000" w:rsidRPr="00000000">
                      <w:rPr>
                        <w:rtl w:val="0"/>
                      </w:rPr>
                    </w:r>
                  </w:ins>
                </w:sdtContent>
              </w:sdt>
              <w:ins w:author="Anonymous" w:id="66" w:date="2026-09-22T03:03:20Z">
                <w:bookmarkStart w:colFirst="0" w:colLast="0" w:name="_heading=h.z9lx49hr4bao" w:id="916"/>
                <w:bookmarkEnd w:id="916"/>
              </w:ins>
            </w:sdtContent>
          </w:sdt>
        </w:p>
      </w:sdtContent>
    </w:sdt>
    <w:sdt>
      <w:sdtPr>
        <w:id w:val="-1900399143"/>
        <w:tag w:val="goog_rdk_3724"/>
      </w:sdtPr>
      <w:sdtContent>
        <w:p w:rsidR="00000000" w:rsidDel="00000000" w:rsidP="00000000" w:rsidRDefault="00000000" w:rsidRPr="00000000" w14:paraId="000004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3099423"/>
              <w:tag w:val="goog_rdk_3722"/>
            </w:sdtPr>
            <w:sdtContent>
              <w:ins w:author="Anonymous" w:id="66" w:date="2026-09-22T03:03:20Z"/>
              <w:sdt>
                <w:sdtPr>
                  <w:id w:val="-1655566662"/>
                  <w:tag w:val="goog_rdk_3723"/>
                </w:sdtPr>
                <w:sdtContent>
                  <w:ins w:author="Anonymous" w:id="66" w:date="2026-09-22T03:03:20Z">
                    <w:r w:rsidDel="00000000" w:rsidR="00000000" w:rsidRPr="00000000">
                      <w:rPr>
                        <w:rtl w:val="0"/>
                      </w:rPr>
                    </w:r>
                  </w:ins>
                </w:sdtContent>
              </w:sdt>
              <w:ins w:author="Anonymous" w:id="66" w:date="2026-09-22T03:03:20Z">
                <w:bookmarkStart w:colFirst="0" w:colLast="0" w:name="_heading=h.ic0hz65sx5g8" w:id="917"/>
                <w:bookmarkEnd w:id="917"/>
              </w:ins>
            </w:sdtContent>
          </w:sdt>
        </w:p>
      </w:sdtContent>
    </w:sdt>
    <w:sdt>
      <w:sdtPr>
        <w:id w:val="-1960546317"/>
        <w:tag w:val="goog_rdk_3727"/>
      </w:sdtPr>
      <w:sdtContent>
        <w:p w:rsidR="00000000" w:rsidDel="00000000" w:rsidP="00000000" w:rsidRDefault="00000000" w:rsidRPr="00000000" w14:paraId="000004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5352917"/>
              <w:tag w:val="goog_rdk_3725"/>
            </w:sdtPr>
            <w:sdtContent>
              <w:ins w:author="Anonymous" w:id="66" w:date="2026-09-22T03:03:20Z"/>
              <w:sdt>
                <w:sdtPr>
                  <w:id w:val="-1354732244"/>
                  <w:tag w:val="goog_rdk_3726"/>
                </w:sdtPr>
                <w:sdtContent>
                  <w:ins w:author="Anonymous" w:id="66" w:date="2026-09-22T03:03:20Z">
                    <w:r w:rsidDel="00000000" w:rsidR="00000000" w:rsidRPr="00000000">
                      <w:rPr>
                        <w:rtl w:val="0"/>
                      </w:rPr>
                    </w:r>
                  </w:ins>
                </w:sdtContent>
              </w:sdt>
              <w:ins w:author="Anonymous" w:id="66" w:date="2026-09-22T03:03:20Z">
                <w:bookmarkStart w:colFirst="0" w:colLast="0" w:name="_heading=h.448ejr407hj" w:id="918"/>
                <w:bookmarkEnd w:id="918"/>
              </w:ins>
            </w:sdtContent>
          </w:sdt>
        </w:p>
      </w:sdtContent>
    </w:sdt>
    <w:sdt>
      <w:sdtPr>
        <w:id w:val="-180332975"/>
        <w:tag w:val="goog_rdk_3730"/>
      </w:sdtPr>
      <w:sdtContent>
        <w:p w:rsidR="00000000" w:rsidDel="00000000" w:rsidP="00000000" w:rsidRDefault="00000000" w:rsidRPr="00000000" w14:paraId="000004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3331131"/>
              <w:tag w:val="goog_rdk_3728"/>
            </w:sdtPr>
            <w:sdtContent>
              <w:ins w:author="Anonymous" w:id="66" w:date="2026-09-22T03:03:20Z"/>
              <w:sdt>
                <w:sdtPr>
                  <w:id w:val="402517805"/>
                  <w:tag w:val="goog_rdk_3729"/>
                </w:sdtPr>
                <w:sdtContent>
                  <w:ins w:author="Anonymous" w:id="66" w:date="2026-09-22T03:03:20Z">
                    <w:r w:rsidDel="00000000" w:rsidR="00000000" w:rsidRPr="00000000">
                      <w:rPr>
                        <w:rtl w:val="0"/>
                      </w:rPr>
                    </w:r>
                  </w:ins>
                </w:sdtContent>
              </w:sdt>
              <w:ins w:author="Anonymous" w:id="66" w:date="2026-09-22T03:03:20Z">
                <w:bookmarkStart w:colFirst="0" w:colLast="0" w:name="_heading=h.4fhjdifdtvhg" w:id="919"/>
                <w:bookmarkEnd w:id="919"/>
              </w:ins>
            </w:sdtContent>
          </w:sdt>
        </w:p>
      </w:sdtContent>
    </w:sdt>
    <w:sdt>
      <w:sdtPr>
        <w:id w:val="-1536435318"/>
        <w:tag w:val="goog_rdk_3733"/>
      </w:sdtPr>
      <w:sdtContent>
        <w:p w:rsidR="00000000" w:rsidDel="00000000" w:rsidP="00000000" w:rsidRDefault="00000000" w:rsidRPr="00000000" w14:paraId="000004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7505172"/>
              <w:tag w:val="goog_rdk_3731"/>
            </w:sdtPr>
            <w:sdtContent>
              <w:ins w:author="Anonymous" w:id="66" w:date="2026-09-22T03:03:20Z"/>
              <w:sdt>
                <w:sdtPr>
                  <w:id w:val="-1407635572"/>
                  <w:tag w:val="goog_rdk_3732"/>
                </w:sdtPr>
                <w:sdtContent>
                  <w:ins w:author="Anonymous" w:id="66" w:date="2026-09-22T03:03:20Z">
                    <w:r w:rsidDel="00000000" w:rsidR="00000000" w:rsidRPr="00000000">
                      <w:rPr>
                        <w:rtl w:val="0"/>
                      </w:rPr>
                    </w:r>
                  </w:ins>
                </w:sdtContent>
              </w:sdt>
              <w:ins w:author="Anonymous" w:id="66" w:date="2026-09-22T03:03:20Z">
                <w:bookmarkStart w:colFirst="0" w:colLast="0" w:name="_heading=h.3ync0p7r8spc" w:id="920"/>
                <w:bookmarkEnd w:id="920"/>
              </w:ins>
            </w:sdtContent>
          </w:sdt>
        </w:p>
      </w:sdtContent>
    </w:sdt>
    <w:sdt>
      <w:sdtPr>
        <w:id w:val="927454989"/>
        <w:tag w:val="goog_rdk_3736"/>
      </w:sdtPr>
      <w:sdtContent>
        <w:p w:rsidR="00000000" w:rsidDel="00000000" w:rsidP="00000000" w:rsidRDefault="00000000" w:rsidRPr="00000000" w14:paraId="000004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1696339"/>
              <w:tag w:val="goog_rdk_3734"/>
            </w:sdtPr>
            <w:sdtContent>
              <w:ins w:author="Anonymous" w:id="66" w:date="2026-09-22T03:03:20Z"/>
              <w:sdt>
                <w:sdtPr>
                  <w:id w:val="295997805"/>
                  <w:tag w:val="goog_rdk_3735"/>
                </w:sdtPr>
                <w:sdtContent>
                  <w:ins w:author="Anonymous" w:id="66" w:date="2026-09-22T03:03:20Z">
                    <w:r w:rsidDel="00000000" w:rsidR="00000000" w:rsidRPr="00000000">
                      <w:rPr>
                        <w:rtl w:val="0"/>
                      </w:rPr>
                    </w:r>
                  </w:ins>
                </w:sdtContent>
              </w:sdt>
              <w:ins w:author="Anonymous" w:id="66" w:date="2026-09-22T03:03:20Z">
                <w:bookmarkStart w:colFirst="0" w:colLast="0" w:name="_heading=h.b1rannsh9pfl" w:id="921"/>
                <w:bookmarkEnd w:id="921"/>
              </w:ins>
            </w:sdtContent>
          </w:sdt>
        </w:p>
      </w:sdtContent>
    </w:sdt>
    <w:sdt>
      <w:sdtPr>
        <w:id w:val="-816523811"/>
        <w:tag w:val="goog_rdk_3739"/>
      </w:sdtPr>
      <w:sdtContent>
        <w:p w:rsidR="00000000" w:rsidDel="00000000" w:rsidP="00000000" w:rsidRDefault="00000000" w:rsidRPr="00000000" w14:paraId="000004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5684159"/>
              <w:tag w:val="goog_rdk_3737"/>
            </w:sdtPr>
            <w:sdtContent>
              <w:ins w:author="Anonymous" w:id="66" w:date="2026-09-22T03:03:20Z"/>
              <w:sdt>
                <w:sdtPr>
                  <w:id w:val="1640164397"/>
                  <w:tag w:val="goog_rdk_3738"/>
                </w:sdtPr>
                <w:sdtContent>
                  <w:ins w:author="Anonymous" w:id="66" w:date="2026-09-22T03:03:20Z">
                    <w:r w:rsidDel="00000000" w:rsidR="00000000" w:rsidRPr="00000000">
                      <w:rPr>
                        <w:rtl w:val="0"/>
                      </w:rPr>
                    </w:r>
                  </w:ins>
                </w:sdtContent>
              </w:sdt>
              <w:ins w:author="Anonymous" w:id="66" w:date="2026-09-22T03:03:20Z">
                <w:bookmarkStart w:colFirst="0" w:colLast="0" w:name="_heading=h.va1qr2pftrqb" w:id="922"/>
                <w:bookmarkEnd w:id="922"/>
              </w:ins>
            </w:sdtContent>
          </w:sdt>
        </w:p>
      </w:sdtContent>
    </w:sdt>
    <w:sdt>
      <w:sdtPr>
        <w:id w:val="-1821917423"/>
        <w:tag w:val="goog_rdk_3742"/>
      </w:sdtPr>
      <w:sdtContent>
        <w:p w:rsidR="00000000" w:rsidDel="00000000" w:rsidP="00000000" w:rsidRDefault="00000000" w:rsidRPr="00000000" w14:paraId="000004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1804119"/>
              <w:tag w:val="goog_rdk_3740"/>
            </w:sdtPr>
            <w:sdtContent>
              <w:ins w:author="Anonymous" w:id="66" w:date="2026-09-22T03:03:20Z"/>
              <w:sdt>
                <w:sdtPr>
                  <w:id w:val="2117010464"/>
                  <w:tag w:val="goog_rdk_3741"/>
                </w:sdtPr>
                <w:sdtContent>
                  <w:ins w:author="Anonymous" w:id="66" w:date="2026-09-22T03:03:20Z">
                    <w:r w:rsidDel="00000000" w:rsidR="00000000" w:rsidRPr="00000000">
                      <w:rPr>
                        <w:rtl w:val="0"/>
                      </w:rPr>
                    </w:r>
                  </w:ins>
                </w:sdtContent>
              </w:sdt>
              <w:ins w:author="Anonymous" w:id="66" w:date="2026-09-22T03:03:20Z">
                <w:bookmarkStart w:colFirst="0" w:colLast="0" w:name="_heading=h.ct449qq7kkg8" w:id="923"/>
                <w:bookmarkEnd w:id="923"/>
              </w:ins>
            </w:sdtContent>
          </w:sdt>
        </w:p>
      </w:sdtContent>
    </w:sdt>
    <w:sdt>
      <w:sdtPr>
        <w:id w:val="-299875012"/>
        <w:tag w:val="goog_rdk_3745"/>
      </w:sdtPr>
      <w:sdtContent>
        <w:p w:rsidR="00000000" w:rsidDel="00000000" w:rsidP="00000000" w:rsidRDefault="00000000" w:rsidRPr="00000000" w14:paraId="000004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2499726"/>
              <w:tag w:val="goog_rdk_3743"/>
            </w:sdtPr>
            <w:sdtContent>
              <w:ins w:author="Anonymous" w:id="66" w:date="2026-09-22T03:03:20Z"/>
              <w:sdt>
                <w:sdtPr>
                  <w:id w:val="1900533558"/>
                  <w:tag w:val="goog_rdk_3744"/>
                </w:sdtPr>
                <w:sdtContent>
                  <w:ins w:author="Anonymous" w:id="66" w:date="2026-09-22T03:03:20Z">
                    <w:r w:rsidDel="00000000" w:rsidR="00000000" w:rsidRPr="00000000">
                      <w:rPr>
                        <w:rtl w:val="0"/>
                      </w:rPr>
                    </w:r>
                  </w:ins>
                </w:sdtContent>
              </w:sdt>
              <w:ins w:author="Anonymous" w:id="66" w:date="2026-09-22T03:03:20Z">
                <w:bookmarkStart w:colFirst="0" w:colLast="0" w:name="_heading=h.3mn0khk1g4w5" w:id="924"/>
                <w:bookmarkEnd w:id="924"/>
              </w:ins>
            </w:sdtContent>
          </w:sdt>
        </w:p>
      </w:sdtContent>
    </w:sdt>
    <w:sdt>
      <w:sdtPr>
        <w:id w:val="952838341"/>
        <w:tag w:val="goog_rdk_3748"/>
      </w:sdtPr>
      <w:sdtContent>
        <w:p w:rsidR="00000000" w:rsidDel="00000000" w:rsidP="00000000" w:rsidRDefault="00000000" w:rsidRPr="00000000" w14:paraId="000004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1689870"/>
              <w:tag w:val="goog_rdk_3746"/>
            </w:sdtPr>
            <w:sdtContent>
              <w:ins w:author="Anonymous" w:id="66" w:date="2026-09-22T03:03:20Z"/>
              <w:sdt>
                <w:sdtPr>
                  <w:id w:val="-1234455289"/>
                  <w:tag w:val="goog_rdk_3747"/>
                </w:sdtPr>
                <w:sdtContent>
                  <w:ins w:author="Anonymous" w:id="66" w:date="2026-09-22T03:03:20Z">
                    <w:r w:rsidDel="00000000" w:rsidR="00000000" w:rsidRPr="00000000">
                      <w:rPr>
                        <w:rtl w:val="0"/>
                      </w:rPr>
                    </w:r>
                  </w:ins>
                </w:sdtContent>
              </w:sdt>
              <w:ins w:author="Anonymous" w:id="66" w:date="2026-09-22T03:03:20Z">
                <w:bookmarkStart w:colFirst="0" w:colLast="0" w:name="_heading=h.8ujg5zb5ohi1" w:id="925"/>
                <w:bookmarkEnd w:id="925"/>
              </w:ins>
            </w:sdtContent>
          </w:sdt>
        </w:p>
      </w:sdtContent>
    </w:sdt>
    <w:sdt>
      <w:sdtPr>
        <w:id w:val="1717193625"/>
        <w:tag w:val="goog_rdk_3751"/>
      </w:sdtPr>
      <w:sdtContent>
        <w:p w:rsidR="00000000" w:rsidDel="00000000" w:rsidP="00000000" w:rsidRDefault="00000000" w:rsidRPr="00000000" w14:paraId="000004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6034748"/>
              <w:tag w:val="goog_rdk_3749"/>
            </w:sdtPr>
            <w:sdtContent>
              <w:ins w:author="Anonymous" w:id="66" w:date="2026-09-22T03:03:20Z"/>
              <w:sdt>
                <w:sdtPr>
                  <w:id w:val="2007772239"/>
                  <w:tag w:val="goog_rdk_3750"/>
                </w:sdtPr>
                <w:sdtContent>
                  <w:ins w:author="Anonymous" w:id="66" w:date="2026-09-22T03:03:20Z">
                    <w:r w:rsidDel="00000000" w:rsidR="00000000" w:rsidRPr="00000000">
                      <w:rPr>
                        <w:rtl w:val="0"/>
                      </w:rPr>
                    </w:r>
                  </w:ins>
                </w:sdtContent>
              </w:sdt>
              <w:ins w:author="Anonymous" w:id="66" w:date="2026-09-22T03:03:20Z">
                <w:bookmarkStart w:colFirst="0" w:colLast="0" w:name="_heading=h.f9qqm7n07aqr" w:id="926"/>
                <w:bookmarkEnd w:id="926"/>
              </w:ins>
            </w:sdtContent>
          </w:sdt>
        </w:p>
      </w:sdtContent>
    </w:sdt>
    <w:sdt>
      <w:sdtPr>
        <w:id w:val="1297912351"/>
        <w:tag w:val="goog_rdk_3754"/>
      </w:sdtPr>
      <w:sdtContent>
        <w:p w:rsidR="00000000" w:rsidDel="00000000" w:rsidP="00000000" w:rsidRDefault="00000000" w:rsidRPr="00000000" w14:paraId="000004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8905431"/>
              <w:tag w:val="goog_rdk_3752"/>
            </w:sdtPr>
            <w:sdtContent>
              <w:ins w:author="Anonymous" w:id="66" w:date="2026-09-22T03:03:20Z"/>
              <w:sdt>
                <w:sdtPr>
                  <w:id w:val="-1524317645"/>
                  <w:tag w:val="goog_rdk_3753"/>
                </w:sdtPr>
                <w:sdtContent>
                  <w:ins w:author="Anonymous" w:id="66" w:date="2026-09-22T03:03:20Z">
                    <w:r w:rsidDel="00000000" w:rsidR="00000000" w:rsidRPr="00000000">
                      <w:rPr>
                        <w:rtl w:val="0"/>
                      </w:rPr>
                    </w:r>
                  </w:ins>
                </w:sdtContent>
              </w:sdt>
              <w:ins w:author="Anonymous" w:id="66" w:date="2026-09-22T03:03:20Z">
                <w:bookmarkStart w:colFirst="0" w:colLast="0" w:name="_heading=h.k9xmpvhnrp72" w:id="927"/>
                <w:bookmarkEnd w:id="927"/>
              </w:ins>
            </w:sdtContent>
          </w:sdt>
        </w:p>
      </w:sdtContent>
    </w:sdt>
    <w:sdt>
      <w:sdtPr>
        <w:id w:val="1663014564"/>
        <w:tag w:val="goog_rdk_3757"/>
      </w:sdtPr>
      <w:sdtContent>
        <w:p w:rsidR="00000000" w:rsidDel="00000000" w:rsidP="00000000" w:rsidRDefault="00000000" w:rsidRPr="00000000" w14:paraId="000004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9607718"/>
              <w:tag w:val="goog_rdk_3755"/>
            </w:sdtPr>
            <w:sdtContent>
              <w:ins w:author="Anonymous" w:id="66" w:date="2026-09-22T03:03:20Z"/>
              <w:sdt>
                <w:sdtPr>
                  <w:id w:val="1233026715"/>
                  <w:tag w:val="goog_rdk_3756"/>
                </w:sdtPr>
                <w:sdtContent>
                  <w:ins w:author="Anonymous" w:id="66" w:date="2026-09-22T03:03:20Z">
                    <w:r w:rsidDel="00000000" w:rsidR="00000000" w:rsidRPr="00000000">
                      <w:rPr>
                        <w:rtl w:val="0"/>
                      </w:rPr>
                    </w:r>
                  </w:ins>
                </w:sdtContent>
              </w:sdt>
              <w:ins w:author="Anonymous" w:id="66" w:date="2026-09-22T03:03:20Z">
                <w:bookmarkStart w:colFirst="0" w:colLast="0" w:name="_heading=h.wlkxhl2y2yts" w:id="928"/>
                <w:bookmarkEnd w:id="928"/>
              </w:ins>
            </w:sdtContent>
          </w:sdt>
        </w:p>
      </w:sdtContent>
    </w:sdt>
    <w:sdt>
      <w:sdtPr>
        <w:id w:val="358951867"/>
        <w:tag w:val="goog_rdk_3760"/>
      </w:sdtPr>
      <w:sdtContent>
        <w:p w:rsidR="00000000" w:rsidDel="00000000" w:rsidP="00000000" w:rsidRDefault="00000000" w:rsidRPr="00000000" w14:paraId="000004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3509564"/>
              <w:tag w:val="goog_rdk_3758"/>
            </w:sdtPr>
            <w:sdtContent>
              <w:ins w:author="Anonymous" w:id="66" w:date="2026-09-22T03:03:20Z"/>
              <w:sdt>
                <w:sdtPr>
                  <w:id w:val="-1502984334"/>
                  <w:tag w:val="goog_rdk_3759"/>
                </w:sdtPr>
                <w:sdtContent>
                  <w:ins w:author="Anonymous" w:id="66" w:date="2026-09-22T03:03:20Z">
                    <w:r w:rsidDel="00000000" w:rsidR="00000000" w:rsidRPr="00000000">
                      <w:rPr>
                        <w:rtl w:val="0"/>
                      </w:rPr>
                    </w:r>
                  </w:ins>
                </w:sdtContent>
              </w:sdt>
              <w:ins w:author="Anonymous" w:id="66" w:date="2026-09-22T03:03:20Z">
                <w:bookmarkStart w:colFirst="0" w:colLast="0" w:name="_heading=h.nxfudqlr8rst" w:id="929"/>
                <w:bookmarkEnd w:id="929"/>
              </w:ins>
            </w:sdtContent>
          </w:sdt>
        </w:p>
      </w:sdtContent>
    </w:sdt>
    <w:sdt>
      <w:sdtPr>
        <w:id w:val="1935060581"/>
        <w:tag w:val="goog_rdk_3763"/>
      </w:sdtPr>
      <w:sdtContent>
        <w:p w:rsidR="00000000" w:rsidDel="00000000" w:rsidP="00000000" w:rsidRDefault="00000000" w:rsidRPr="00000000" w14:paraId="000004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566335"/>
              <w:tag w:val="goog_rdk_3761"/>
            </w:sdtPr>
            <w:sdtContent>
              <w:ins w:author="Anonymous" w:id="66" w:date="2026-09-22T03:03:20Z"/>
              <w:sdt>
                <w:sdtPr>
                  <w:id w:val="1931217058"/>
                  <w:tag w:val="goog_rdk_3762"/>
                </w:sdtPr>
                <w:sdtContent>
                  <w:ins w:author="Anonymous" w:id="66" w:date="2026-09-22T03:03:20Z">
                    <w:r w:rsidDel="00000000" w:rsidR="00000000" w:rsidRPr="00000000">
                      <w:rPr>
                        <w:rtl w:val="0"/>
                      </w:rPr>
                    </w:r>
                  </w:ins>
                </w:sdtContent>
              </w:sdt>
              <w:ins w:author="Anonymous" w:id="66" w:date="2026-09-22T03:03:20Z">
                <w:bookmarkStart w:colFirst="0" w:colLast="0" w:name="_heading=h.qzqior1i1zvb" w:id="930"/>
                <w:bookmarkEnd w:id="930"/>
              </w:ins>
            </w:sdtContent>
          </w:sdt>
        </w:p>
      </w:sdtContent>
    </w:sdt>
    <w:sdt>
      <w:sdtPr>
        <w:id w:val="-2120210031"/>
        <w:tag w:val="goog_rdk_3766"/>
      </w:sdtPr>
      <w:sdtContent>
        <w:p w:rsidR="00000000" w:rsidDel="00000000" w:rsidP="00000000" w:rsidRDefault="00000000" w:rsidRPr="00000000" w14:paraId="000004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9131645"/>
              <w:tag w:val="goog_rdk_3764"/>
            </w:sdtPr>
            <w:sdtContent>
              <w:ins w:author="Anonymous" w:id="66" w:date="2026-09-22T03:03:20Z"/>
              <w:sdt>
                <w:sdtPr>
                  <w:id w:val="235974895"/>
                  <w:tag w:val="goog_rdk_3765"/>
                </w:sdtPr>
                <w:sdtContent>
                  <w:ins w:author="Anonymous" w:id="66" w:date="2026-09-22T03:03:20Z">
                    <w:r w:rsidDel="00000000" w:rsidR="00000000" w:rsidRPr="00000000">
                      <w:rPr>
                        <w:rtl w:val="0"/>
                      </w:rPr>
                    </w:r>
                  </w:ins>
                </w:sdtContent>
              </w:sdt>
              <w:ins w:author="Anonymous" w:id="66" w:date="2026-09-22T03:03:20Z">
                <w:bookmarkStart w:colFirst="0" w:colLast="0" w:name="_heading=h.pq1x4ddvherk" w:id="931"/>
                <w:bookmarkEnd w:id="931"/>
              </w:ins>
            </w:sdtContent>
          </w:sdt>
        </w:p>
      </w:sdtContent>
    </w:sdt>
    <w:sdt>
      <w:sdtPr>
        <w:id w:val="1759332130"/>
        <w:tag w:val="goog_rdk_3769"/>
      </w:sdtPr>
      <w:sdtContent>
        <w:p w:rsidR="00000000" w:rsidDel="00000000" w:rsidP="00000000" w:rsidRDefault="00000000" w:rsidRPr="00000000" w14:paraId="000004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6999995"/>
              <w:tag w:val="goog_rdk_3767"/>
            </w:sdtPr>
            <w:sdtContent>
              <w:ins w:author="Anonymous" w:id="66" w:date="2026-09-22T03:03:20Z"/>
              <w:sdt>
                <w:sdtPr>
                  <w:id w:val="-1834419423"/>
                  <w:tag w:val="goog_rdk_3768"/>
                </w:sdtPr>
                <w:sdtContent>
                  <w:ins w:author="Anonymous" w:id="66" w:date="2026-09-22T03:03:20Z">
                    <w:r w:rsidDel="00000000" w:rsidR="00000000" w:rsidRPr="00000000">
                      <w:rPr>
                        <w:rtl w:val="0"/>
                      </w:rPr>
                    </w:r>
                  </w:ins>
                </w:sdtContent>
              </w:sdt>
              <w:ins w:author="Anonymous" w:id="66" w:date="2026-09-22T03:03:20Z">
                <w:bookmarkStart w:colFirst="0" w:colLast="0" w:name="_heading=h.hzck3qg9e8hb" w:id="932"/>
                <w:bookmarkEnd w:id="932"/>
              </w:ins>
            </w:sdtContent>
          </w:sdt>
        </w:p>
      </w:sdtContent>
    </w:sdt>
    <w:sdt>
      <w:sdtPr>
        <w:id w:val="-1463676049"/>
        <w:tag w:val="goog_rdk_3772"/>
      </w:sdtPr>
      <w:sdtContent>
        <w:p w:rsidR="00000000" w:rsidDel="00000000" w:rsidP="00000000" w:rsidRDefault="00000000" w:rsidRPr="00000000" w14:paraId="000004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8002227"/>
              <w:tag w:val="goog_rdk_3770"/>
            </w:sdtPr>
            <w:sdtContent>
              <w:ins w:author="Anonymous" w:id="66" w:date="2026-09-22T03:03:20Z"/>
              <w:sdt>
                <w:sdtPr>
                  <w:id w:val="-1973220943"/>
                  <w:tag w:val="goog_rdk_3771"/>
                </w:sdtPr>
                <w:sdtContent>
                  <w:ins w:author="Anonymous" w:id="66" w:date="2026-09-22T03:03:20Z">
                    <w:r w:rsidDel="00000000" w:rsidR="00000000" w:rsidRPr="00000000">
                      <w:rPr>
                        <w:rtl w:val="0"/>
                      </w:rPr>
                    </w:r>
                  </w:ins>
                </w:sdtContent>
              </w:sdt>
              <w:ins w:author="Anonymous" w:id="66" w:date="2026-09-22T03:03:20Z">
                <w:bookmarkStart w:colFirst="0" w:colLast="0" w:name="_heading=h.aw5l2s9q1ffp" w:id="933"/>
                <w:bookmarkEnd w:id="933"/>
              </w:ins>
            </w:sdtContent>
          </w:sdt>
        </w:p>
      </w:sdtContent>
    </w:sdt>
    <w:sdt>
      <w:sdtPr>
        <w:id w:val="-1649832087"/>
        <w:tag w:val="goog_rdk_3775"/>
      </w:sdtPr>
      <w:sdtContent>
        <w:p w:rsidR="00000000" w:rsidDel="00000000" w:rsidP="00000000" w:rsidRDefault="00000000" w:rsidRPr="00000000" w14:paraId="000004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3090169"/>
              <w:tag w:val="goog_rdk_3773"/>
            </w:sdtPr>
            <w:sdtContent>
              <w:ins w:author="Anonymous" w:id="66" w:date="2026-09-22T03:03:20Z"/>
              <w:sdt>
                <w:sdtPr>
                  <w:id w:val="1622986573"/>
                  <w:tag w:val="goog_rdk_3774"/>
                </w:sdtPr>
                <w:sdtContent>
                  <w:ins w:author="Anonymous" w:id="66" w:date="2026-09-22T03:03:20Z">
                    <w:r w:rsidDel="00000000" w:rsidR="00000000" w:rsidRPr="00000000">
                      <w:rPr>
                        <w:rtl w:val="0"/>
                      </w:rPr>
                    </w:r>
                  </w:ins>
                </w:sdtContent>
              </w:sdt>
              <w:ins w:author="Anonymous" w:id="66" w:date="2026-09-22T03:03:20Z">
                <w:bookmarkStart w:colFirst="0" w:colLast="0" w:name="_heading=h.q4xirxk3gqrc" w:id="934"/>
                <w:bookmarkEnd w:id="934"/>
              </w:ins>
            </w:sdtContent>
          </w:sdt>
        </w:p>
      </w:sdtContent>
    </w:sdt>
    <w:sdt>
      <w:sdtPr>
        <w:id w:val="-244051043"/>
        <w:tag w:val="goog_rdk_3778"/>
      </w:sdtPr>
      <w:sdtContent>
        <w:p w:rsidR="00000000" w:rsidDel="00000000" w:rsidP="00000000" w:rsidRDefault="00000000" w:rsidRPr="00000000" w14:paraId="000004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1219773"/>
              <w:tag w:val="goog_rdk_3776"/>
            </w:sdtPr>
            <w:sdtContent>
              <w:ins w:author="Anonymous" w:id="66" w:date="2026-09-22T03:03:20Z"/>
              <w:sdt>
                <w:sdtPr>
                  <w:id w:val="-670479325"/>
                  <w:tag w:val="goog_rdk_3777"/>
                </w:sdtPr>
                <w:sdtContent>
                  <w:ins w:author="Anonymous" w:id="66" w:date="2026-09-22T03:03:20Z">
                    <w:r w:rsidDel="00000000" w:rsidR="00000000" w:rsidRPr="00000000">
                      <w:rPr>
                        <w:rtl w:val="0"/>
                      </w:rPr>
                    </w:r>
                  </w:ins>
                </w:sdtContent>
              </w:sdt>
              <w:ins w:author="Anonymous" w:id="66" w:date="2026-09-22T03:03:20Z">
                <w:bookmarkStart w:colFirst="0" w:colLast="0" w:name="_heading=h.o7r5zfqkscmc" w:id="935"/>
                <w:bookmarkEnd w:id="935"/>
              </w:ins>
            </w:sdtContent>
          </w:sdt>
        </w:p>
      </w:sdtContent>
    </w:sdt>
    <w:sdt>
      <w:sdtPr>
        <w:id w:val="64979379"/>
        <w:tag w:val="goog_rdk_3781"/>
      </w:sdtPr>
      <w:sdtContent>
        <w:p w:rsidR="00000000" w:rsidDel="00000000" w:rsidP="00000000" w:rsidRDefault="00000000" w:rsidRPr="00000000" w14:paraId="000004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2305029"/>
              <w:tag w:val="goog_rdk_3779"/>
            </w:sdtPr>
            <w:sdtContent>
              <w:ins w:author="Anonymous" w:id="66" w:date="2026-09-22T03:03:20Z"/>
              <w:sdt>
                <w:sdtPr>
                  <w:id w:val="2093126970"/>
                  <w:tag w:val="goog_rdk_3780"/>
                </w:sdtPr>
                <w:sdtContent>
                  <w:ins w:author="Anonymous" w:id="66" w:date="2026-09-22T03:03:20Z">
                    <w:r w:rsidDel="00000000" w:rsidR="00000000" w:rsidRPr="00000000">
                      <w:rPr>
                        <w:rtl w:val="0"/>
                      </w:rPr>
                    </w:r>
                  </w:ins>
                </w:sdtContent>
              </w:sdt>
              <w:ins w:author="Anonymous" w:id="66" w:date="2026-09-22T03:03:20Z">
                <w:bookmarkStart w:colFirst="0" w:colLast="0" w:name="_heading=h.817xfg7mca54" w:id="936"/>
                <w:bookmarkEnd w:id="936"/>
              </w:ins>
            </w:sdtContent>
          </w:sdt>
        </w:p>
      </w:sdtContent>
    </w:sdt>
    <w:sdt>
      <w:sdtPr>
        <w:id w:val="-238860274"/>
        <w:tag w:val="goog_rdk_3784"/>
      </w:sdtPr>
      <w:sdtContent>
        <w:p w:rsidR="00000000" w:rsidDel="00000000" w:rsidP="00000000" w:rsidRDefault="00000000" w:rsidRPr="00000000" w14:paraId="000004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7152834"/>
              <w:tag w:val="goog_rdk_3782"/>
            </w:sdtPr>
            <w:sdtContent>
              <w:ins w:author="Anonymous" w:id="66" w:date="2026-09-22T03:03:20Z"/>
              <w:sdt>
                <w:sdtPr>
                  <w:id w:val="2082648455"/>
                  <w:tag w:val="goog_rdk_3783"/>
                </w:sdtPr>
                <w:sdtContent>
                  <w:ins w:author="Anonymous" w:id="66" w:date="2026-09-22T03:03:20Z">
                    <w:r w:rsidDel="00000000" w:rsidR="00000000" w:rsidRPr="00000000">
                      <w:rPr>
                        <w:rtl w:val="0"/>
                      </w:rPr>
                    </w:r>
                  </w:ins>
                </w:sdtContent>
              </w:sdt>
              <w:ins w:author="Anonymous" w:id="66" w:date="2026-09-22T03:03:20Z">
                <w:bookmarkStart w:colFirst="0" w:colLast="0" w:name="_heading=h.hjgulmkhq1s" w:id="937"/>
                <w:bookmarkEnd w:id="937"/>
              </w:ins>
            </w:sdtContent>
          </w:sdt>
        </w:p>
      </w:sdtContent>
    </w:sdt>
    <w:sdt>
      <w:sdtPr>
        <w:id w:val="-1512426592"/>
        <w:tag w:val="goog_rdk_3787"/>
      </w:sdtPr>
      <w:sdtContent>
        <w:p w:rsidR="00000000" w:rsidDel="00000000" w:rsidP="00000000" w:rsidRDefault="00000000" w:rsidRPr="00000000" w14:paraId="000004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9271614"/>
              <w:tag w:val="goog_rdk_3785"/>
            </w:sdtPr>
            <w:sdtContent>
              <w:ins w:author="Anonymous" w:id="66" w:date="2026-09-22T03:03:20Z"/>
              <w:sdt>
                <w:sdtPr>
                  <w:id w:val="1376601005"/>
                  <w:tag w:val="goog_rdk_3786"/>
                </w:sdtPr>
                <w:sdtContent>
                  <w:ins w:author="Anonymous" w:id="66" w:date="2026-09-22T03:03:20Z">
                    <w:r w:rsidDel="00000000" w:rsidR="00000000" w:rsidRPr="00000000">
                      <w:rPr>
                        <w:rtl w:val="0"/>
                      </w:rPr>
                    </w:r>
                  </w:ins>
                </w:sdtContent>
              </w:sdt>
              <w:ins w:author="Anonymous" w:id="66" w:date="2026-09-22T03:03:20Z">
                <w:bookmarkStart w:colFirst="0" w:colLast="0" w:name="_heading=h.jzxt2ial09hs" w:id="938"/>
                <w:bookmarkEnd w:id="938"/>
              </w:ins>
            </w:sdtContent>
          </w:sdt>
        </w:p>
      </w:sdtContent>
    </w:sdt>
    <w:sdt>
      <w:sdtPr>
        <w:id w:val="1225003542"/>
        <w:tag w:val="goog_rdk_3790"/>
      </w:sdtPr>
      <w:sdtContent>
        <w:p w:rsidR="00000000" w:rsidDel="00000000" w:rsidP="00000000" w:rsidRDefault="00000000" w:rsidRPr="00000000" w14:paraId="000004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3850795"/>
              <w:tag w:val="goog_rdk_3788"/>
            </w:sdtPr>
            <w:sdtContent>
              <w:ins w:author="Anonymous" w:id="66" w:date="2026-09-22T03:03:20Z"/>
              <w:sdt>
                <w:sdtPr>
                  <w:id w:val="2039743303"/>
                  <w:tag w:val="goog_rdk_3789"/>
                </w:sdtPr>
                <w:sdtContent>
                  <w:ins w:author="Anonymous" w:id="66" w:date="2026-09-22T03:03:20Z">
                    <w:r w:rsidDel="00000000" w:rsidR="00000000" w:rsidRPr="00000000">
                      <w:rPr>
                        <w:rtl w:val="0"/>
                      </w:rPr>
                    </w:r>
                  </w:ins>
                </w:sdtContent>
              </w:sdt>
              <w:ins w:author="Anonymous" w:id="66" w:date="2026-09-22T03:03:20Z">
                <w:bookmarkStart w:colFirst="0" w:colLast="0" w:name="_heading=h.di54y9412h1c" w:id="939"/>
                <w:bookmarkEnd w:id="939"/>
              </w:ins>
            </w:sdtContent>
          </w:sdt>
        </w:p>
      </w:sdtContent>
    </w:sdt>
    <w:sdt>
      <w:sdtPr>
        <w:id w:val="2066294179"/>
        <w:tag w:val="goog_rdk_3793"/>
      </w:sdtPr>
      <w:sdtContent>
        <w:p w:rsidR="00000000" w:rsidDel="00000000" w:rsidP="00000000" w:rsidRDefault="00000000" w:rsidRPr="00000000" w14:paraId="000004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1157118"/>
              <w:tag w:val="goog_rdk_3791"/>
            </w:sdtPr>
            <w:sdtContent>
              <w:ins w:author="Anonymous" w:id="66" w:date="2026-09-22T03:03:20Z"/>
              <w:sdt>
                <w:sdtPr>
                  <w:id w:val="-1432352399"/>
                  <w:tag w:val="goog_rdk_3792"/>
                </w:sdtPr>
                <w:sdtContent>
                  <w:ins w:author="Anonymous" w:id="66" w:date="2026-09-22T03:03:20Z">
                    <w:r w:rsidDel="00000000" w:rsidR="00000000" w:rsidRPr="00000000">
                      <w:rPr>
                        <w:rtl w:val="0"/>
                      </w:rPr>
                    </w:r>
                  </w:ins>
                </w:sdtContent>
              </w:sdt>
              <w:ins w:author="Anonymous" w:id="66" w:date="2026-09-22T03:03:20Z">
                <w:bookmarkStart w:colFirst="0" w:colLast="0" w:name="_heading=h.hlaottmgvxjn" w:id="940"/>
                <w:bookmarkEnd w:id="940"/>
              </w:ins>
            </w:sdtContent>
          </w:sdt>
        </w:p>
      </w:sdtContent>
    </w:sdt>
    <w:sdt>
      <w:sdtPr>
        <w:id w:val="-114727370"/>
        <w:tag w:val="goog_rdk_3796"/>
      </w:sdtPr>
      <w:sdtContent>
        <w:p w:rsidR="00000000" w:rsidDel="00000000" w:rsidP="00000000" w:rsidRDefault="00000000" w:rsidRPr="00000000" w14:paraId="000004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6364081"/>
              <w:tag w:val="goog_rdk_3794"/>
            </w:sdtPr>
            <w:sdtContent>
              <w:ins w:author="Anonymous" w:id="66" w:date="2026-09-22T03:03:20Z"/>
              <w:sdt>
                <w:sdtPr>
                  <w:id w:val="915007766"/>
                  <w:tag w:val="goog_rdk_3795"/>
                </w:sdtPr>
                <w:sdtContent>
                  <w:ins w:author="Anonymous" w:id="66" w:date="2026-09-22T03:03:20Z">
                    <w:r w:rsidDel="00000000" w:rsidR="00000000" w:rsidRPr="00000000">
                      <w:rPr>
                        <w:rtl w:val="0"/>
                      </w:rPr>
                    </w:r>
                  </w:ins>
                </w:sdtContent>
              </w:sdt>
              <w:ins w:author="Anonymous" w:id="66" w:date="2026-09-22T03:03:20Z">
                <w:bookmarkStart w:colFirst="0" w:colLast="0" w:name="_heading=h.qr9632lsoleg" w:id="941"/>
                <w:bookmarkEnd w:id="941"/>
              </w:ins>
            </w:sdtContent>
          </w:sdt>
        </w:p>
      </w:sdtContent>
    </w:sdt>
    <w:sdt>
      <w:sdtPr>
        <w:id w:val="-1216244701"/>
        <w:tag w:val="goog_rdk_3799"/>
      </w:sdtPr>
      <w:sdtContent>
        <w:p w:rsidR="00000000" w:rsidDel="00000000" w:rsidP="00000000" w:rsidRDefault="00000000" w:rsidRPr="00000000" w14:paraId="000004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546408"/>
              <w:tag w:val="goog_rdk_3797"/>
            </w:sdtPr>
            <w:sdtContent>
              <w:ins w:author="Anonymous" w:id="66" w:date="2026-09-22T03:03:20Z"/>
              <w:sdt>
                <w:sdtPr>
                  <w:id w:val="-995451913"/>
                  <w:tag w:val="goog_rdk_3798"/>
                </w:sdtPr>
                <w:sdtContent>
                  <w:ins w:author="Anonymous" w:id="66" w:date="2026-09-22T03:03:20Z">
                    <w:r w:rsidDel="00000000" w:rsidR="00000000" w:rsidRPr="00000000">
                      <w:rPr>
                        <w:rtl w:val="0"/>
                      </w:rPr>
                    </w:r>
                  </w:ins>
                </w:sdtContent>
              </w:sdt>
              <w:ins w:author="Anonymous" w:id="66" w:date="2026-09-22T03:03:20Z">
                <w:bookmarkStart w:colFirst="0" w:colLast="0" w:name="_heading=h.ev6vxtl0w5p8" w:id="942"/>
                <w:bookmarkEnd w:id="942"/>
              </w:ins>
            </w:sdtContent>
          </w:sdt>
        </w:p>
      </w:sdtContent>
    </w:sdt>
    <w:sdt>
      <w:sdtPr>
        <w:id w:val="76553150"/>
        <w:tag w:val="goog_rdk_3802"/>
      </w:sdtPr>
      <w:sdtContent>
        <w:p w:rsidR="00000000" w:rsidDel="00000000" w:rsidP="00000000" w:rsidRDefault="00000000" w:rsidRPr="00000000" w14:paraId="000004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0660410"/>
              <w:tag w:val="goog_rdk_3800"/>
            </w:sdtPr>
            <w:sdtContent>
              <w:ins w:author="Anonymous" w:id="66" w:date="2026-09-22T03:03:20Z"/>
              <w:sdt>
                <w:sdtPr>
                  <w:id w:val="120535638"/>
                  <w:tag w:val="goog_rdk_3801"/>
                </w:sdtPr>
                <w:sdtContent>
                  <w:ins w:author="Anonymous" w:id="66" w:date="2026-09-22T03:03:20Z">
                    <w:r w:rsidDel="00000000" w:rsidR="00000000" w:rsidRPr="00000000">
                      <w:rPr>
                        <w:rtl w:val="0"/>
                      </w:rPr>
                    </w:r>
                  </w:ins>
                </w:sdtContent>
              </w:sdt>
              <w:ins w:author="Anonymous" w:id="66" w:date="2026-09-22T03:03:20Z">
                <w:bookmarkStart w:colFirst="0" w:colLast="0" w:name="_heading=h.hn9qvje2s7kb" w:id="943"/>
                <w:bookmarkEnd w:id="943"/>
              </w:ins>
            </w:sdtContent>
          </w:sdt>
        </w:p>
      </w:sdtContent>
    </w:sdt>
    <w:sdt>
      <w:sdtPr>
        <w:id w:val="-123484552"/>
        <w:tag w:val="goog_rdk_3805"/>
      </w:sdtPr>
      <w:sdtContent>
        <w:p w:rsidR="00000000" w:rsidDel="00000000" w:rsidP="00000000" w:rsidRDefault="00000000" w:rsidRPr="00000000" w14:paraId="000004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2958027"/>
              <w:tag w:val="goog_rdk_3803"/>
            </w:sdtPr>
            <w:sdtContent>
              <w:ins w:author="Anonymous" w:id="66" w:date="2026-09-22T03:03:20Z"/>
              <w:sdt>
                <w:sdtPr>
                  <w:id w:val="-4618215"/>
                  <w:tag w:val="goog_rdk_3804"/>
                </w:sdtPr>
                <w:sdtContent>
                  <w:ins w:author="Anonymous" w:id="66" w:date="2026-09-22T03:03:20Z">
                    <w:r w:rsidDel="00000000" w:rsidR="00000000" w:rsidRPr="00000000">
                      <w:rPr>
                        <w:rtl w:val="0"/>
                      </w:rPr>
                    </w:r>
                  </w:ins>
                </w:sdtContent>
              </w:sdt>
              <w:ins w:author="Anonymous" w:id="66" w:date="2026-09-22T03:03:20Z">
                <w:bookmarkStart w:colFirst="0" w:colLast="0" w:name="_heading=h.vqrbjivlziip" w:id="944"/>
                <w:bookmarkEnd w:id="944"/>
              </w:ins>
            </w:sdtContent>
          </w:sdt>
        </w:p>
      </w:sdtContent>
    </w:sdt>
    <w:sdt>
      <w:sdtPr>
        <w:id w:val="1430142365"/>
        <w:tag w:val="goog_rdk_3808"/>
      </w:sdtPr>
      <w:sdtContent>
        <w:p w:rsidR="00000000" w:rsidDel="00000000" w:rsidP="00000000" w:rsidRDefault="00000000" w:rsidRPr="00000000" w14:paraId="000004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8194266"/>
              <w:tag w:val="goog_rdk_3806"/>
            </w:sdtPr>
            <w:sdtContent>
              <w:ins w:author="Anonymous" w:id="66" w:date="2026-09-22T03:03:20Z"/>
              <w:sdt>
                <w:sdtPr>
                  <w:id w:val="311905674"/>
                  <w:tag w:val="goog_rdk_3807"/>
                </w:sdtPr>
                <w:sdtContent>
                  <w:ins w:author="Anonymous" w:id="66" w:date="2026-09-22T03:03:20Z">
                    <w:r w:rsidDel="00000000" w:rsidR="00000000" w:rsidRPr="00000000">
                      <w:rPr>
                        <w:rtl w:val="0"/>
                      </w:rPr>
                    </w:r>
                  </w:ins>
                </w:sdtContent>
              </w:sdt>
              <w:ins w:author="Anonymous" w:id="66" w:date="2026-09-22T03:03:20Z">
                <w:bookmarkStart w:colFirst="0" w:colLast="0" w:name="_heading=h.x5tj0dvbldaa" w:id="945"/>
                <w:bookmarkEnd w:id="945"/>
              </w:ins>
            </w:sdtContent>
          </w:sdt>
        </w:p>
      </w:sdtContent>
    </w:sdt>
    <w:sdt>
      <w:sdtPr>
        <w:id w:val="-130785685"/>
        <w:tag w:val="goog_rdk_3811"/>
      </w:sdtPr>
      <w:sdtContent>
        <w:p w:rsidR="00000000" w:rsidDel="00000000" w:rsidP="00000000" w:rsidRDefault="00000000" w:rsidRPr="00000000" w14:paraId="000004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9097291"/>
              <w:tag w:val="goog_rdk_3809"/>
            </w:sdtPr>
            <w:sdtContent>
              <w:ins w:author="Anonymous" w:id="66" w:date="2026-09-22T03:03:20Z"/>
              <w:sdt>
                <w:sdtPr>
                  <w:id w:val="1989837481"/>
                  <w:tag w:val="goog_rdk_3810"/>
                </w:sdtPr>
                <w:sdtContent>
                  <w:ins w:author="Anonymous" w:id="66" w:date="2026-09-22T03:03:20Z">
                    <w:r w:rsidDel="00000000" w:rsidR="00000000" w:rsidRPr="00000000">
                      <w:rPr>
                        <w:rtl w:val="0"/>
                      </w:rPr>
                    </w:r>
                  </w:ins>
                </w:sdtContent>
              </w:sdt>
              <w:ins w:author="Anonymous" w:id="66" w:date="2026-09-22T03:03:20Z">
                <w:bookmarkStart w:colFirst="0" w:colLast="0" w:name="_heading=h.2xj7ks1g9pzi" w:id="946"/>
                <w:bookmarkEnd w:id="946"/>
              </w:ins>
            </w:sdtContent>
          </w:sdt>
        </w:p>
      </w:sdtContent>
    </w:sdt>
    <w:sdt>
      <w:sdtPr>
        <w:id w:val="848714263"/>
        <w:tag w:val="goog_rdk_3814"/>
      </w:sdtPr>
      <w:sdtContent>
        <w:p w:rsidR="00000000" w:rsidDel="00000000" w:rsidP="00000000" w:rsidRDefault="00000000" w:rsidRPr="00000000" w14:paraId="000004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2023746"/>
              <w:tag w:val="goog_rdk_3812"/>
            </w:sdtPr>
            <w:sdtContent>
              <w:ins w:author="Anonymous" w:id="66" w:date="2026-09-22T03:03:20Z"/>
              <w:sdt>
                <w:sdtPr>
                  <w:id w:val="-2032383777"/>
                  <w:tag w:val="goog_rdk_3813"/>
                </w:sdtPr>
                <w:sdtContent>
                  <w:ins w:author="Anonymous" w:id="66" w:date="2026-09-22T03:03:20Z">
                    <w:r w:rsidDel="00000000" w:rsidR="00000000" w:rsidRPr="00000000">
                      <w:rPr>
                        <w:rtl w:val="0"/>
                      </w:rPr>
                    </w:r>
                  </w:ins>
                </w:sdtContent>
              </w:sdt>
              <w:ins w:author="Anonymous" w:id="66" w:date="2026-09-22T03:03:20Z">
                <w:bookmarkStart w:colFirst="0" w:colLast="0" w:name="_heading=h.9ysechyona70" w:id="947"/>
                <w:bookmarkEnd w:id="947"/>
              </w:ins>
            </w:sdtContent>
          </w:sdt>
        </w:p>
      </w:sdtContent>
    </w:sdt>
    <w:sdt>
      <w:sdtPr>
        <w:id w:val="-1500927402"/>
        <w:tag w:val="goog_rdk_3817"/>
      </w:sdtPr>
      <w:sdtContent>
        <w:p w:rsidR="00000000" w:rsidDel="00000000" w:rsidP="00000000" w:rsidRDefault="00000000" w:rsidRPr="00000000" w14:paraId="000004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5349215"/>
              <w:tag w:val="goog_rdk_3815"/>
            </w:sdtPr>
            <w:sdtContent>
              <w:ins w:author="Anonymous" w:id="66" w:date="2026-09-22T03:03:20Z"/>
              <w:sdt>
                <w:sdtPr>
                  <w:id w:val="452245136"/>
                  <w:tag w:val="goog_rdk_3816"/>
                </w:sdtPr>
                <w:sdtContent>
                  <w:ins w:author="Anonymous" w:id="66" w:date="2026-09-22T03:03:20Z">
                    <w:r w:rsidDel="00000000" w:rsidR="00000000" w:rsidRPr="00000000">
                      <w:rPr>
                        <w:rtl w:val="0"/>
                      </w:rPr>
                    </w:r>
                  </w:ins>
                </w:sdtContent>
              </w:sdt>
              <w:ins w:author="Anonymous" w:id="66" w:date="2026-09-22T03:03:20Z">
                <w:bookmarkStart w:colFirst="0" w:colLast="0" w:name="_heading=h.x95a8lidhc83" w:id="948"/>
                <w:bookmarkEnd w:id="948"/>
              </w:ins>
            </w:sdtContent>
          </w:sdt>
        </w:p>
      </w:sdtContent>
    </w:sdt>
    <w:sdt>
      <w:sdtPr>
        <w:id w:val="-897658137"/>
        <w:tag w:val="goog_rdk_3820"/>
      </w:sdtPr>
      <w:sdtContent>
        <w:p w:rsidR="00000000" w:rsidDel="00000000" w:rsidP="00000000" w:rsidRDefault="00000000" w:rsidRPr="00000000" w14:paraId="000004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0398811"/>
              <w:tag w:val="goog_rdk_3818"/>
            </w:sdtPr>
            <w:sdtContent>
              <w:ins w:author="Anonymous" w:id="66" w:date="2026-09-22T03:03:20Z"/>
              <w:sdt>
                <w:sdtPr>
                  <w:id w:val="1366388983"/>
                  <w:tag w:val="goog_rdk_3819"/>
                </w:sdtPr>
                <w:sdtContent>
                  <w:ins w:author="Anonymous" w:id="66" w:date="2026-09-22T03:03:20Z">
                    <w:r w:rsidDel="00000000" w:rsidR="00000000" w:rsidRPr="00000000">
                      <w:rPr>
                        <w:rtl w:val="0"/>
                      </w:rPr>
                    </w:r>
                  </w:ins>
                </w:sdtContent>
              </w:sdt>
              <w:ins w:author="Anonymous" w:id="66" w:date="2026-09-22T03:03:20Z">
                <w:bookmarkStart w:colFirst="0" w:colLast="0" w:name="_heading=h.wqiagfuw0z99" w:id="949"/>
                <w:bookmarkEnd w:id="949"/>
              </w:ins>
            </w:sdtContent>
          </w:sdt>
        </w:p>
      </w:sdtContent>
    </w:sdt>
    <w:sdt>
      <w:sdtPr>
        <w:id w:val="-747834506"/>
        <w:tag w:val="goog_rdk_3823"/>
      </w:sdtPr>
      <w:sdtContent>
        <w:p w:rsidR="00000000" w:rsidDel="00000000" w:rsidP="00000000" w:rsidRDefault="00000000" w:rsidRPr="00000000" w14:paraId="000005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1827264"/>
              <w:tag w:val="goog_rdk_3821"/>
            </w:sdtPr>
            <w:sdtContent>
              <w:ins w:author="Anonymous" w:id="66" w:date="2026-09-22T03:03:20Z"/>
              <w:sdt>
                <w:sdtPr>
                  <w:id w:val="664082054"/>
                  <w:tag w:val="goog_rdk_3822"/>
                </w:sdtPr>
                <w:sdtContent>
                  <w:ins w:author="Anonymous" w:id="66" w:date="2026-09-22T03:03:20Z">
                    <w:r w:rsidDel="00000000" w:rsidR="00000000" w:rsidRPr="00000000">
                      <w:rPr>
                        <w:rtl w:val="0"/>
                      </w:rPr>
                    </w:r>
                  </w:ins>
                </w:sdtContent>
              </w:sdt>
              <w:ins w:author="Anonymous" w:id="66" w:date="2026-09-22T03:03:20Z">
                <w:bookmarkStart w:colFirst="0" w:colLast="0" w:name="_heading=h.x0lcxxwujanz" w:id="950"/>
                <w:bookmarkEnd w:id="950"/>
              </w:ins>
            </w:sdtContent>
          </w:sdt>
        </w:p>
      </w:sdtContent>
    </w:sdt>
    <w:sdt>
      <w:sdtPr>
        <w:id w:val="-1828901905"/>
        <w:tag w:val="goog_rdk_3826"/>
      </w:sdtPr>
      <w:sdtContent>
        <w:p w:rsidR="00000000" w:rsidDel="00000000" w:rsidP="00000000" w:rsidRDefault="00000000" w:rsidRPr="00000000" w14:paraId="000005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3963123"/>
              <w:tag w:val="goog_rdk_3824"/>
            </w:sdtPr>
            <w:sdtContent>
              <w:ins w:author="Anonymous" w:id="66" w:date="2026-09-22T03:03:20Z"/>
              <w:sdt>
                <w:sdtPr>
                  <w:id w:val="-794199439"/>
                  <w:tag w:val="goog_rdk_3825"/>
                </w:sdtPr>
                <w:sdtContent>
                  <w:ins w:author="Anonymous" w:id="66" w:date="2026-09-22T03:03:20Z">
                    <w:r w:rsidDel="00000000" w:rsidR="00000000" w:rsidRPr="00000000">
                      <w:rPr>
                        <w:rtl w:val="0"/>
                      </w:rPr>
                    </w:r>
                  </w:ins>
                </w:sdtContent>
              </w:sdt>
              <w:ins w:author="Anonymous" w:id="66" w:date="2026-09-22T03:03:20Z">
                <w:bookmarkStart w:colFirst="0" w:colLast="0" w:name="_heading=h.wvw94shio67v" w:id="951"/>
                <w:bookmarkEnd w:id="951"/>
              </w:ins>
            </w:sdtContent>
          </w:sdt>
        </w:p>
      </w:sdtContent>
    </w:sdt>
    <w:sdt>
      <w:sdtPr>
        <w:id w:val="-909128278"/>
        <w:tag w:val="goog_rdk_3829"/>
      </w:sdtPr>
      <w:sdtContent>
        <w:p w:rsidR="00000000" w:rsidDel="00000000" w:rsidP="00000000" w:rsidRDefault="00000000" w:rsidRPr="00000000" w14:paraId="000005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8413653"/>
              <w:tag w:val="goog_rdk_3827"/>
            </w:sdtPr>
            <w:sdtContent>
              <w:ins w:author="Anonymous" w:id="66" w:date="2026-09-22T03:03:20Z"/>
              <w:sdt>
                <w:sdtPr>
                  <w:id w:val="-26301193"/>
                  <w:tag w:val="goog_rdk_3828"/>
                </w:sdtPr>
                <w:sdtContent>
                  <w:ins w:author="Anonymous" w:id="66" w:date="2026-09-22T03:03:20Z">
                    <w:r w:rsidDel="00000000" w:rsidR="00000000" w:rsidRPr="00000000">
                      <w:rPr>
                        <w:rtl w:val="0"/>
                      </w:rPr>
                    </w:r>
                  </w:ins>
                </w:sdtContent>
              </w:sdt>
              <w:ins w:author="Anonymous" w:id="66" w:date="2026-09-22T03:03:20Z">
                <w:bookmarkStart w:colFirst="0" w:colLast="0" w:name="_heading=h.gker82jh8on0" w:id="952"/>
                <w:bookmarkEnd w:id="952"/>
              </w:ins>
            </w:sdtContent>
          </w:sdt>
        </w:p>
      </w:sdtContent>
    </w:sdt>
    <w:sdt>
      <w:sdtPr>
        <w:id w:val="-1991942761"/>
        <w:tag w:val="goog_rdk_3832"/>
      </w:sdtPr>
      <w:sdtContent>
        <w:p w:rsidR="00000000" w:rsidDel="00000000" w:rsidP="00000000" w:rsidRDefault="00000000" w:rsidRPr="00000000" w14:paraId="000005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3002876"/>
              <w:tag w:val="goog_rdk_3830"/>
            </w:sdtPr>
            <w:sdtContent>
              <w:ins w:author="Anonymous" w:id="66" w:date="2026-09-22T03:03:20Z"/>
              <w:sdt>
                <w:sdtPr>
                  <w:id w:val="863033491"/>
                  <w:tag w:val="goog_rdk_3831"/>
                </w:sdtPr>
                <w:sdtContent>
                  <w:ins w:author="Anonymous" w:id="66" w:date="2026-09-22T03:03:20Z">
                    <w:r w:rsidDel="00000000" w:rsidR="00000000" w:rsidRPr="00000000">
                      <w:rPr>
                        <w:rtl w:val="0"/>
                      </w:rPr>
                    </w:r>
                  </w:ins>
                </w:sdtContent>
              </w:sdt>
              <w:ins w:author="Anonymous" w:id="66" w:date="2026-09-22T03:03:20Z">
                <w:bookmarkStart w:colFirst="0" w:colLast="0" w:name="_heading=h.lugkyus2xdss" w:id="953"/>
                <w:bookmarkEnd w:id="953"/>
              </w:ins>
            </w:sdtContent>
          </w:sdt>
        </w:p>
      </w:sdtContent>
    </w:sdt>
    <w:sdt>
      <w:sdtPr>
        <w:id w:val="-2089457559"/>
        <w:tag w:val="goog_rdk_3835"/>
      </w:sdtPr>
      <w:sdtContent>
        <w:p w:rsidR="00000000" w:rsidDel="00000000" w:rsidP="00000000" w:rsidRDefault="00000000" w:rsidRPr="00000000" w14:paraId="000005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6659257"/>
              <w:tag w:val="goog_rdk_3833"/>
            </w:sdtPr>
            <w:sdtContent>
              <w:ins w:author="Anonymous" w:id="66" w:date="2026-09-22T03:03:20Z"/>
              <w:sdt>
                <w:sdtPr>
                  <w:id w:val="-951129447"/>
                  <w:tag w:val="goog_rdk_3834"/>
                </w:sdtPr>
                <w:sdtContent>
                  <w:ins w:author="Anonymous" w:id="66" w:date="2026-09-22T03:03:20Z">
                    <w:r w:rsidDel="00000000" w:rsidR="00000000" w:rsidRPr="00000000">
                      <w:rPr>
                        <w:rtl w:val="0"/>
                      </w:rPr>
                    </w:r>
                  </w:ins>
                </w:sdtContent>
              </w:sdt>
              <w:ins w:author="Anonymous" w:id="66" w:date="2026-09-22T03:03:20Z">
                <w:bookmarkStart w:colFirst="0" w:colLast="0" w:name="_heading=h.4a9cz5azaiwd" w:id="954"/>
                <w:bookmarkEnd w:id="954"/>
              </w:ins>
            </w:sdtContent>
          </w:sdt>
        </w:p>
      </w:sdtContent>
    </w:sdt>
    <w:sdt>
      <w:sdtPr>
        <w:id w:val="-1824709928"/>
        <w:tag w:val="goog_rdk_3838"/>
      </w:sdtPr>
      <w:sdtContent>
        <w:p w:rsidR="00000000" w:rsidDel="00000000" w:rsidP="00000000" w:rsidRDefault="00000000" w:rsidRPr="00000000" w14:paraId="000005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9111563"/>
              <w:tag w:val="goog_rdk_3836"/>
            </w:sdtPr>
            <w:sdtContent>
              <w:ins w:author="Anonymous" w:id="66" w:date="2026-09-22T03:03:20Z"/>
              <w:sdt>
                <w:sdtPr>
                  <w:id w:val="2084310693"/>
                  <w:tag w:val="goog_rdk_3837"/>
                </w:sdtPr>
                <w:sdtContent>
                  <w:ins w:author="Anonymous" w:id="66" w:date="2026-09-22T03:03:20Z">
                    <w:r w:rsidDel="00000000" w:rsidR="00000000" w:rsidRPr="00000000">
                      <w:rPr>
                        <w:rtl w:val="0"/>
                      </w:rPr>
                    </w:r>
                  </w:ins>
                </w:sdtContent>
              </w:sdt>
              <w:ins w:author="Anonymous" w:id="66" w:date="2026-09-22T03:03:20Z">
                <w:bookmarkStart w:colFirst="0" w:colLast="0" w:name="_heading=h.5236rw6nwq15" w:id="955"/>
                <w:bookmarkEnd w:id="955"/>
              </w:ins>
            </w:sdtContent>
          </w:sdt>
        </w:p>
      </w:sdtContent>
    </w:sdt>
    <w:sdt>
      <w:sdtPr>
        <w:id w:val="1502600848"/>
        <w:tag w:val="goog_rdk_3841"/>
      </w:sdtPr>
      <w:sdtContent>
        <w:p w:rsidR="00000000" w:rsidDel="00000000" w:rsidP="00000000" w:rsidRDefault="00000000" w:rsidRPr="00000000" w14:paraId="000005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3149330"/>
              <w:tag w:val="goog_rdk_3839"/>
            </w:sdtPr>
            <w:sdtContent>
              <w:ins w:author="Anonymous" w:id="66" w:date="2026-09-22T03:03:20Z"/>
              <w:sdt>
                <w:sdtPr>
                  <w:id w:val="1682307084"/>
                  <w:tag w:val="goog_rdk_3840"/>
                </w:sdtPr>
                <w:sdtContent>
                  <w:ins w:author="Anonymous" w:id="66" w:date="2026-09-22T03:03:20Z">
                    <w:r w:rsidDel="00000000" w:rsidR="00000000" w:rsidRPr="00000000">
                      <w:rPr>
                        <w:rtl w:val="0"/>
                      </w:rPr>
                    </w:r>
                  </w:ins>
                </w:sdtContent>
              </w:sdt>
              <w:ins w:author="Anonymous" w:id="66" w:date="2026-09-22T03:03:20Z">
                <w:bookmarkStart w:colFirst="0" w:colLast="0" w:name="_heading=h.ejk8nrbv3zfz" w:id="956"/>
                <w:bookmarkEnd w:id="956"/>
              </w:ins>
            </w:sdtContent>
          </w:sdt>
        </w:p>
      </w:sdtContent>
    </w:sdt>
    <w:sdt>
      <w:sdtPr>
        <w:id w:val="-2005710224"/>
        <w:tag w:val="goog_rdk_3844"/>
      </w:sdtPr>
      <w:sdtContent>
        <w:p w:rsidR="00000000" w:rsidDel="00000000" w:rsidP="00000000" w:rsidRDefault="00000000" w:rsidRPr="00000000" w14:paraId="000005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0190059"/>
              <w:tag w:val="goog_rdk_3842"/>
            </w:sdtPr>
            <w:sdtContent>
              <w:ins w:author="Anonymous" w:id="66" w:date="2026-09-22T03:03:20Z"/>
              <w:sdt>
                <w:sdtPr>
                  <w:id w:val="1546255896"/>
                  <w:tag w:val="goog_rdk_3843"/>
                </w:sdtPr>
                <w:sdtContent>
                  <w:ins w:author="Anonymous" w:id="66" w:date="2026-09-22T03:03:20Z">
                    <w:r w:rsidDel="00000000" w:rsidR="00000000" w:rsidRPr="00000000">
                      <w:rPr>
                        <w:rtl w:val="0"/>
                      </w:rPr>
                    </w:r>
                  </w:ins>
                </w:sdtContent>
              </w:sdt>
              <w:ins w:author="Anonymous" w:id="66" w:date="2026-09-22T03:03:20Z">
                <w:bookmarkStart w:colFirst="0" w:colLast="0" w:name="_heading=h.8mieb092rsb1" w:id="957"/>
                <w:bookmarkEnd w:id="957"/>
              </w:ins>
            </w:sdtContent>
          </w:sdt>
        </w:p>
      </w:sdtContent>
    </w:sdt>
    <w:sdt>
      <w:sdtPr>
        <w:id w:val="1464960588"/>
        <w:tag w:val="goog_rdk_3847"/>
      </w:sdtPr>
      <w:sdtContent>
        <w:p w:rsidR="00000000" w:rsidDel="00000000" w:rsidP="00000000" w:rsidRDefault="00000000" w:rsidRPr="00000000" w14:paraId="000005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4516949"/>
              <w:tag w:val="goog_rdk_3845"/>
            </w:sdtPr>
            <w:sdtContent>
              <w:ins w:author="Anonymous" w:id="66" w:date="2026-09-22T03:03:20Z"/>
              <w:sdt>
                <w:sdtPr>
                  <w:id w:val="-1866267329"/>
                  <w:tag w:val="goog_rdk_3846"/>
                </w:sdtPr>
                <w:sdtContent>
                  <w:ins w:author="Anonymous" w:id="66" w:date="2026-09-22T03:03:20Z">
                    <w:r w:rsidDel="00000000" w:rsidR="00000000" w:rsidRPr="00000000">
                      <w:rPr>
                        <w:rtl w:val="0"/>
                      </w:rPr>
                    </w:r>
                  </w:ins>
                </w:sdtContent>
              </w:sdt>
              <w:ins w:author="Anonymous" w:id="66" w:date="2026-09-22T03:03:20Z">
                <w:bookmarkStart w:colFirst="0" w:colLast="0" w:name="_heading=h.cbzv8k2sb6w1" w:id="958"/>
                <w:bookmarkEnd w:id="958"/>
              </w:ins>
            </w:sdtContent>
          </w:sdt>
        </w:p>
      </w:sdtContent>
    </w:sdt>
    <w:sdt>
      <w:sdtPr>
        <w:id w:val="-1484061338"/>
        <w:tag w:val="goog_rdk_3850"/>
      </w:sdtPr>
      <w:sdtContent>
        <w:p w:rsidR="00000000" w:rsidDel="00000000" w:rsidP="00000000" w:rsidRDefault="00000000" w:rsidRPr="00000000" w14:paraId="000005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4963962"/>
              <w:tag w:val="goog_rdk_3848"/>
            </w:sdtPr>
            <w:sdtContent>
              <w:ins w:author="Anonymous" w:id="66" w:date="2026-09-22T03:03:20Z"/>
              <w:sdt>
                <w:sdtPr>
                  <w:id w:val="1532639532"/>
                  <w:tag w:val="goog_rdk_3849"/>
                </w:sdtPr>
                <w:sdtContent>
                  <w:ins w:author="Anonymous" w:id="66" w:date="2026-09-22T03:03:20Z">
                    <w:r w:rsidDel="00000000" w:rsidR="00000000" w:rsidRPr="00000000">
                      <w:rPr>
                        <w:rtl w:val="0"/>
                      </w:rPr>
                    </w:r>
                  </w:ins>
                </w:sdtContent>
              </w:sdt>
              <w:ins w:author="Anonymous" w:id="66" w:date="2026-09-22T03:03:20Z">
                <w:bookmarkStart w:colFirst="0" w:colLast="0" w:name="_heading=h.l1qn891a227c" w:id="959"/>
                <w:bookmarkEnd w:id="959"/>
              </w:ins>
            </w:sdtContent>
          </w:sdt>
        </w:p>
      </w:sdtContent>
    </w:sdt>
    <w:sdt>
      <w:sdtPr>
        <w:id w:val="-1821228811"/>
        <w:tag w:val="goog_rdk_3853"/>
      </w:sdtPr>
      <w:sdtContent>
        <w:p w:rsidR="00000000" w:rsidDel="00000000" w:rsidP="00000000" w:rsidRDefault="00000000" w:rsidRPr="00000000" w14:paraId="000005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8608883"/>
              <w:tag w:val="goog_rdk_3851"/>
            </w:sdtPr>
            <w:sdtContent>
              <w:ins w:author="Anonymous" w:id="66" w:date="2026-09-22T03:03:20Z"/>
              <w:sdt>
                <w:sdtPr>
                  <w:id w:val="1080334508"/>
                  <w:tag w:val="goog_rdk_3852"/>
                </w:sdtPr>
                <w:sdtContent>
                  <w:ins w:author="Anonymous" w:id="66" w:date="2026-09-22T03:03:20Z">
                    <w:r w:rsidDel="00000000" w:rsidR="00000000" w:rsidRPr="00000000">
                      <w:rPr>
                        <w:rtl w:val="0"/>
                      </w:rPr>
                    </w:r>
                  </w:ins>
                </w:sdtContent>
              </w:sdt>
              <w:ins w:author="Anonymous" w:id="66" w:date="2026-09-22T03:03:20Z">
                <w:bookmarkStart w:colFirst="0" w:colLast="0" w:name="_heading=h.z99rtxgn1o5l" w:id="960"/>
                <w:bookmarkEnd w:id="960"/>
              </w:ins>
            </w:sdtContent>
          </w:sdt>
        </w:p>
      </w:sdtContent>
    </w:sdt>
    <w:sdt>
      <w:sdtPr>
        <w:id w:val="2098936123"/>
        <w:tag w:val="goog_rdk_3856"/>
      </w:sdtPr>
      <w:sdtContent>
        <w:p w:rsidR="00000000" w:rsidDel="00000000" w:rsidP="00000000" w:rsidRDefault="00000000" w:rsidRPr="00000000" w14:paraId="000005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5901796"/>
              <w:tag w:val="goog_rdk_3854"/>
            </w:sdtPr>
            <w:sdtContent>
              <w:ins w:author="Anonymous" w:id="66" w:date="2026-09-22T03:03:20Z"/>
              <w:sdt>
                <w:sdtPr>
                  <w:id w:val="58150840"/>
                  <w:tag w:val="goog_rdk_3855"/>
                </w:sdtPr>
                <w:sdtContent>
                  <w:ins w:author="Anonymous" w:id="66" w:date="2026-09-22T03:03:20Z">
                    <w:r w:rsidDel="00000000" w:rsidR="00000000" w:rsidRPr="00000000">
                      <w:rPr>
                        <w:rtl w:val="0"/>
                      </w:rPr>
                    </w:r>
                  </w:ins>
                </w:sdtContent>
              </w:sdt>
              <w:ins w:author="Anonymous" w:id="66" w:date="2026-09-22T03:03:20Z">
                <w:bookmarkStart w:colFirst="0" w:colLast="0" w:name="_heading=h.yjjkqrr3cg1h" w:id="961"/>
                <w:bookmarkEnd w:id="961"/>
              </w:ins>
            </w:sdtContent>
          </w:sdt>
        </w:p>
      </w:sdtContent>
    </w:sdt>
    <w:sdt>
      <w:sdtPr>
        <w:id w:val="900254356"/>
        <w:tag w:val="goog_rdk_3859"/>
      </w:sdtPr>
      <w:sdtContent>
        <w:p w:rsidR="00000000" w:rsidDel="00000000" w:rsidP="00000000" w:rsidRDefault="00000000" w:rsidRPr="00000000" w14:paraId="000005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5420338"/>
              <w:tag w:val="goog_rdk_3857"/>
            </w:sdtPr>
            <w:sdtContent>
              <w:ins w:author="Anonymous" w:id="66" w:date="2026-09-22T03:03:20Z"/>
              <w:sdt>
                <w:sdtPr>
                  <w:id w:val="-1837309751"/>
                  <w:tag w:val="goog_rdk_3858"/>
                </w:sdtPr>
                <w:sdtContent>
                  <w:ins w:author="Anonymous" w:id="66" w:date="2026-09-22T03:03:20Z">
                    <w:r w:rsidDel="00000000" w:rsidR="00000000" w:rsidRPr="00000000">
                      <w:rPr>
                        <w:rtl w:val="0"/>
                      </w:rPr>
                    </w:r>
                  </w:ins>
                </w:sdtContent>
              </w:sdt>
              <w:ins w:author="Anonymous" w:id="66" w:date="2026-09-22T03:03:20Z">
                <w:bookmarkStart w:colFirst="0" w:colLast="0" w:name="_heading=h.xdjkctcir9t" w:id="962"/>
                <w:bookmarkEnd w:id="962"/>
              </w:ins>
            </w:sdtContent>
          </w:sdt>
        </w:p>
      </w:sdtContent>
    </w:sdt>
    <w:sdt>
      <w:sdtPr>
        <w:id w:val="-2130588268"/>
        <w:tag w:val="goog_rdk_3862"/>
      </w:sdtPr>
      <w:sdtContent>
        <w:p w:rsidR="00000000" w:rsidDel="00000000" w:rsidP="00000000" w:rsidRDefault="00000000" w:rsidRPr="00000000" w14:paraId="000005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718638"/>
              <w:tag w:val="goog_rdk_3860"/>
            </w:sdtPr>
            <w:sdtContent>
              <w:ins w:author="Anonymous" w:id="66" w:date="2026-09-22T03:03:20Z"/>
              <w:sdt>
                <w:sdtPr>
                  <w:id w:val="24453552"/>
                  <w:tag w:val="goog_rdk_3861"/>
                </w:sdtPr>
                <w:sdtContent>
                  <w:ins w:author="Anonymous" w:id="66" w:date="2026-09-22T03:03:20Z">
                    <w:r w:rsidDel="00000000" w:rsidR="00000000" w:rsidRPr="00000000">
                      <w:rPr>
                        <w:rtl w:val="0"/>
                      </w:rPr>
                    </w:r>
                  </w:ins>
                </w:sdtContent>
              </w:sdt>
              <w:ins w:author="Anonymous" w:id="66" w:date="2026-09-22T03:03:20Z">
                <w:bookmarkStart w:colFirst="0" w:colLast="0" w:name="_heading=h.xo4omkh18g6v" w:id="963"/>
                <w:bookmarkEnd w:id="963"/>
              </w:ins>
            </w:sdtContent>
          </w:sdt>
        </w:p>
      </w:sdtContent>
    </w:sdt>
    <w:sdt>
      <w:sdtPr>
        <w:id w:val="219679601"/>
        <w:tag w:val="goog_rdk_3865"/>
      </w:sdtPr>
      <w:sdtContent>
        <w:p w:rsidR="00000000" w:rsidDel="00000000" w:rsidP="00000000" w:rsidRDefault="00000000" w:rsidRPr="00000000" w14:paraId="000005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1529228"/>
              <w:tag w:val="goog_rdk_3863"/>
            </w:sdtPr>
            <w:sdtContent>
              <w:ins w:author="Anonymous" w:id="66" w:date="2026-09-22T03:03:20Z"/>
              <w:sdt>
                <w:sdtPr>
                  <w:id w:val="-280362146"/>
                  <w:tag w:val="goog_rdk_3864"/>
                </w:sdtPr>
                <w:sdtContent>
                  <w:ins w:author="Anonymous" w:id="66" w:date="2026-09-22T03:03:20Z">
                    <w:r w:rsidDel="00000000" w:rsidR="00000000" w:rsidRPr="00000000">
                      <w:rPr>
                        <w:rtl w:val="0"/>
                      </w:rPr>
                    </w:r>
                  </w:ins>
                </w:sdtContent>
              </w:sdt>
              <w:ins w:author="Anonymous" w:id="66" w:date="2026-09-22T03:03:20Z">
                <w:bookmarkStart w:colFirst="0" w:colLast="0" w:name="_heading=h.grt77k6gssz3" w:id="964"/>
                <w:bookmarkEnd w:id="964"/>
              </w:ins>
            </w:sdtContent>
          </w:sdt>
        </w:p>
      </w:sdtContent>
    </w:sdt>
    <w:sdt>
      <w:sdtPr>
        <w:id w:val="-282395086"/>
        <w:tag w:val="goog_rdk_3868"/>
      </w:sdtPr>
      <w:sdtContent>
        <w:p w:rsidR="00000000" w:rsidDel="00000000" w:rsidP="00000000" w:rsidRDefault="00000000" w:rsidRPr="00000000" w14:paraId="000005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5175284"/>
              <w:tag w:val="goog_rdk_3866"/>
            </w:sdtPr>
            <w:sdtContent>
              <w:ins w:author="Anonymous" w:id="66" w:date="2026-09-22T03:03:20Z"/>
              <w:sdt>
                <w:sdtPr>
                  <w:id w:val="1937976907"/>
                  <w:tag w:val="goog_rdk_3867"/>
                </w:sdtPr>
                <w:sdtContent>
                  <w:ins w:author="Anonymous" w:id="66" w:date="2026-09-22T03:03:20Z">
                    <w:r w:rsidDel="00000000" w:rsidR="00000000" w:rsidRPr="00000000">
                      <w:rPr>
                        <w:rtl w:val="0"/>
                      </w:rPr>
                    </w:r>
                  </w:ins>
                </w:sdtContent>
              </w:sdt>
              <w:ins w:author="Anonymous" w:id="66" w:date="2026-09-22T03:03:20Z">
                <w:bookmarkStart w:colFirst="0" w:colLast="0" w:name="_heading=h.vrp6g4233nu9" w:id="965"/>
                <w:bookmarkEnd w:id="965"/>
              </w:ins>
            </w:sdtContent>
          </w:sdt>
        </w:p>
      </w:sdtContent>
    </w:sdt>
    <w:sdt>
      <w:sdtPr>
        <w:id w:val="-592419279"/>
        <w:tag w:val="goog_rdk_3871"/>
      </w:sdtPr>
      <w:sdtContent>
        <w:p w:rsidR="00000000" w:rsidDel="00000000" w:rsidP="00000000" w:rsidRDefault="00000000" w:rsidRPr="00000000" w14:paraId="000005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3832928"/>
              <w:tag w:val="goog_rdk_3869"/>
            </w:sdtPr>
            <w:sdtContent>
              <w:ins w:author="Anonymous" w:id="66" w:date="2026-09-22T03:03:20Z"/>
              <w:sdt>
                <w:sdtPr>
                  <w:id w:val="602041493"/>
                  <w:tag w:val="goog_rdk_3870"/>
                </w:sdtPr>
                <w:sdtContent>
                  <w:ins w:author="Anonymous" w:id="66" w:date="2026-09-22T03:03:20Z">
                    <w:r w:rsidDel="00000000" w:rsidR="00000000" w:rsidRPr="00000000">
                      <w:rPr>
                        <w:rtl w:val="0"/>
                      </w:rPr>
                    </w:r>
                  </w:ins>
                </w:sdtContent>
              </w:sdt>
              <w:ins w:author="Anonymous" w:id="66" w:date="2026-09-22T03:03:20Z">
                <w:bookmarkStart w:colFirst="0" w:colLast="0" w:name="_heading=h.men2508gd51j" w:id="966"/>
                <w:bookmarkEnd w:id="966"/>
              </w:ins>
            </w:sdtContent>
          </w:sdt>
        </w:p>
      </w:sdtContent>
    </w:sdt>
    <w:sdt>
      <w:sdtPr>
        <w:id w:val="-1597199963"/>
        <w:tag w:val="goog_rdk_3874"/>
      </w:sdtPr>
      <w:sdtContent>
        <w:p w:rsidR="00000000" w:rsidDel="00000000" w:rsidP="00000000" w:rsidRDefault="00000000" w:rsidRPr="00000000" w14:paraId="000005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645094"/>
              <w:tag w:val="goog_rdk_3872"/>
            </w:sdtPr>
            <w:sdtContent>
              <w:ins w:author="Anonymous" w:id="66" w:date="2026-09-22T03:03:20Z"/>
              <w:sdt>
                <w:sdtPr>
                  <w:id w:val="-667753525"/>
                  <w:tag w:val="goog_rdk_3873"/>
                </w:sdtPr>
                <w:sdtContent>
                  <w:ins w:author="Anonymous" w:id="66" w:date="2026-09-22T03:03:20Z">
                    <w:r w:rsidDel="00000000" w:rsidR="00000000" w:rsidRPr="00000000">
                      <w:rPr>
                        <w:rtl w:val="0"/>
                      </w:rPr>
                    </w:r>
                  </w:ins>
                </w:sdtContent>
              </w:sdt>
              <w:ins w:author="Anonymous" w:id="66" w:date="2026-09-22T03:03:20Z">
                <w:bookmarkStart w:colFirst="0" w:colLast="0" w:name="_heading=h.on8kmqfoeq4y" w:id="967"/>
                <w:bookmarkEnd w:id="967"/>
              </w:ins>
            </w:sdtContent>
          </w:sdt>
        </w:p>
      </w:sdtContent>
    </w:sdt>
    <w:sdt>
      <w:sdtPr>
        <w:id w:val="-1031468747"/>
        <w:tag w:val="goog_rdk_3877"/>
      </w:sdtPr>
      <w:sdtContent>
        <w:p w:rsidR="00000000" w:rsidDel="00000000" w:rsidP="00000000" w:rsidRDefault="00000000" w:rsidRPr="00000000" w14:paraId="000005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8323068"/>
              <w:tag w:val="goog_rdk_3875"/>
            </w:sdtPr>
            <w:sdtContent>
              <w:ins w:author="Anonymous" w:id="66" w:date="2026-09-22T03:03:20Z"/>
              <w:sdt>
                <w:sdtPr>
                  <w:id w:val="-1848303429"/>
                  <w:tag w:val="goog_rdk_3876"/>
                </w:sdtPr>
                <w:sdtContent>
                  <w:ins w:author="Anonymous" w:id="66" w:date="2026-09-22T03:03:20Z">
                    <w:r w:rsidDel="00000000" w:rsidR="00000000" w:rsidRPr="00000000">
                      <w:rPr>
                        <w:rtl w:val="0"/>
                      </w:rPr>
                    </w:r>
                  </w:ins>
                </w:sdtContent>
              </w:sdt>
              <w:ins w:author="Anonymous" w:id="66" w:date="2026-09-22T03:03:20Z">
                <w:bookmarkStart w:colFirst="0" w:colLast="0" w:name="_heading=h.kr75wwc48c3z" w:id="968"/>
                <w:bookmarkEnd w:id="968"/>
              </w:ins>
            </w:sdtContent>
          </w:sdt>
        </w:p>
      </w:sdtContent>
    </w:sdt>
    <w:sdt>
      <w:sdtPr>
        <w:id w:val="-350903929"/>
        <w:tag w:val="goog_rdk_3880"/>
      </w:sdtPr>
      <w:sdtContent>
        <w:p w:rsidR="00000000" w:rsidDel="00000000" w:rsidP="00000000" w:rsidRDefault="00000000" w:rsidRPr="00000000" w14:paraId="000005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8424387"/>
              <w:tag w:val="goog_rdk_3878"/>
            </w:sdtPr>
            <w:sdtContent>
              <w:ins w:author="Anonymous" w:id="66" w:date="2026-09-22T03:03:20Z"/>
              <w:sdt>
                <w:sdtPr>
                  <w:id w:val="1406267401"/>
                  <w:tag w:val="goog_rdk_3879"/>
                </w:sdtPr>
                <w:sdtContent>
                  <w:ins w:author="Anonymous" w:id="66" w:date="2026-09-22T03:03:20Z">
                    <w:r w:rsidDel="00000000" w:rsidR="00000000" w:rsidRPr="00000000">
                      <w:rPr>
                        <w:rtl w:val="0"/>
                      </w:rPr>
                    </w:r>
                  </w:ins>
                </w:sdtContent>
              </w:sdt>
              <w:ins w:author="Anonymous" w:id="66" w:date="2026-09-22T03:03:20Z">
                <w:bookmarkStart w:colFirst="0" w:colLast="0" w:name="_heading=h.ehwivfk1h32w" w:id="969"/>
                <w:bookmarkEnd w:id="969"/>
              </w:ins>
            </w:sdtContent>
          </w:sdt>
        </w:p>
      </w:sdtContent>
    </w:sdt>
    <w:sdt>
      <w:sdtPr>
        <w:id w:val="1595227695"/>
        <w:tag w:val="goog_rdk_3883"/>
      </w:sdtPr>
      <w:sdtContent>
        <w:p w:rsidR="00000000" w:rsidDel="00000000" w:rsidP="00000000" w:rsidRDefault="00000000" w:rsidRPr="00000000" w14:paraId="000005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86805"/>
              <w:tag w:val="goog_rdk_3881"/>
            </w:sdtPr>
            <w:sdtContent>
              <w:ins w:author="Anonymous" w:id="66" w:date="2026-09-22T03:03:20Z"/>
              <w:sdt>
                <w:sdtPr>
                  <w:id w:val="-948041013"/>
                  <w:tag w:val="goog_rdk_3882"/>
                </w:sdtPr>
                <w:sdtContent>
                  <w:ins w:author="Anonymous" w:id="66" w:date="2026-09-22T03:03:20Z">
                    <w:r w:rsidDel="00000000" w:rsidR="00000000" w:rsidRPr="00000000">
                      <w:rPr>
                        <w:rtl w:val="0"/>
                      </w:rPr>
                    </w:r>
                  </w:ins>
                </w:sdtContent>
              </w:sdt>
              <w:ins w:author="Anonymous" w:id="66" w:date="2026-09-22T03:03:20Z">
                <w:bookmarkStart w:colFirst="0" w:colLast="0" w:name="_heading=h.t47tcl4kxwb" w:id="970"/>
                <w:bookmarkEnd w:id="970"/>
              </w:ins>
            </w:sdtContent>
          </w:sdt>
        </w:p>
      </w:sdtContent>
    </w:sdt>
    <w:sdt>
      <w:sdtPr>
        <w:id w:val="-934216769"/>
        <w:tag w:val="goog_rdk_3886"/>
      </w:sdtPr>
      <w:sdtContent>
        <w:p w:rsidR="00000000" w:rsidDel="00000000" w:rsidP="00000000" w:rsidRDefault="00000000" w:rsidRPr="00000000" w14:paraId="000005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1730441"/>
              <w:tag w:val="goog_rdk_3884"/>
            </w:sdtPr>
            <w:sdtContent>
              <w:ins w:author="Anonymous" w:id="66" w:date="2026-09-22T03:03:20Z"/>
              <w:sdt>
                <w:sdtPr>
                  <w:id w:val="1090031507"/>
                  <w:tag w:val="goog_rdk_3885"/>
                </w:sdtPr>
                <w:sdtContent>
                  <w:ins w:author="Anonymous" w:id="66" w:date="2026-09-22T03:03:20Z">
                    <w:r w:rsidDel="00000000" w:rsidR="00000000" w:rsidRPr="00000000">
                      <w:rPr>
                        <w:rtl w:val="0"/>
                      </w:rPr>
                    </w:r>
                  </w:ins>
                </w:sdtContent>
              </w:sdt>
              <w:ins w:author="Anonymous" w:id="66" w:date="2026-09-22T03:03:20Z">
                <w:bookmarkStart w:colFirst="0" w:colLast="0" w:name="_heading=h.rppy1b2gr6lm" w:id="971"/>
                <w:bookmarkEnd w:id="971"/>
              </w:ins>
            </w:sdtContent>
          </w:sdt>
        </w:p>
      </w:sdtContent>
    </w:sdt>
    <w:sdt>
      <w:sdtPr>
        <w:id w:val="-1584809507"/>
        <w:tag w:val="goog_rdk_3889"/>
      </w:sdtPr>
      <w:sdtContent>
        <w:p w:rsidR="00000000" w:rsidDel="00000000" w:rsidP="00000000" w:rsidRDefault="00000000" w:rsidRPr="00000000" w14:paraId="000005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483490"/>
              <w:tag w:val="goog_rdk_3887"/>
            </w:sdtPr>
            <w:sdtContent>
              <w:ins w:author="Anonymous" w:id="66" w:date="2026-09-22T03:03:20Z"/>
              <w:sdt>
                <w:sdtPr>
                  <w:id w:val="370036033"/>
                  <w:tag w:val="goog_rdk_3888"/>
                </w:sdtPr>
                <w:sdtContent>
                  <w:ins w:author="Anonymous" w:id="66" w:date="2026-09-22T03:03:20Z">
                    <w:r w:rsidDel="00000000" w:rsidR="00000000" w:rsidRPr="00000000">
                      <w:rPr>
                        <w:rtl w:val="0"/>
                      </w:rPr>
                    </w:r>
                  </w:ins>
                </w:sdtContent>
              </w:sdt>
              <w:ins w:author="Anonymous" w:id="66" w:date="2026-09-22T03:03:20Z">
                <w:bookmarkStart w:colFirst="0" w:colLast="0" w:name="_heading=h.5h3p4qj4cl3y" w:id="972"/>
                <w:bookmarkEnd w:id="972"/>
              </w:ins>
            </w:sdtContent>
          </w:sdt>
        </w:p>
      </w:sdtContent>
    </w:sdt>
    <w:sdt>
      <w:sdtPr>
        <w:id w:val="-797089886"/>
        <w:tag w:val="goog_rdk_3892"/>
      </w:sdtPr>
      <w:sdtContent>
        <w:p w:rsidR="00000000" w:rsidDel="00000000" w:rsidP="00000000" w:rsidRDefault="00000000" w:rsidRPr="00000000" w14:paraId="000005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3770589"/>
              <w:tag w:val="goog_rdk_3890"/>
            </w:sdtPr>
            <w:sdtContent>
              <w:ins w:author="Anonymous" w:id="66" w:date="2026-09-22T03:03:20Z"/>
              <w:sdt>
                <w:sdtPr>
                  <w:id w:val="1095491256"/>
                  <w:tag w:val="goog_rdk_3891"/>
                </w:sdtPr>
                <w:sdtContent>
                  <w:ins w:author="Anonymous" w:id="66" w:date="2026-09-22T03:03:20Z">
                    <w:r w:rsidDel="00000000" w:rsidR="00000000" w:rsidRPr="00000000">
                      <w:rPr>
                        <w:rtl w:val="0"/>
                      </w:rPr>
                    </w:r>
                  </w:ins>
                </w:sdtContent>
              </w:sdt>
              <w:ins w:author="Anonymous" w:id="66" w:date="2026-09-22T03:03:20Z">
                <w:bookmarkStart w:colFirst="0" w:colLast="0" w:name="_heading=h.eg0q8a3ckrmp" w:id="973"/>
                <w:bookmarkEnd w:id="973"/>
              </w:ins>
            </w:sdtContent>
          </w:sdt>
        </w:p>
      </w:sdtContent>
    </w:sdt>
    <w:sdt>
      <w:sdtPr>
        <w:id w:val="1575349302"/>
        <w:tag w:val="goog_rdk_3895"/>
      </w:sdtPr>
      <w:sdtContent>
        <w:p w:rsidR="00000000" w:rsidDel="00000000" w:rsidP="00000000" w:rsidRDefault="00000000" w:rsidRPr="00000000" w14:paraId="000005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5093663"/>
              <w:tag w:val="goog_rdk_3893"/>
            </w:sdtPr>
            <w:sdtContent>
              <w:ins w:author="Anonymous" w:id="66" w:date="2026-09-22T03:03:20Z"/>
              <w:sdt>
                <w:sdtPr>
                  <w:id w:val="-95907203"/>
                  <w:tag w:val="goog_rdk_3894"/>
                </w:sdtPr>
                <w:sdtContent>
                  <w:ins w:author="Anonymous" w:id="66" w:date="2026-09-22T03:03:20Z">
                    <w:r w:rsidDel="00000000" w:rsidR="00000000" w:rsidRPr="00000000">
                      <w:rPr>
                        <w:rtl w:val="0"/>
                      </w:rPr>
                    </w:r>
                  </w:ins>
                </w:sdtContent>
              </w:sdt>
              <w:ins w:author="Anonymous" w:id="66" w:date="2026-09-22T03:03:20Z">
                <w:bookmarkStart w:colFirst="0" w:colLast="0" w:name="_heading=h.f6t957cjky6u" w:id="974"/>
                <w:bookmarkEnd w:id="974"/>
              </w:ins>
            </w:sdtContent>
          </w:sdt>
        </w:p>
      </w:sdtContent>
    </w:sdt>
    <w:sdt>
      <w:sdtPr>
        <w:id w:val="-967288396"/>
        <w:tag w:val="goog_rdk_3898"/>
      </w:sdtPr>
      <w:sdtContent>
        <w:p w:rsidR="00000000" w:rsidDel="00000000" w:rsidP="00000000" w:rsidRDefault="00000000" w:rsidRPr="00000000" w14:paraId="000005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5314907"/>
              <w:tag w:val="goog_rdk_3896"/>
            </w:sdtPr>
            <w:sdtContent>
              <w:ins w:author="Anonymous" w:id="66" w:date="2026-09-22T03:03:20Z"/>
              <w:sdt>
                <w:sdtPr>
                  <w:id w:val="1131685943"/>
                  <w:tag w:val="goog_rdk_3897"/>
                </w:sdtPr>
                <w:sdtContent>
                  <w:ins w:author="Anonymous" w:id="66" w:date="2026-09-22T03:03:20Z">
                    <w:r w:rsidDel="00000000" w:rsidR="00000000" w:rsidRPr="00000000">
                      <w:rPr>
                        <w:rtl w:val="0"/>
                      </w:rPr>
                    </w:r>
                  </w:ins>
                </w:sdtContent>
              </w:sdt>
              <w:ins w:author="Anonymous" w:id="66" w:date="2026-09-22T03:03:20Z">
                <w:bookmarkStart w:colFirst="0" w:colLast="0" w:name="_heading=h.x0y21k26nbm7" w:id="975"/>
                <w:bookmarkEnd w:id="975"/>
              </w:ins>
            </w:sdtContent>
          </w:sdt>
        </w:p>
      </w:sdtContent>
    </w:sdt>
    <w:sdt>
      <w:sdtPr>
        <w:id w:val="304959503"/>
        <w:tag w:val="goog_rdk_3901"/>
      </w:sdtPr>
      <w:sdtContent>
        <w:p w:rsidR="00000000" w:rsidDel="00000000" w:rsidP="00000000" w:rsidRDefault="00000000" w:rsidRPr="00000000" w14:paraId="000005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9608166"/>
              <w:tag w:val="goog_rdk_3899"/>
            </w:sdtPr>
            <w:sdtContent>
              <w:ins w:author="Anonymous" w:id="66" w:date="2026-09-22T03:03:20Z"/>
              <w:sdt>
                <w:sdtPr>
                  <w:id w:val="1827756652"/>
                  <w:tag w:val="goog_rdk_3900"/>
                </w:sdtPr>
                <w:sdtContent>
                  <w:ins w:author="Anonymous" w:id="66" w:date="2026-09-22T03:03:20Z">
                    <w:r w:rsidDel="00000000" w:rsidR="00000000" w:rsidRPr="00000000">
                      <w:rPr>
                        <w:rtl w:val="0"/>
                      </w:rPr>
                    </w:r>
                  </w:ins>
                </w:sdtContent>
              </w:sdt>
              <w:ins w:author="Anonymous" w:id="66" w:date="2026-09-22T03:03:20Z">
                <w:bookmarkStart w:colFirst="0" w:colLast="0" w:name="_heading=h.atc8ryv14pvi" w:id="976"/>
                <w:bookmarkEnd w:id="976"/>
              </w:ins>
            </w:sdtContent>
          </w:sdt>
        </w:p>
      </w:sdtContent>
    </w:sdt>
    <w:sdt>
      <w:sdtPr>
        <w:id w:val="-1109547005"/>
        <w:tag w:val="goog_rdk_3904"/>
      </w:sdtPr>
      <w:sdtContent>
        <w:p w:rsidR="00000000" w:rsidDel="00000000" w:rsidP="00000000" w:rsidRDefault="00000000" w:rsidRPr="00000000" w14:paraId="000005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7343231"/>
              <w:tag w:val="goog_rdk_3902"/>
            </w:sdtPr>
            <w:sdtContent>
              <w:ins w:author="Anonymous" w:id="66" w:date="2026-09-22T03:03:20Z"/>
              <w:sdt>
                <w:sdtPr>
                  <w:id w:val="860305261"/>
                  <w:tag w:val="goog_rdk_3903"/>
                </w:sdtPr>
                <w:sdtContent>
                  <w:ins w:author="Anonymous" w:id="66" w:date="2026-09-22T03:03:20Z">
                    <w:r w:rsidDel="00000000" w:rsidR="00000000" w:rsidRPr="00000000">
                      <w:rPr>
                        <w:rtl w:val="0"/>
                      </w:rPr>
                    </w:r>
                  </w:ins>
                </w:sdtContent>
              </w:sdt>
              <w:ins w:author="Anonymous" w:id="66" w:date="2026-09-22T03:03:20Z">
                <w:bookmarkStart w:colFirst="0" w:colLast="0" w:name="_heading=h.wcmas2vrz6td" w:id="977"/>
                <w:bookmarkEnd w:id="977"/>
              </w:ins>
            </w:sdtContent>
          </w:sdt>
        </w:p>
      </w:sdtContent>
    </w:sdt>
    <w:sdt>
      <w:sdtPr>
        <w:id w:val="2138881206"/>
        <w:tag w:val="goog_rdk_3907"/>
      </w:sdtPr>
      <w:sdtContent>
        <w:p w:rsidR="00000000" w:rsidDel="00000000" w:rsidP="00000000" w:rsidRDefault="00000000" w:rsidRPr="00000000" w14:paraId="000005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3918366"/>
              <w:tag w:val="goog_rdk_3905"/>
            </w:sdtPr>
            <w:sdtContent>
              <w:ins w:author="Anonymous" w:id="66" w:date="2026-09-22T03:03:20Z"/>
              <w:sdt>
                <w:sdtPr>
                  <w:id w:val="1878216063"/>
                  <w:tag w:val="goog_rdk_3906"/>
                </w:sdtPr>
                <w:sdtContent>
                  <w:ins w:author="Anonymous" w:id="66" w:date="2026-09-22T03:03:20Z">
                    <w:r w:rsidDel="00000000" w:rsidR="00000000" w:rsidRPr="00000000">
                      <w:rPr>
                        <w:rtl w:val="0"/>
                      </w:rPr>
                    </w:r>
                  </w:ins>
                </w:sdtContent>
              </w:sdt>
              <w:ins w:author="Anonymous" w:id="66" w:date="2026-09-22T03:03:20Z">
                <w:bookmarkStart w:colFirst="0" w:colLast="0" w:name="_heading=h.ujtsulo64t9x" w:id="978"/>
                <w:bookmarkEnd w:id="978"/>
              </w:ins>
            </w:sdtContent>
          </w:sdt>
        </w:p>
      </w:sdtContent>
    </w:sdt>
    <w:sdt>
      <w:sdtPr>
        <w:id w:val="557485514"/>
        <w:tag w:val="goog_rdk_3910"/>
      </w:sdtPr>
      <w:sdtContent>
        <w:p w:rsidR="00000000" w:rsidDel="00000000" w:rsidP="00000000" w:rsidRDefault="00000000" w:rsidRPr="00000000" w14:paraId="000005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1489851"/>
              <w:tag w:val="goog_rdk_3908"/>
            </w:sdtPr>
            <w:sdtContent>
              <w:ins w:author="Anonymous" w:id="66" w:date="2026-09-22T03:03:20Z"/>
              <w:sdt>
                <w:sdtPr>
                  <w:id w:val="1227269543"/>
                  <w:tag w:val="goog_rdk_3909"/>
                </w:sdtPr>
                <w:sdtContent>
                  <w:ins w:author="Anonymous" w:id="66" w:date="2026-09-22T03:03:20Z">
                    <w:r w:rsidDel="00000000" w:rsidR="00000000" w:rsidRPr="00000000">
                      <w:rPr>
                        <w:rtl w:val="0"/>
                      </w:rPr>
                    </w:r>
                  </w:ins>
                </w:sdtContent>
              </w:sdt>
              <w:ins w:author="Anonymous" w:id="66" w:date="2026-09-22T03:03:20Z">
                <w:bookmarkStart w:colFirst="0" w:colLast="0" w:name="_heading=h.553gilu2g5uq" w:id="979"/>
                <w:bookmarkEnd w:id="979"/>
              </w:ins>
            </w:sdtContent>
          </w:sdt>
        </w:p>
      </w:sdtContent>
    </w:sdt>
    <w:sdt>
      <w:sdtPr>
        <w:id w:val="-65555614"/>
        <w:tag w:val="goog_rdk_3913"/>
      </w:sdtPr>
      <w:sdtContent>
        <w:p w:rsidR="00000000" w:rsidDel="00000000" w:rsidP="00000000" w:rsidRDefault="00000000" w:rsidRPr="00000000" w14:paraId="000005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1848099"/>
              <w:tag w:val="goog_rdk_3911"/>
            </w:sdtPr>
            <w:sdtContent>
              <w:ins w:author="Anonymous" w:id="66" w:date="2026-09-22T03:03:20Z"/>
              <w:sdt>
                <w:sdtPr>
                  <w:id w:val="1832356850"/>
                  <w:tag w:val="goog_rdk_3912"/>
                </w:sdtPr>
                <w:sdtContent>
                  <w:ins w:author="Anonymous" w:id="66" w:date="2026-09-22T03:03:20Z">
                    <w:r w:rsidDel="00000000" w:rsidR="00000000" w:rsidRPr="00000000">
                      <w:rPr>
                        <w:rtl w:val="0"/>
                      </w:rPr>
                    </w:r>
                  </w:ins>
                </w:sdtContent>
              </w:sdt>
              <w:ins w:author="Anonymous" w:id="66" w:date="2026-09-22T03:03:20Z">
                <w:bookmarkStart w:colFirst="0" w:colLast="0" w:name="_heading=h.ilw8tdsigf8b" w:id="980"/>
                <w:bookmarkEnd w:id="980"/>
              </w:ins>
            </w:sdtContent>
          </w:sdt>
        </w:p>
      </w:sdtContent>
    </w:sdt>
    <w:sdt>
      <w:sdtPr>
        <w:id w:val="422911924"/>
        <w:tag w:val="goog_rdk_3916"/>
      </w:sdtPr>
      <w:sdtContent>
        <w:p w:rsidR="00000000" w:rsidDel="00000000" w:rsidP="00000000" w:rsidRDefault="00000000" w:rsidRPr="00000000" w14:paraId="000005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6597284"/>
              <w:tag w:val="goog_rdk_3914"/>
            </w:sdtPr>
            <w:sdtContent>
              <w:ins w:author="Anonymous" w:id="66" w:date="2026-09-22T03:03:20Z"/>
              <w:sdt>
                <w:sdtPr>
                  <w:id w:val="764554300"/>
                  <w:tag w:val="goog_rdk_3915"/>
                </w:sdtPr>
                <w:sdtContent>
                  <w:ins w:author="Anonymous" w:id="66" w:date="2026-09-22T03:03:20Z">
                    <w:r w:rsidDel="00000000" w:rsidR="00000000" w:rsidRPr="00000000">
                      <w:rPr>
                        <w:rtl w:val="0"/>
                      </w:rPr>
                    </w:r>
                  </w:ins>
                </w:sdtContent>
              </w:sdt>
              <w:ins w:author="Anonymous" w:id="66" w:date="2026-09-22T03:03:20Z">
                <w:bookmarkStart w:colFirst="0" w:colLast="0" w:name="_heading=h.bmufnf2ljk9f" w:id="981"/>
                <w:bookmarkEnd w:id="981"/>
              </w:ins>
            </w:sdtContent>
          </w:sdt>
        </w:p>
      </w:sdtContent>
    </w:sdt>
    <w:sdt>
      <w:sdtPr>
        <w:id w:val="-1553354427"/>
        <w:tag w:val="goog_rdk_3919"/>
      </w:sdtPr>
      <w:sdtContent>
        <w:p w:rsidR="00000000" w:rsidDel="00000000" w:rsidP="00000000" w:rsidRDefault="00000000" w:rsidRPr="00000000" w14:paraId="000005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9771527"/>
              <w:tag w:val="goog_rdk_3917"/>
            </w:sdtPr>
            <w:sdtContent>
              <w:ins w:author="Anonymous" w:id="66" w:date="2026-09-22T03:03:20Z"/>
              <w:sdt>
                <w:sdtPr>
                  <w:id w:val="1009908584"/>
                  <w:tag w:val="goog_rdk_3918"/>
                </w:sdtPr>
                <w:sdtContent>
                  <w:ins w:author="Anonymous" w:id="66" w:date="2026-09-22T03:03:20Z">
                    <w:r w:rsidDel="00000000" w:rsidR="00000000" w:rsidRPr="00000000">
                      <w:rPr>
                        <w:rtl w:val="0"/>
                      </w:rPr>
                    </w:r>
                  </w:ins>
                </w:sdtContent>
              </w:sdt>
              <w:ins w:author="Anonymous" w:id="66" w:date="2026-09-22T03:03:20Z">
                <w:bookmarkStart w:colFirst="0" w:colLast="0" w:name="_heading=h.mlbzfe921kgq" w:id="982"/>
                <w:bookmarkEnd w:id="982"/>
              </w:ins>
            </w:sdtContent>
          </w:sdt>
        </w:p>
      </w:sdtContent>
    </w:sdt>
    <w:sdt>
      <w:sdtPr>
        <w:id w:val="503813812"/>
        <w:tag w:val="goog_rdk_3922"/>
      </w:sdtPr>
      <w:sdtContent>
        <w:p w:rsidR="00000000" w:rsidDel="00000000" w:rsidP="00000000" w:rsidRDefault="00000000" w:rsidRPr="00000000" w14:paraId="000005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3953737"/>
              <w:tag w:val="goog_rdk_3920"/>
            </w:sdtPr>
            <w:sdtContent>
              <w:ins w:author="Anonymous" w:id="66" w:date="2026-09-22T03:03:20Z"/>
              <w:sdt>
                <w:sdtPr>
                  <w:id w:val="1710093077"/>
                  <w:tag w:val="goog_rdk_3921"/>
                </w:sdtPr>
                <w:sdtContent>
                  <w:ins w:author="Anonymous" w:id="66" w:date="2026-09-22T03:03:20Z">
                    <w:r w:rsidDel="00000000" w:rsidR="00000000" w:rsidRPr="00000000">
                      <w:rPr>
                        <w:rtl w:val="0"/>
                      </w:rPr>
                    </w:r>
                  </w:ins>
                </w:sdtContent>
              </w:sdt>
              <w:ins w:author="Anonymous" w:id="66" w:date="2026-09-22T03:03:20Z">
                <w:bookmarkStart w:colFirst="0" w:colLast="0" w:name="_heading=h.10v2huflalhq" w:id="983"/>
                <w:bookmarkEnd w:id="983"/>
              </w:ins>
            </w:sdtContent>
          </w:sdt>
        </w:p>
      </w:sdtContent>
    </w:sdt>
    <w:sdt>
      <w:sdtPr>
        <w:id w:val="-923042084"/>
        <w:tag w:val="goog_rdk_3925"/>
      </w:sdtPr>
      <w:sdtContent>
        <w:p w:rsidR="00000000" w:rsidDel="00000000" w:rsidP="00000000" w:rsidRDefault="00000000" w:rsidRPr="00000000" w14:paraId="000005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2175882"/>
              <w:tag w:val="goog_rdk_3923"/>
            </w:sdtPr>
            <w:sdtContent>
              <w:ins w:author="Anonymous" w:id="66" w:date="2026-09-22T03:03:20Z"/>
              <w:sdt>
                <w:sdtPr>
                  <w:id w:val="-484337002"/>
                  <w:tag w:val="goog_rdk_3924"/>
                </w:sdtPr>
                <w:sdtContent>
                  <w:ins w:author="Anonymous" w:id="66" w:date="2026-09-22T03:03:20Z">
                    <w:r w:rsidDel="00000000" w:rsidR="00000000" w:rsidRPr="00000000">
                      <w:rPr>
                        <w:rtl w:val="0"/>
                      </w:rPr>
                    </w:r>
                  </w:ins>
                </w:sdtContent>
              </w:sdt>
              <w:ins w:author="Anonymous" w:id="66" w:date="2026-09-22T03:03:20Z">
                <w:bookmarkStart w:colFirst="0" w:colLast="0" w:name="_heading=h.2ud634xenfx8" w:id="984"/>
                <w:bookmarkEnd w:id="984"/>
              </w:ins>
            </w:sdtContent>
          </w:sdt>
        </w:p>
      </w:sdtContent>
    </w:sdt>
    <w:sdt>
      <w:sdtPr>
        <w:id w:val="-1246781940"/>
        <w:tag w:val="goog_rdk_3928"/>
      </w:sdtPr>
      <w:sdtContent>
        <w:p w:rsidR="00000000" w:rsidDel="00000000" w:rsidP="00000000" w:rsidRDefault="00000000" w:rsidRPr="00000000" w14:paraId="000005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1540367"/>
              <w:tag w:val="goog_rdk_3926"/>
            </w:sdtPr>
            <w:sdtContent>
              <w:ins w:author="Anonymous" w:id="66" w:date="2026-09-22T03:03:20Z"/>
              <w:sdt>
                <w:sdtPr>
                  <w:id w:val="-1082334653"/>
                  <w:tag w:val="goog_rdk_3927"/>
                </w:sdtPr>
                <w:sdtContent>
                  <w:ins w:author="Anonymous" w:id="66" w:date="2026-09-22T03:03:20Z">
                    <w:r w:rsidDel="00000000" w:rsidR="00000000" w:rsidRPr="00000000">
                      <w:rPr>
                        <w:rtl w:val="0"/>
                      </w:rPr>
                    </w:r>
                  </w:ins>
                </w:sdtContent>
              </w:sdt>
              <w:ins w:author="Anonymous" w:id="66" w:date="2026-09-22T03:03:20Z">
                <w:bookmarkStart w:colFirst="0" w:colLast="0" w:name="_heading=h.sw98ubfcp59" w:id="985"/>
                <w:bookmarkEnd w:id="985"/>
              </w:ins>
            </w:sdtContent>
          </w:sdt>
        </w:p>
      </w:sdtContent>
    </w:sdt>
    <w:sdt>
      <w:sdtPr>
        <w:id w:val="1398570795"/>
        <w:tag w:val="goog_rdk_3931"/>
      </w:sdtPr>
      <w:sdtContent>
        <w:p w:rsidR="00000000" w:rsidDel="00000000" w:rsidP="00000000" w:rsidRDefault="00000000" w:rsidRPr="00000000" w14:paraId="000005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5629009"/>
              <w:tag w:val="goog_rdk_3929"/>
            </w:sdtPr>
            <w:sdtContent>
              <w:ins w:author="Anonymous" w:id="66" w:date="2026-09-22T03:03:20Z"/>
              <w:sdt>
                <w:sdtPr>
                  <w:id w:val="1761922667"/>
                  <w:tag w:val="goog_rdk_3930"/>
                </w:sdtPr>
                <w:sdtContent>
                  <w:ins w:author="Anonymous" w:id="66" w:date="2026-09-22T03:03:20Z">
                    <w:r w:rsidDel="00000000" w:rsidR="00000000" w:rsidRPr="00000000">
                      <w:rPr>
                        <w:rtl w:val="0"/>
                      </w:rPr>
                    </w:r>
                  </w:ins>
                </w:sdtContent>
              </w:sdt>
              <w:ins w:author="Anonymous" w:id="66" w:date="2026-09-22T03:03:20Z">
                <w:bookmarkStart w:colFirst="0" w:colLast="0" w:name="_heading=h.nx5l59uu1uv4" w:id="986"/>
                <w:bookmarkEnd w:id="986"/>
              </w:ins>
            </w:sdtContent>
          </w:sdt>
        </w:p>
      </w:sdtContent>
    </w:sdt>
    <w:sdt>
      <w:sdtPr>
        <w:id w:val="-1531861562"/>
        <w:tag w:val="goog_rdk_3934"/>
      </w:sdtPr>
      <w:sdtContent>
        <w:p w:rsidR="00000000" w:rsidDel="00000000" w:rsidP="00000000" w:rsidRDefault="00000000" w:rsidRPr="00000000" w14:paraId="000005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1008274"/>
              <w:tag w:val="goog_rdk_3932"/>
            </w:sdtPr>
            <w:sdtContent>
              <w:ins w:author="Anonymous" w:id="66" w:date="2026-09-22T03:03:20Z"/>
              <w:sdt>
                <w:sdtPr>
                  <w:id w:val="-1383141234"/>
                  <w:tag w:val="goog_rdk_3933"/>
                </w:sdtPr>
                <w:sdtContent>
                  <w:ins w:author="Anonymous" w:id="66" w:date="2026-09-22T03:03:20Z">
                    <w:r w:rsidDel="00000000" w:rsidR="00000000" w:rsidRPr="00000000">
                      <w:rPr>
                        <w:rtl w:val="0"/>
                      </w:rPr>
                    </w:r>
                  </w:ins>
                </w:sdtContent>
              </w:sdt>
              <w:ins w:author="Anonymous" w:id="66" w:date="2026-09-22T03:03:20Z">
                <w:bookmarkStart w:colFirst="0" w:colLast="0" w:name="_heading=h.bzn0grcoc7th" w:id="987"/>
                <w:bookmarkEnd w:id="987"/>
              </w:ins>
            </w:sdtContent>
          </w:sdt>
        </w:p>
      </w:sdtContent>
    </w:sdt>
    <w:sdt>
      <w:sdtPr>
        <w:id w:val="-469761689"/>
        <w:tag w:val="goog_rdk_3937"/>
      </w:sdtPr>
      <w:sdtContent>
        <w:p w:rsidR="00000000" w:rsidDel="00000000" w:rsidP="00000000" w:rsidRDefault="00000000" w:rsidRPr="00000000" w14:paraId="000005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410141"/>
              <w:tag w:val="goog_rdk_3935"/>
            </w:sdtPr>
            <w:sdtContent>
              <w:ins w:author="Anonymous" w:id="66" w:date="2026-09-22T03:03:20Z"/>
              <w:sdt>
                <w:sdtPr>
                  <w:id w:val="1296151384"/>
                  <w:tag w:val="goog_rdk_3936"/>
                </w:sdtPr>
                <w:sdtContent>
                  <w:ins w:author="Anonymous" w:id="66" w:date="2026-09-22T03:03:20Z">
                    <w:r w:rsidDel="00000000" w:rsidR="00000000" w:rsidRPr="00000000">
                      <w:rPr>
                        <w:rtl w:val="0"/>
                      </w:rPr>
                    </w:r>
                  </w:ins>
                </w:sdtContent>
              </w:sdt>
              <w:ins w:author="Anonymous" w:id="66" w:date="2026-09-22T03:03:20Z">
                <w:bookmarkStart w:colFirst="0" w:colLast="0" w:name="_heading=h.km364617fprx" w:id="988"/>
                <w:bookmarkEnd w:id="988"/>
              </w:ins>
            </w:sdtContent>
          </w:sdt>
        </w:p>
      </w:sdtContent>
    </w:sdt>
    <w:sdt>
      <w:sdtPr>
        <w:id w:val="374353887"/>
        <w:tag w:val="goog_rdk_3940"/>
      </w:sdtPr>
      <w:sdtContent>
        <w:p w:rsidR="00000000" w:rsidDel="00000000" w:rsidP="00000000" w:rsidRDefault="00000000" w:rsidRPr="00000000" w14:paraId="000005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0897120"/>
              <w:tag w:val="goog_rdk_3938"/>
            </w:sdtPr>
            <w:sdtContent>
              <w:ins w:author="Anonymous" w:id="66" w:date="2026-09-22T03:03:20Z"/>
              <w:sdt>
                <w:sdtPr>
                  <w:id w:val="-807177193"/>
                  <w:tag w:val="goog_rdk_3939"/>
                </w:sdtPr>
                <w:sdtContent>
                  <w:ins w:author="Anonymous" w:id="66" w:date="2026-09-22T03:03:20Z">
                    <w:r w:rsidDel="00000000" w:rsidR="00000000" w:rsidRPr="00000000">
                      <w:rPr>
                        <w:rtl w:val="0"/>
                      </w:rPr>
                    </w:r>
                  </w:ins>
                </w:sdtContent>
              </w:sdt>
              <w:ins w:author="Anonymous" w:id="66" w:date="2026-09-22T03:03:20Z">
                <w:bookmarkStart w:colFirst="0" w:colLast="0" w:name="_heading=h.9x2r5warlfvs" w:id="989"/>
                <w:bookmarkEnd w:id="989"/>
              </w:ins>
            </w:sdtContent>
          </w:sdt>
        </w:p>
      </w:sdtContent>
    </w:sdt>
    <w:sdt>
      <w:sdtPr>
        <w:id w:val="-250704032"/>
        <w:tag w:val="goog_rdk_3943"/>
      </w:sdtPr>
      <w:sdtContent>
        <w:p w:rsidR="00000000" w:rsidDel="00000000" w:rsidP="00000000" w:rsidRDefault="00000000" w:rsidRPr="00000000" w14:paraId="000005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7804934"/>
              <w:tag w:val="goog_rdk_3941"/>
            </w:sdtPr>
            <w:sdtContent>
              <w:ins w:author="Anonymous" w:id="66" w:date="2026-09-22T03:03:20Z"/>
              <w:sdt>
                <w:sdtPr>
                  <w:id w:val="2046979446"/>
                  <w:tag w:val="goog_rdk_3942"/>
                </w:sdtPr>
                <w:sdtContent>
                  <w:ins w:author="Anonymous" w:id="66" w:date="2026-09-22T03:03:20Z">
                    <w:r w:rsidDel="00000000" w:rsidR="00000000" w:rsidRPr="00000000">
                      <w:rPr>
                        <w:rtl w:val="0"/>
                      </w:rPr>
                    </w:r>
                  </w:ins>
                </w:sdtContent>
              </w:sdt>
              <w:ins w:author="Anonymous" w:id="66" w:date="2026-09-22T03:03:20Z">
                <w:bookmarkStart w:colFirst="0" w:colLast="0" w:name="_heading=h.b5g2jzwzhh0g" w:id="990"/>
                <w:bookmarkEnd w:id="990"/>
              </w:ins>
            </w:sdtContent>
          </w:sdt>
        </w:p>
      </w:sdtContent>
    </w:sdt>
    <w:sdt>
      <w:sdtPr>
        <w:id w:val="-2127093298"/>
        <w:tag w:val="goog_rdk_3946"/>
      </w:sdtPr>
      <w:sdtContent>
        <w:p w:rsidR="00000000" w:rsidDel="00000000" w:rsidP="00000000" w:rsidRDefault="00000000" w:rsidRPr="00000000" w14:paraId="000005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5823120"/>
              <w:tag w:val="goog_rdk_3944"/>
            </w:sdtPr>
            <w:sdtContent>
              <w:ins w:author="Anonymous" w:id="66" w:date="2026-09-22T03:03:20Z"/>
              <w:sdt>
                <w:sdtPr>
                  <w:id w:val="373256652"/>
                  <w:tag w:val="goog_rdk_3945"/>
                </w:sdtPr>
                <w:sdtContent>
                  <w:ins w:author="Anonymous" w:id="66" w:date="2026-09-22T03:03:20Z">
                    <w:r w:rsidDel="00000000" w:rsidR="00000000" w:rsidRPr="00000000">
                      <w:rPr>
                        <w:rtl w:val="0"/>
                      </w:rPr>
                    </w:r>
                  </w:ins>
                </w:sdtContent>
              </w:sdt>
              <w:ins w:author="Anonymous" w:id="66" w:date="2026-09-22T03:03:20Z">
                <w:bookmarkStart w:colFirst="0" w:colLast="0" w:name="_heading=h.e8wfr35w4kwr" w:id="991"/>
                <w:bookmarkEnd w:id="991"/>
              </w:ins>
            </w:sdtContent>
          </w:sdt>
        </w:p>
      </w:sdtContent>
    </w:sdt>
    <w:sdt>
      <w:sdtPr>
        <w:id w:val="908803662"/>
        <w:tag w:val="goog_rdk_3949"/>
      </w:sdtPr>
      <w:sdtContent>
        <w:p w:rsidR="00000000" w:rsidDel="00000000" w:rsidP="00000000" w:rsidRDefault="00000000" w:rsidRPr="00000000" w14:paraId="000005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2772232"/>
              <w:tag w:val="goog_rdk_3947"/>
            </w:sdtPr>
            <w:sdtContent>
              <w:ins w:author="Anonymous" w:id="66" w:date="2026-09-22T03:03:20Z"/>
              <w:sdt>
                <w:sdtPr>
                  <w:id w:val="-968526137"/>
                  <w:tag w:val="goog_rdk_3948"/>
                </w:sdtPr>
                <w:sdtContent>
                  <w:ins w:author="Anonymous" w:id="66" w:date="2026-09-22T03:03:20Z">
                    <w:r w:rsidDel="00000000" w:rsidR="00000000" w:rsidRPr="00000000">
                      <w:rPr>
                        <w:rtl w:val="0"/>
                      </w:rPr>
                    </w:r>
                  </w:ins>
                </w:sdtContent>
              </w:sdt>
              <w:ins w:author="Anonymous" w:id="66" w:date="2026-09-22T03:03:20Z">
                <w:bookmarkStart w:colFirst="0" w:colLast="0" w:name="_heading=h.wpctg8yvkn7j" w:id="992"/>
                <w:bookmarkEnd w:id="992"/>
              </w:ins>
            </w:sdtContent>
          </w:sdt>
        </w:p>
      </w:sdtContent>
    </w:sdt>
    <w:sdt>
      <w:sdtPr>
        <w:id w:val="1302008980"/>
        <w:tag w:val="goog_rdk_3952"/>
      </w:sdtPr>
      <w:sdtContent>
        <w:p w:rsidR="00000000" w:rsidDel="00000000" w:rsidP="00000000" w:rsidRDefault="00000000" w:rsidRPr="00000000" w14:paraId="000005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2544938"/>
              <w:tag w:val="goog_rdk_3950"/>
            </w:sdtPr>
            <w:sdtContent>
              <w:ins w:author="Anonymous" w:id="66" w:date="2026-09-22T03:03:20Z"/>
              <w:sdt>
                <w:sdtPr>
                  <w:id w:val="909635223"/>
                  <w:tag w:val="goog_rdk_3951"/>
                </w:sdtPr>
                <w:sdtContent>
                  <w:ins w:author="Anonymous" w:id="66" w:date="2026-09-22T03:03:20Z">
                    <w:r w:rsidDel="00000000" w:rsidR="00000000" w:rsidRPr="00000000">
                      <w:rPr>
                        <w:rtl w:val="0"/>
                      </w:rPr>
                    </w:r>
                  </w:ins>
                </w:sdtContent>
              </w:sdt>
              <w:ins w:author="Anonymous" w:id="66" w:date="2026-09-22T03:03:20Z">
                <w:bookmarkStart w:colFirst="0" w:colLast="0" w:name="_heading=h.tt656txumtj2" w:id="993"/>
                <w:bookmarkEnd w:id="993"/>
              </w:ins>
            </w:sdtContent>
          </w:sdt>
        </w:p>
      </w:sdtContent>
    </w:sdt>
    <w:sdt>
      <w:sdtPr>
        <w:id w:val="556597039"/>
        <w:tag w:val="goog_rdk_3955"/>
      </w:sdtPr>
      <w:sdtContent>
        <w:p w:rsidR="00000000" w:rsidDel="00000000" w:rsidP="00000000" w:rsidRDefault="00000000" w:rsidRPr="00000000" w14:paraId="000005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679400"/>
              <w:tag w:val="goog_rdk_3953"/>
            </w:sdtPr>
            <w:sdtContent>
              <w:ins w:author="Anonymous" w:id="66" w:date="2026-09-22T03:03:20Z"/>
              <w:sdt>
                <w:sdtPr>
                  <w:id w:val="1554117281"/>
                  <w:tag w:val="goog_rdk_3954"/>
                </w:sdtPr>
                <w:sdtContent>
                  <w:ins w:author="Anonymous" w:id="66" w:date="2026-09-22T03:03:20Z">
                    <w:r w:rsidDel="00000000" w:rsidR="00000000" w:rsidRPr="00000000">
                      <w:rPr>
                        <w:rtl w:val="0"/>
                      </w:rPr>
                    </w:r>
                  </w:ins>
                </w:sdtContent>
              </w:sdt>
              <w:ins w:author="Anonymous" w:id="66" w:date="2026-09-22T03:03:20Z">
                <w:bookmarkStart w:colFirst="0" w:colLast="0" w:name="_heading=h.abk9emfqf5ut" w:id="994"/>
                <w:bookmarkEnd w:id="994"/>
              </w:ins>
            </w:sdtContent>
          </w:sdt>
        </w:p>
      </w:sdtContent>
    </w:sdt>
    <w:sdt>
      <w:sdtPr>
        <w:id w:val="-2117294973"/>
        <w:tag w:val="goog_rdk_3958"/>
      </w:sdtPr>
      <w:sdtContent>
        <w:p w:rsidR="00000000" w:rsidDel="00000000" w:rsidP="00000000" w:rsidRDefault="00000000" w:rsidRPr="00000000" w14:paraId="000005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779296"/>
              <w:tag w:val="goog_rdk_3956"/>
            </w:sdtPr>
            <w:sdtContent>
              <w:ins w:author="Anonymous" w:id="66" w:date="2026-09-22T03:03:20Z"/>
              <w:sdt>
                <w:sdtPr>
                  <w:id w:val="1747992135"/>
                  <w:tag w:val="goog_rdk_3957"/>
                </w:sdtPr>
                <w:sdtContent>
                  <w:ins w:author="Anonymous" w:id="66" w:date="2026-09-22T03:03:20Z">
                    <w:r w:rsidDel="00000000" w:rsidR="00000000" w:rsidRPr="00000000">
                      <w:rPr>
                        <w:rtl w:val="0"/>
                      </w:rPr>
                    </w:r>
                  </w:ins>
                </w:sdtContent>
              </w:sdt>
              <w:ins w:author="Anonymous" w:id="66" w:date="2026-09-22T03:03:20Z">
                <w:bookmarkStart w:colFirst="0" w:colLast="0" w:name="_heading=h.linqralvuagw" w:id="995"/>
                <w:bookmarkEnd w:id="995"/>
              </w:ins>
            </w:sdtContent>
          </w:sdt>
        </w:p>
      </w:sdtContent>
    </w:sdt>
    <w:sdt>
      <w:sdtPr>
        <w:id w:val="533458149"/>
        <w:tag w:val="goog_rdk_3961"/>
      </w:sdtPr>
      <w:sdtContent>
        <w:p w:rsidR="00000000" w:rsidDel="00000000" w:rsidP="00000000" w:rsidRDefault="00000000" w:rsidRPr="00000000" w14:paraId="000005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2528319"/>
              <w:tag w:val="goog_rdk_3959"/>
            </w:sdtPr>
            <w:sdtContent>
              <w:ins w:author="Anonymous" w:id="66" w:date="2026-09-22T03:03:20Z"/>
              <w:sdt>
                <w:sdtPr>
                  <w:id w:val="-1681917542"/>
                  <w:tag w:val="goog_rdk_3960"/>
                </w:sdtPr>
                <w:sdtContent>
                  <w:ins w:author="Anonymous" w:id="66" w:date="2026-09-22T03:03:20Z">
                    <w:r w:rsidDel="00000000" w:rsidR="00000000" w:rsidRPr="00000000">
                      <w:rPr>
                        <w:rtl w:val="0"/>
                      </w:rPr>
                    </w:r>
                  </w:ins>
                </w:sdtContent>
              </w:sdt>
              <w:ins w:author="Anonymous" w:id="66" w:date="2026-09-22T03:03:20Z">
                <w:bookmarkStart w:colFirst="0" w:colLast="0" w:name="_heading=h.8axtlyejijkd" w:id="996"/>
                <w:bookmarkEnd w:id="996"/>
              </w:ins>
            </w:sdtContent>
          </w:sdt>
        </w:p>
      </w:sdtContent>
    </w:sdt>
    <w:sdt>
      <w:sdtPr>
        <w:id w:val="-96485079"/>
        <w:tag w:val="goog_rdk_3964"/>
      </w:sdtPr>
      <w:sdtContent>
        <w:p w:rsidR="00000000" w:rsidDel="00000000" w:rsidP="00000000" w:rsidRDefault="00000000" w:rsidRPr="00000000" w14:paraId="000005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81875"/>
              <w:tag w:val="goog_rdk_3962"/>
            </w:sdtPr>
            <w:sdtContent>
              <w:ins w:author="Anonymous" w:id="66" w:date="2026-09-22T03:03:20Z"/>
              <w:sdt>
                <w:sdtPr>
                  <w:id w:val="-1601416216"/>
                  <w:tag w:val="goog_rdk_3963"/>
                </w:sdtPr>
                <w:sdtContent>
                  <w:ins w:author="Anonymous" w:id="66" w:date="2026-09-22T03:03:20Z">
                    <w:r w:rsidDel="00000000" w:rsidR="00000000" w:rsidRPr="00000000">
                      <w:rPr>
                        <w:rtl w:val="0"/>
                      </w:rPr>
                    </w:r>
                  </w:ins>
                </w:sdtContent>
              </w:sdt>
              <w:ins w:author="Anonymous" w:id="66" w:date="2026-09-22T03:03:20Z">
                <w:bookmarkStart w:colFirst="0" w:colLast="0" w:name="_heading=h.yvcmfl7tu49y" w:id="997"/>
                <w:bookmarkEnd w:id="997"/>
              </w:ins>
            </w:sdtContent>
          </w:sdt>
        </w:p>
      </w:sdtContent>
    </w:sdt>
    <w:sdt>
      <w:sdtPr>
        <w:id w:val="-213737648"/>
        <w:tag w:val="goog_rdk_3967"/>
      </w:sdtPr>
      <w:sdtContent>
        <w:p w:rsidR="00000000" w:rsidDel="00000000" w:rsidP="00000000" w:rsidRDefault="00000000" w:rsidRPr="00000000" w14:paraId="000005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050643"/>
              <w:tag w:val="goog_rdk_3965"/>
            </w:sdtPr>
            <w:sdtContent>
              <w:ins w:author="Anonymous" w:id="66" w:date="2026-09-22T03:03:20Z"/>
              <w:sdt>
                <w:sdtPr>
                  <w:id w:val="1166339356"/>
                  <w:tag w:val="goog_rdk_3966"/>
                </w:sdtPr>
                <w:sdtContent>
                  <w:ins w:author="Anonymous" w:id="66" w:date="2026-09-22T03:03:20Z">
                    <w:r w:rsidDel="00000000" w:rsidR="00000000" w:rsidRPr="00000000">
                      <w:rPr>
                        <w:rtl w:val="0"/>
                      </w:rPr>
                    </w:r>
                  </w:ins>
                </w:sdtContent>
              </w:sdt>
              <w:ins w:author="Anonymous" w:id="66" w:date="2026-09-22T03:03:20Z">
                <w:bookmarkStart w:colFirst="0" w:colLast="0" w:name="_heading=h.pk0ptde2dpyj" w:id="998"/>
                <w:bookmarkEnd w:id="998"/>
              </w:ins>
            </w:sdtContent>
          </w:sdt>
        </w:p>
      </w:sdtContent>
    </w:sdt>
    <w:sdt>
      <w:sdtPr>
        <w:id w:val="-234423154"/>
        <w:tag w:val="goog_rdk_3970"/>
      </w:sdtPr>
      <w:sdtContent>
        <w:p w:rsidR="00000000" w:rsidDel="00000000" w:rsidP="00000000" w:rsidRDefault="00000000" w:rsidRPr="00000000" w14:paraId="000005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8329385"/>
              <w:tag w:val="goog_rdk_3968"/>
            </w:sdtPr>
            <w:sdtContent>
              <w:ins w:author="Anonymous" w:id="66" w:date="2026-09-22T03:03:20Z"/>
              <w:sdt>
                <w:sdtPr>
                  <w:id w:val="-1172893271"/>
                  <w:tag w:val="goog_rdk_3969"/>
                </w:sdtPr>
                <w:sdtContent>
                  <w:ins w:author="Anonymous" w:id="66" w:date="2026-09-22T03:03:20Z">
                    <w:r w:rsidDel="00000000" w:rsidR="00000000" w:rsidRPr="00000000">
                      <w:rPr>
                        <w:rtl w:val="0"/>
                      </w:rPr>
                    </w:r>
                  </w:ins>
                </w:sdtContent>
              </w:sdt>
              <w:ins w:author="Anonymous" w:id="66" w:date="2026-09-22T03:03:20Z">
                <w:bookmarkStart w:colFirst="0" w:colLast="0" w:name="_heading=h.y4a1qd8vq7e4" w:id="999"/>
                <w:bookmarkEnd w:id="999"/>
              </w:ins>
            </w:sdtContent>
          </w:sdt>
        </w:p>
      </w:sdtContent>
    </w:sdt>
    <w:sdt>
      <w:sdtPr>
        <w:id w:val="1860401224"/>
        <w:tag w:val="goog_rdk_3973"/>
      </w:sdtPr>
      <w:sdtContent>
        <w:p w:rsidR="00000000" w:rsidDel="00000000" w:rsidP="00000000" w:rsidRDefault="00000000" w:rsidRPr="00000000" w14:paraId="000005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1791603"/>
              <w:tag w:val="goog_rdk_3971"/>
            </w:sdtPr>
            <w:sdtContent>
              <w:ins w:author="Anonymous" w:id="66" w:date="2026-09-22T03:03:20Z"/>
              <w:sdt>
                <w:sdtPr>
                  <w:id w:val="301188208"/>
                  <w:tag w:val="goog_rdk_3972"/>
                </w:sdtPr>
                <w:sdtContent>
                  <w:ins w:author="Anonymous" w:id="66" w:date="2026-09-22T03:03:20Z">
                    <w:r w:rsidDel="00000000" w:rsidR="00000000" w:rsidRPr="00000000">
                      <w:rPr>
                        <w:rtl w:val="0"/>
                      </w:rPr>
                    </w:r>
                  </w:ins>
                </w:sdtContent>
              </w:sdt>
              <w:ins w:author="Anonymous" w:id="66" w:date="2026-09-22T03:03:20Z">
                <w:bookmarkStart w:colFirst="0" w:colLast="0" w:name="_heading=h.5n9qvzovf46z" w:id="1000"/>
                <w:bookmarkEnd w:id="1000"/>
              </w:ins>
            </w:sdtContent>
          </w:sdt>
        </w:p>
      </w:sdtContent>
    </w:sdt>
    <w:sdt>
      <w:sdtPr>
        <w:id w:val="-524100289"/>
        <w:tag w:val="goog_rdk_3976"/>
      </w:sdtPr>
      <w:sdtContent>
        <w:p w:rsidR="00000000" w:rsidDel="00000000" w:rsidP="00000000" w:rsidRDefault="00000000" w:rsidRPr="00000000" w14:paraId="000005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8404824"/>
              <w:tag w:val="goog_rdk_3974"/>
            </w:sdtPr>
            <w:sdtContent>
              <w:ins w:author="Anonymous" w:id="66" w:date="2026-09-22T03:03:20Z"/>
              <w:sdt>
                <w:sdtPr>
                  <w:id w:val="1184668020"/>
                  <w:tag w:val="goog_rdk_3975"/>
                </w:sdtPr>
                <w:sdtContent>
                  <w:ins w:author="Anonymous" w:id="66" w:date="2026-09-22T03:03:20Z">
                    <w:r w:rsidDel="00000000" w:rsidR="00000000" w:rsidRPr="00000000">
                      <w:rPr>
                        <w:rtl w:val="0"/>
                      </w:rPr>
                    </w:r>
                  </w:ins>
                </w:sdtContent>
              </w:sdt>
              <w:ins w:author="Anonymous" w:id="66" w:date="2026-09-22T03:03:20Z">
                <w:bookmarkStart w:colFirst="0" w:colLast="0" w:name="_heading=h.8ir3rycer8xk" w:id="1001"/>
                <w:bookmarkEnd w:id="1001"/>
              </w:ins>
            </w:sdtContent>
          </w:sdt>
        </w:p>
      </w:sdtContent>
    </w:sdt>
    <w:sdt>
      <w:sdtPr>
        <w:id w:val="1185019243"/>
        <w:tag w:val="goog_rdk_3979"/>
      </w:sdtPr>
      <w:sdtContent>
        <w:p w:rsidR="00000000" w:rsidDel="00000000" w:rsidP="00000000" w:rsidRDefault="00000000" w:rsidRPr="00000000" w14:paraId="000005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5190892"/>
              <w:tag w:val="goog_rdk_3977"/>
            </w:sdtPr>
            <w:sdtContent>
              <w:ins w:author="Anonymous" w:id="66" w:date="2026-09-22T03:03:20Z"/>
              <w:sdt>
                <w:sdtPr>
                  <w:id w:val="-87990408"/>
                  <w:tag w:val="goog_rdk_3978"/>
                </w:sdtPr>
                <w:sdtContent>
                  <w:ins w:author="Anonymous" w:id="66" w:date="2026-09-22T03:03:20Z">
                    <w:r w:rsidDel="00000000" w:rsidR="00000000" w:rsidRPr="00000000">
                      <w:rPr>
                        <w:rtl w:val="0"/>
                      </w:rPr>
                    </w:r>
                  </w:ins>
                </w:sdtContent>
              </w:sdt>
              <w:ins w:author="Anonymous" w:id="66" w:date="2026-09-22T03:03:20Z">
                <w:bookmarkStart w:colFirst="0" w:colLast="0" w:name="_heading=h.dbrvrwrjoyc" w:id="1002"/>
                <w:bookmarkEnd w:id="1002"/>
              </w:ins>
            </w:sdtContent>
          </w:sdt>
        </w:p>
      </w:sdtContent>
    </w:sdt>
    <w:sdt>
      <w:sdtPr>
        <w:id w:val="-217764904"/>
        <w:tag w:val="goog_rdk_3982"/>
      </w:sdtPr>
      <w:sdtContent>
        <w:p w:rsidR="00000000" w:rsidDel="00000000" w:rsidP="00000000" w:rsidRDefault="00000000" w:rsidRPr="00000000" w14:paraId="000005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9844649"/>
              <w:tag w:val="goog_rdk_3980"/>
            </w:sdtPr>
            <w:sdtContent>
              <w:ins w:author="Anonymous" w:id="66" w:date="2026-09-22T03:03:20Z"/>
              <w:sdt>
                <w:sdtPr>
                  <w:id w:val="-88564818"/>
                  <w:tag w:val="goog_rdk_3981"/>
                </w:sdtPr>
                <w:sdtContent>
                  <w:ins w:author="Anonymous" w:id="66" w:date="2026-09-22T03:03:20Z">
                    <w:r w:rsidDel="00000000" w:rsidR="00000000" w:rsidRPr="00000000">
                      <w:rPr>
                        <w:rtl w:val="0"/>
                      </w:rPr>
                    </w:r>
                  </w:ins>
                </w:sdtContent>
              </w:sdt>
              <w:ins w:author="Anonymous" w:id="66" w:date="2026-09-22T03:03:20Z">
                <w:bookmarkStart w:colFirst="0" w:colLast="0" w:name="_heading=h.ja2nbwc3qlph" w:id="1003"/>
                <w:bookmarkEnd w:id="1003"/>
              </w:ins>
            </w:sdtContent>
          </w:sdt>
        </w:p>
      </w:sdtContent>
    </w:sdt>
    <w:sdt>
      <w:sdtPr>
        <w:id w:val="-762314886"/>
        <w:tag w:val="goog_rdk_3985"/>
      </w:sdtPr>
      <w:sdtContent>
        <w:p w:rsidR="00000000" w:rsidDel="00000000" w:rsidP="00000000" w:rsidRDefault="00000000" w:rsidRPr="00000000" w14:paraId="000005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5923514"/>
              <w:tag w:val="goog_rdk_3983"/>
            </w:sdtPr>
            <w:sdtContent>
              <w:ins w:author="Anonymous" w:id="66" w:date="2026-09-22T03:03:20Z"/>
              <w:sdt>
                <w:sdtPr>
                  <w:id w:val="-727919627"/>
                  <w:tag w:val="goog_rdk_3984"/>
                </w:sdtPr>
                <w:sdtContent>
                  <w:ins w:author="Anonymous" w:id="66" w:date="2026-09-22T03:03:20Z">
                    <w:r w:rsidDel="00000000" w:rsidR="00000000" w:rsidRPr="00000000">
                      <w:rPr>
                        <w:rtl w:val="0"/>
                      </w:rPr>
                    </w:r>
                  </w:ins>
                </w:sdtContent>
              </w:sdt>
              <w:ins w:author="Anonymous" w:id="66" w:date="2026-09-22T03:03:20Z">
                <w:bookmarkStart w:colFirst="0" w:colLast="0" w:name="_heading=h.5czdthrbdc8h" w:id="1004"/>
                <w:bookmarkEnd w:id="1004"/>
              </w:ins>
            </w:sdtContent>
          </w:sdt>
        </w:p>
      </w:sdtContent>
    </w:sdt>
    <w:sdt>
      <w:sdtPr>
        <w:id w:val="-1574419198"/>
        <w:tag w:val="goog_rdk_3988"/>
      </w:sdtPr>
      <w:sdtContent>
        <w:p w:rsidR="00000000" w:rsidDel="00000000" w:rsidP="00000000" w:rsidRDefault="00000000" w:rsidRPr="00000000" w14:paraId="000005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9368852"/>
              <w:tag w:val="goog_rdk_3986"/>
            </w:sdtPr>
            <w:sdtContent>
              <w:ins w:author="Anonymous" w:id="66" w:date="2026-09-22T03:03:20Z"/>
              <w:sdt>
                <w:sdtPr>
                  <w:id w:val="-371677054"/>
                  <w:tag w:val="goog_rdk_3987"/>
                </w:sdtPr>
                <w:sdtContent>
                  <w:ins w:author="Anonymous" w:id="66" w:date="2026-09-22T03:03:20Z">
                    <w:r w:rsidDel="00000000" w:rsidR="00000000" w:rsidRPr="00000000">
                      <w:rPr>
                        <w:rtl w:val="0"/>
                      </w:rPr>
                    </w:r>
                  </w:ins>
                </w:sdtContent>
              </w:sdt>
              <w:ins w:author="Anonymous" w:id="66" w:date="2026-09-22T03:03:20Z">
                <w:bookmarkStart w:colFirst="0" w:colLast="0" w:name="_heading=h.3cbphowln12e" w:id="1005"/>
                <w:bookmarkEnd w:id="1005"/>
              </w:ins>
            </w:sdtContent>
          </w:sdt>
        </w:p>
      </w:sdtContent>
    </w:sdt>
    <w:sdt>
      <w:sdtPr>
        <w:id w:val="-330352049"/>
        <w:tag w:val="goog_rdk_3991"/>
      </w:sdtPr>
      <w:sdtContent>
        <w:p w:rsidR="00000000" w:rsidDel="00000000" w:rsidP="00000000" w:rsidRDefault="00000000" w:rsidRPr="00000000" w14:paraId="000005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2236589"/>
              <w:tag w:val="goog_rdk_3989"/>
            </w:sdtPr>
            <w:sdtContent>
              <w:ins w:author="Anonymous" w:id="66" w:date="2026-09-22T03:03:20Z"/>
              <w:sdt>
                <w:sdtPr>
                  <w:id w:val="187416548"/>
                  <w:tag w:val="goog_rdk_3990"/>
                </w:sdtPr>
                <w:sdtContent>
                  <w:ins w:author="Anonymous" w:id="66" w:date="2026-09-22T03:03:20Z">
                    <w:r w:rsidDel="00000000" w:rsidR="00000000" w:rsidRPr="00000000">
                      <w:rPr>
                        <w:rtl w:val="0"/>
                      </w:rPr>
                    </w:r>
                  </w:ins>
                </w:sdtContent>
              </w:sdt>
              <w:ins w:author="Anonymous" w:id="66" w:date="2026-09-22T03:03:20Z">
                <w:bookmarkStart w:colFirst="0" w:colLast="0" w:name="_heading=h.kci3lz6i0xtw" w:id="1006"/>
                <w:bookmarkEnd w:id="1006"/>
              </w:ins>
            </w:sdtContent>
          </w:sdt>
        </w:p>
      </w:sdtContent>
    </w:sdt>
    <w:sdt>
      <w:sdtPr>
        <w:id w:val="815425601"/>
        <w:tag w:val="goog_rdk_3994"/>
      </w:sdtPr>
      <w:sdtContent>
        <w:p w:rsidR="00000000" w:rsidDel="00000000" w:rsidP="00000000" w:rsidRDefault="00000000" w:rsidRPr="00000000" w14:paraId="000005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2375690"/>
              <w:tag w:val="goog_rdk_3992"/>
            </w:sdtPr>
            <w:sdtContent>
              <w:ins w:author="Anonymous" w:id="66" w:date="2026-09-22T03:03:20Z"/>
              <w:sdt>
                <w:sdtPr>
                  <w:id w:val="124944338"/>
                  <w:tag w:val="goog_rdk_3993"/>
                </w:sdtPr>
                <w:sdtContent>
                  <w:ins w:author="Anonymous" w:id="66" w:date="2026-09-22T03:03:20Z">
                    <w:r w:rsidDel="00000000" w:rsidR="00000000" w:rsidRPr="00000000">
                      <w:rPr>
                        <w:rtl w:val="0"/>
                      </w:rPr>
                    </w:r>
                  </w:ins>
                </w:sdtContent>
              </w:sdt>
              <w:ins w:author="Anonymous" w:id="66" w:date="2026-09-22T03:03:20Z">
                <w:bookmarkStart w:colFirst="0" w:colLast="0" w:name="_heading=h.4nkzhs5xvhds" w:id="1007"/>
                <w:bookmarkEnd w:id="1007"/>
              </w:ins>
            </w:sdtContent>
          </w:sdt>
        </w:p>
      </w:sdtContent>
    </w:sdt>
    <w:sdt>
      <w:sdtPr>
        <w:id w:val="1266046373"/>
        <w:tag w:val="goog_rdk_3997"/>
      </w:sdtPr>
      <w:sdtContent>
        <w:p w:rsidR="00000000" w:rsidDel="00000000" w:rsidP="00000000" w:rsidRDefault="00000000" w:rsidRPr="00000000" w14:paraId="000005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2908904"/>
              <w:tag w:val="goog_rdk_3995"/>
            </w:sdtPr>
            <w:sdtContent>
              <w:ins w:author="Anonymous" w:id="66" w:date="2026-09-22T03:03:20Z"/>
              <w:sdt>
                <w:sdtPr>
                  <w:id w:val="-1799710529"/>
                  <w:tag w:val="goog_rdk_3996"/>
                </w:sdtPr>
                <w:sdtContent>
                  <w:ins w:author="Anonymous" w:id="66" w:date="2026-09-22T03:03:20Z">
                    <w:r w:rsidDel="00000000" w:rsidR="00000000" w:rsidRPr="00000000">
                      <w:rPr>
                        <w:rtl w:val="0"/>
                      </w:rPr>
                    </w:r>
                  </w:ins>
                </w:sdtContent>
              </w:sdt>
              <w:ins w:author="Anonymous" w:id="66" w:date="2026-09-22T03:03:20Z">
                <w:bookmarkStart w:colFirst="0" w:colLast="0" w:name="_heading=h.6cn7fm324ykg" w:id="1008"/>
                <w:bookmarkEnd w:id="1008"/>
              </w:ins>
            </w:sdtContent>
          </w:sdt>
        </w:p>
      </w:sdtContent>
    </w:sdt>
    <w:sdt>
      <w:sdtPr>
        <w:id w:val="261949689"/>
        <w:tag w:val="goog_rdk_4000"/>
      </w:sdtPr>
      <w:sdtContent>
        <w:p w:rsidR="00000000" w:rsidDel="00000000" w:rsidP="00000000" w:rsidRDefault="00000000" w:rsidRPr="00000000" w14:paraId="000005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680390"/>
              <w:tag w:val="goog_rdk_3998"/>
            </w:sdtPr>
            <w:sdtContent>
              <w:ins w:author="Anonymous" w:id="66" w:date="2026-09-22T03:03:20Z"/>
              <w:sdt>
                <w:sdtPr>
                  <w:id w:val="-1569824851"/>
                  <w:tag w:val="goog_rdk_3999"/>
                </w:sdtPr>
                <w:sdtContent>
                  <w:ins w:author="Anonymous" w:id="66" w:date="2026-09-22T03:03:20Z">
                    <w:r w:rsidDel="00000000" w:rsidR="00000000" w:rsidRPr="00000000">
                      <w:rPr>
                        <w:rtl w:val="0"/>
                      </w:rPr>
                    </w:r>
                  </w:ins>
                </w:sdtContent>
              </w:sdt>
              <w:ins w:author="Anonymous" w:id="66" w:date="2026-09-22T03:03:20Z">
                <w:bookmarkStart w:colFirst="0" w:colLast="0" w:name="_heading=h.hs5i0nhz285y" w:id="1009"/>
                <w:bookmarkEnd w:id="1009"/>
              </w:ins>
            </w:sdtContent>
          </w:sdt>
        </w:p>
      </w:sdtContent>
    </w:sdt>
    <w:sdt>
      <w:sdtPr>
        <w:id w:val="99244874"/>
        <w:tag w:val="goog_rdk_4003"/>
      </w:sdtPr>
      <w:sdtContent>
        <w:p w:rsidR="00000000" w:rsidDel="00000000" w:rsidP="00000000" w:rsidRDefault="00000000" w:rsidRPr="00000000" w14:paraId="000005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2753077"/>
              <w:tag w:val="goog_rdk_4001"/>
            </w:sdtPr>
            <w:sdtContent>
              <w:ins w:author="Anonymous" w:id="66" w:date="2026-09-22T03:03:20Z"/>
              <w:sdt>
                <w:sdtPr>
                  <w:id w:val="1923152336"/>
                  <w:tag w:val="goog_rdk_4002"/>
                </w:sdtPr>
                <w:sdtContent>
                  <w:ins w:author="Anonymous" w:id="66" w:date="2026-09-22T03:03:20Z">
                    <w:r w:rsidDel="00000000" w:rsidR="00000000" w:rsidRPr="00000000">
                      <w:rPr>
                        <w:rtl w:val="0"/>
                      </w:rPr>
                    </w:r>
                  </w:ins>
                </w:sdtContent>
              </w:sdt>
              <w:ins w:author="Anonymous" w:id="66" w:date="2026-09-22T03:03:20Z">
                <w:bookmarkStart w:colFirst="0" w:colLast="0" w:name="_heading=h.u99fk232jhml" w:id="1010"/>
                <w:bookmarkEnd w:id="1010"/>
              </w:ins>
            </w:sdtContent>
          </w:sdt>
        </w:p>
      </w:sdtContent>
    </w:sdt>
    <w:sdt>
      <w:sdtPr>
        <w:id w:val="1937251428"/>
        <w:tag w:val="goog_rdk_4006"/>
      </w:sdtPr>
      <w:sdtContent>
        <w:p w:rsidR="00000000" w:rsidDel="00000000" w:rsidP="00000000" w:rsidRDefault="00000000" w:rsidRPr="00000000" w14:paraId="000005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3675909"/>
              <w:tag w:val="goog_rdk_4004"/>
            </w:sdtPr>
            <w:sdtContent>
              <w:ins w:author="Anonymous" w:id="66" w:date="2026-09-22T03:03:20Z"/>
              <w:sdt>
                <w:sdtPr>
                  <w:id w:val="-809151015"/>
                  <w:tag w:val="goog_rdk_4005"/>
                </w:sdtPr>
                <w:sdtContent>
                  <w:ins w:author="Anonymous" w:id="66" w:date="2026-09-22T03:03:20Z">
                    <w:r w:rsidDel="00000000" w:rsidR="00000000" w:rsidRPr="00000000">
                      <w:rPr>
                        <w:rtl w:val="0"/>
                      </w:rPr>
                    </w:r>
                  </w:ins>
                </w:sdtContent>
              </w:sdt>
              <w:ins w:author="Anonymous" w:id="66" w:date="2026-09-22T03:03:20Z">
                <w:bookmarkStart w:colFirst="0" w:colLast="0" w:name="_heading=h.f7qxk4ub8nhh" w:id="1011"/>
                <w:bookmarkEnd w:id="1011"/>
              </w:ins>
            </w:sdtContent>
          </w:sdt>
        </w:p>
      </w:sdtContent>
    </w:sdt>
    <w:sdt>
      <w:sdtPr>
        <w:id w:val="422314490"/>
        <w:tag w:val="goog_rdk_4009"/>
      </w:sdtPr>
      <w:sdtContent>
        <w:p w:rsidR="00000000" w:rsidDel="00000000" w:rsidP="00000000" w:rsidRDefault="00000000" w:rsidRPr="00000000" w14:paraId="000005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8671225"/>
              <w:tag w:val="goog_rdk_4007"/>
            </w:sdtPr>
            <w:sdtContent>
              <w:ins w:author="Anonymous" w:id="66" w:date="2026-09-22T03:03:20Z"/>
              <w:sdt>
                <w:sdtPr>
                  <w:id w:val="1398404910"/>
                  <w:tag w:val="goog_rdk_4008"/>
                </w:sdtPr>
                <w:sdtContent>
                  <w:ins w:author="Anonymous" w:id="66" w:date="2026-09-22T03:03:20Z">
                    <w:r w:rsidDel="00000000" w:rsidR="00000000" w:rsidRPr="00000000">
                      <w:rPr>
                        <w:rtl w:val="0"/>
                      </w:rPr>
                    </w:r>
                  </w:ins>
                </w:sdtContent>
              </w:sdt>
              <w:ins w:author="Anonymous" w:id="66" w:date="2026-09-22T03:03:20Z">
                <w:bookmarkStart w:colFirst="0" w:colLast="0" w:name="_heading=h.1rmo6s5krxdk" w:id="1012"/>
                <w:bookmarkEnd w:id="1012"/>
              </w:ins>
            </w:sdtContent>
          </w:sdt>
        </w:p>
      </w:sdtContent>
    </w:sdt>
    <w:sdt>
      <w:sdtPr>
        <w:id w:val="-1692308292"/>
        <w:tag w:val="goog_rdk_4012"/>
      </w:sdtPr>
      <w:sdtContent>
        <w:p w:rsidR="00000000" w:rsidDel="00000000" w:rsidP="00000000" w:rsidRDefault="00000000" w:rsidRPr="00000000" w14:paraId="000005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4596292"/>
              <w:tag w:val="goog_rdk_4010"/>
            </w:sdtPr>
            <w:sdtContent>
              <w:ins w:author="Anonymous" w:id="66" w:date="2026-09-22T03:03:20Z"/>
              <w:sdt>
                <w:sdtPr>
                  <w:id w:val="-111964223"/>
                  <w:tag w:val="goog_rdk_4011"/>
                </w:sdtPr>
                <w:sdtContent>
                  <w:ins w:author="Anonymous" w:id="66" w:date="2026-09-22T03:03:20Z">
                    <w:r w:rsidDel="00000000" w:rsidR="00000000" w:rsidRPr="00000000">
                      <w:rPr>
                        <w:rtl w:val="0"/>
                      </w:rPr>
                    </w:r>
                  </w:ins>
                </w:sdtContent>
              </w:sdt>
              <w:ins w:author="Anonymous" w:id="66" w:date="2026-09-22T03:03:20Z">
                <w:bookmarkStart w:colFirst="0" w:colLast="0" w:name="_heading=h.5fd40p65pkck" w:id="1013"/>
                <w:bookmarkEnd w:id="1013"/>
              </w:ins>
            </w:sdtContent>
          </w:sdt>
        </w:p>
      </w:sdtContent>
    </w:sdt>
    <w:sdt>
      <w:sdtPr>
        <w:id w:val="563673543"/>
        <w:tag w:val="goog_rdk_4015"/>
      </w:sdtPr>
      <w:sdtContent>
        <w:p w:rsidR="00000000" w:rsidDel="00000000" w:rsidP="00000000" w:rsidRDefault="00000000" w:rsidRPr="00000000" w14:paraId="000005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7832259"/>
              <w:tag w:val="goog_rdk_4013"/>
            </w:sdtPr>
            <w:sdtContent>
              <w:ins w:author="Anonymous" w:id="66" w:date="2026-09-22T03:03:20Z"/>
              <w:sdt>
                <w:sdtPr>
                  <w:id w:val="726690624"/>
                  <w:tag w:val="goog_rdk_4014"/>
                </w:sdtPr>
                <w:sdtContent>
                  <w:ins w:author="Anonymous" w:id="66" w:date="2026-09-22T03:03:20Z">
                    <w:r w:rsidDel="00000000" w:rsidR="00000000" w:rsidRPr="00000000">
                      <w:rPr>
                        <w:rtl w:val="0"/>
                      </w:rPr>
                    </w:r>
                  </w:ins>
                </w:sdtContent>
              </w:sdt>
              <w:ins w:author="Anonymous" w:id="66" w:date="2026-09-22T03:03:20Z">
                <w:bookmarkStart w:colFirst="0" w:colLast="0" w:name="_heading=h.onnfp56g1fx4" w:id="1014"/>
                <w:bookmarkEnd w:id="1014"/>
              </w:ins>
            </w:sdtContent>
          </w:sdt>
        </w:p>
      </w:sdtContent>
    </w:sdt>
    <w:sdt>
      <w:sdtPr>
        <w:id w:val="-1873287624"/>
        <w:tag w:val="goog_rdk_4018"/>
      </w:sdtPr>
      <w:sdtContent>
        <w:p w:rsidR="00000000" w:rsidDel="00000000" w:rsidP="00000000" w:rsidRDefault="00000000" w:rsidRPr="00000000" w14:paraId="000005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8176194"/>
              <w:tag w:val="goog_rdk_4016"/>
            </w:sdtPr>
            <w:sdtContent>
              <w:ins w:author="Anonymous" w:id="66" w:date="2026-09-22T03:03:20Z"/>
              <w:sdt>
                <w:sdtPr>
                  <w:id w:val="98478476"/>
                  <w:tag w:val="goog_rdk_4017"/>
                </w:sdtPr>
                <w:sdtContent>
                  <w:ins w:author="Anonymous" w:id="66" w:date="2026-09-22T03:03:20Z">
                    <w:r w:rsidDel="00000000" w:rsidR="00000000" w:rsidRPr="00000000">
                      <w:rPr>
                        <w:rtl w:val="0"/>
                      </w:rPr>
                    </w:r>
                  </w:ins>
                </w:sdtContent>
              </w:sdt>
              <w:ins w:author="Anonymous" w:id="66" w:date="2026-09-22T03:03:20Z">
                <w:bookmarkStart w:colFirst="0" w:colLast="0" w:name="_heading=h.4k4f2jfe1ag1" w:id="1015"/>
                <w:bookmarkEnd w:id="1015"/>
              </w:ins>
            </w:sdtContent>
          </w:sdt>
        </w:p>
      </w:sdtContent>
    </w:sdt>
    <w:sdt>
      <w:sdtPr>
        <w:id w:val="-1532936281"/>
        <w:tag w:val="goog_rdk_4021"/>
      </w:sdtPr>
      <w:sdtContent>
        <w:p w:rsidR="00000000" w:rsidDel="00000000" w:rsidP="00000000" w:rsidRDefault="00000000" w:rsidRPr="00000000" w14:paraId="000005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8643770"/>
              <w:tag w:val="goog_rdk_4019"/>
            </w:sdtPr>
            <w:sdtContent>
              <w:ins w:author="Anonymous" w:id="66" w:date="2026-09-22T03:03:20Z"/>
              <w:sdt>
                <w:sdtPr>
                  <w:id w:val="-648066994"/>
                  <w:tag w:val="goog_rdk_4020"/>
                </w:sdtPr>
                <w:sdtContent>
                  <w:ins w:author="Anonymous" w:id="66" w:date="2026-09-22T03:03:20Z">
                    <w:r w:rsidDel="00000000" w:rsidR="00000000" w:rsidRPr="00000000">
                      <w:rPr>
                        <w:rtl w:val="0"/>
                      </w:rPr>
                    </w:r>
                  </w:ins>
                </w:sdtContent>
              </w:sdt>
              <w:ins w:author="Anonymous" w:id="66" w:date="2026-09-22T03:03:20Z">
                <w:bookmarkStart w:colFirst="0" w:colLast="0" w:name="_heading=h.8vym7njxkxz8" w:id="1016"/>
                <w:bookmarkEnd w:id="1016"/>
              </w:ins>
            </w:sdtContent>
          </w:sdt>
        </w:p>
      </w:sdtContent>
    </w:sdt>
    <w:sdt>
      <w:sdtPr>
        <w:id w:val="1697835141"/>
        <w:tag w:val="goog_rdk_4024"/>
      </w:sdtPr>
      <w:sdtContent>
        <w:p w:rsidR="00000000" w:rsidDel="00000000" w:rsidP="00000000" w:rsidRDefault="00000000" w:rsidRPr="00000000" w14:paraId="000005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9715256"/>
              <w:tag w:val="goog_rdk_4022"/>
            </w:sdtPr>
            <w:sdtContent>
              <w:ins w:author="Anonymous" w:id="66" w:date="2026-09-22T03:03:20Z"/>
              <w:sdt>
                <w:sdtPr>
                  <w:id w:val="-816841021"/>
                  <w:tag w:val="goog_rdk_4023"/>
                </w:sdtPr>
                <w:sdtContent>
                  <w:ins w:author="Anonymous" w:id="66" w:date="2026-09-22T03:03:20Z">
                    <w:r w:rsidDel="00000000" w:rsidR="00000000" w:rsidRPr="00000000">
                      <w:rPr>
                        <w:rtl w:val="0"/>
                      </w:rPr>
                    </w:r>
                  </w:ins>
                </w:sdtContent>
              </w:sdt>
              <w:ins w:author="Anonymous" w:id="66" w:date="2026-09-22T03:03:20Z">
                <w:bookmarkStart w:colFirst="0" w:colLast="0" w:name="_heading=h.y7s0b5gcqulm" w:id="1017"/>
                <w:bookmarkEnd w:id="1017"/>
              </w:ins>
            </w:sdtContent>
          </w:sdt>
        </w:p>
      </w:sdtContent>
    </w:sdt>
    <w:sdt>
      <w:sdtPr>
        <w:id w:val="-1829737854"/>
        <w:tag w:val="goog_rdk_4027"/>
      </w:sdtPr>
      <w:sdtContent>
        <w:p w:rsidR="00000000" w:rsidDel="00000000" w:rsidP="00000000" w:rsidRDefault="00000000" w:rsidRPr="00000000" w14:paraId="000005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38922"/>
              <w:tag w:val="goog_rdk_4025"/>
            </w:sdtPr>
            <w:sdtContent>
              <w:ins w:author="Anonymous" w:id="66" w:date="2026-09-22T03:03:20Z"/>
              <w:sdt>
                <w:sdtPr>
                  <w:id w:val="738584440"/>
                  <w:tag w:val="goog_rdk_4026"/>
                </w:sdtPr>
                <w:sdtContent>
                  <w:ins w:author="Anonymous" w:id="66" w:date="2026-09-22T03:03:20Z">
                    <w:r w:rsidDel="00000000" w:rsidR="00000000" w:rsidRPr="00000000">
                      <w:rPr>
                        <w:rtl w:val="0"/>
                      </w:rPr>
                    </w:r>
                  </w:ins>
                </w:sdtContent>
              </w:sdt>
              <w:ins w:author="Anonymous" w:id="66" w:date="2026-09-22T03:03:20Z">
                <w:bookmarkStart w:colFirst="0" w:colLast="0" w:name="_heading=h.vnw3xey3qjla" w:id="1018"/>
                <w:bookmarkEnd w:id="1018"/>
              </w:ins>
            </w:sdtContent>
          </w:sdt>
        </w:p>
      </w:sdtContent>
    </w:sdt>
    <w:sdt>
      <w:sdtPr>
        <w:id w:val="874878899"/>
        <w:tag w:val="goog_rdk_4030"/>
      </w:sdtPr>
      <w:sdtContent>
        <w:p w:rsidR="00000000" w:rsidDel="00000000" w:rsidP="00000000" w:rsidRDefault="00000000" w:rsidRPr="00000000" w14:paraId="000005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4139083"/>
              <w:tag w:val="goog_rdk_4028"/>
            </w:sdtPr>
            <w:sdtContent>
              <w:ins w:author="Anonymous" w:id="66" w:date="2026-09-22T03:03:20Z"/>
              <w:sdt>
                <w:sdtPr>
                  <w:id w:val="-601687432"/>
                  <w:tag w:val="goog_rdk_4029"/>
                </w:sdtPr>
                <w:sdtContent>
                  <w:ins w:author="Anonymous" w:id="66" w:date="2026-09-22T03:03:20Z">
                    <w:r w:rsidDel="00000000" w:rsidR="00000000" w:rsidRPr="00000000">
                      <w:rPr>
                        <w:rtl w:val="0"/>
                      </w:rPr>
                    </w:r>
                  </w:ins>
                </w:sdtContent>
              </w:sdt>
              <w:ins w:author="Anonymous" w:id="66" w:date="2026-09-22T03:03:20Z">
                <w:bookmarkStart w:colFirst="0" w:colLast="0" w:name="_heading=h.v5dicvtxwpmz" w:id="1019"/>
                <w:bookmarkEnd w:id="1019"/>
              </w:ins>
            </w:sdtContent>
          </w:sdt>
        </w:p>
      </w:sdtContent>
    </w:sdt>
    <w:sdt>
      <w:sdtPr>
        <w:id w:val="-410321492"/>
        <w:tag w:val="goog_rdk_4033"/>
      </w:sdtPr>
      <w:sdtContent>
        <w:p w:rsidR="00000000" w:rsidDel="00000000" w:rsidP="00000000" w:rsidRDefault="00000000" w:rsidRPr="00000000" w14:paraId="000005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3208656"/>
              <w:tag w:val="goog_rdk_4031"/>
            </w:sdtPr>
            <w:sdtContent>
              <w:ins w:author="Anonymous" w:id="66" w:date="2026-09-22T03:03:20Z"/>
              <w:sdt>
                <w:sdtPr>
                  <w:id w:val="-598714158"/>
                  <w:tag w:val="goog_rdk_4032"/>
                </w:sdtPr>
                <w:sdtContent>
                  <w:ins w:author="Anonymous" w:id="66" w:date="2026-09-22T03:03:20Z">
                    <w:r w:rsidDel="00000000" w:rsidR="00000000" w:rsidRPr="00000000">
                      <w:rPr>
                        <w:rtl w:val="0"/>
                      </w:rPr>
                    </w:r>
                  </w:ins>
                </w:sdtContent>
              </w:sdt>
              <w:ins w:author="Anonymous" w:id="66" w:date="2026-09-22T03:03:20Z">
                <w:bookmarkStart w:colFirst="0" w:colLast="0" w:name="_heading=h.siih2xtxwnfi" w:id="1020"/>
                <w:bookmarkEnd w:id="1020"/>
              </w:ins>
            </w:sdtContent>
          </w:sdt>
        </w:p>
      </w:sdtContent>
    </w:sdt>
    <w:sdt>
      <w:sdtPr>
        <w:id w:val="1735796995"/>
        <w:tag w:val="goog_rdk_4036"/>
      </w:sdtPr>
      <w:sdtContent>
        <w:p w:rsidR="00000000" w:rsidDel="00000000" w:rsidP="00000000" w:rsidRDefault="00000000" w:rsidRPr="00000000" w14:paraId="000005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4898278"/>
              <w:tag w:val="goog_rdk_4034"/>
            </w:sdtPr>
            <w:sdtContent>
              <w:ins w:author="Anonymous" w:id="66" w:date="2026-09-22T03:03:20Z"/>
              <w:sdt>
                <w:sdtPr>
                  <w:id w:val="-1861785920"/>
                  <w:tag w:val="goog_rdk_4035"/>
                </w:sdtPr>
                <w:sdtContent>
                  <w:ins w:author="Anonymous" w:id="66" w:date="2026-09-22T03:03:20Z">
                    <w:r w:rsidDel="00000000" w:rsidR="00000000" w:rsidRPr="00000000">
                      <w:rPr>
                        <w:rtl w:val="0"/>
                      </w:rPr>
                    </w:r>
                  </w:ins>
                </w:sdtContent>
              </w:sdt>
              <w:ins w:author="Anonymous" w:id="66" w:date="2026-09-22T03:03:20Z">
                <w:bookmarkStart w:colFirst="0" w:colLast="0" w:name="_heading=h.4wsjethurt" w:id="1021"/>
                <w:bookmarkEnd w:id="1021"/>
              </w:ins>
            </w:sdtContent>
          </w:sdt>
        </w:p>
      </w:sdtContent>
    </w:sdt>
    <w:sdt>
      <w:sdtPr>
        <w:id w:val="-1998604561"/>
        <w:tag w:val="goog_rdk_4039"/>
      </w:sdtPr>
      <w:sdtContent>
        <w:p w:rsidR="00000000" w:rsidDel="00000000" w:rsidP="00000000" w:rsidRDefault="00000000" w:rsidRPr="00000000" w14:paraId="000005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695718"/>
              <w:tag w:val="goog_rdk_4037"/>
            </w:sdtPr>
            <w:sdtContent>
              <w:ins w:author="Anonymous" w:id="66" w:date="2026-09-22T03:03:20Z"/>
              <w:sdt>
                <w:sdtPr>
                  <w:id w:val="1400091819"/>
                  <w:tag w:val="goog_rdk_4038"/>
                </w:sdtPr>
                <w:sdtContent>
                  <w:ins w:author="Anonymous" w:id="66" w:date="2026-09-22T03:03:20Z">
                    <w:r w:rsidDel="00000000" w:rsidR="00000000" w:rsidRPr="00000000">
                      <w:rPr>
                        <w:rtl w:val="0"/>
                      </w:rPr>
                    </w:r>
                  </w:ins>
                </w:sdtContent>
              </w:sdt>
              <w:ins w:author="Anonymous" w:id="66" w:date="2026-09-22T03:03:20Z">
                <w:bookmarkStart w:colFirst="0" w:colLast="0" w:name="_heading=h.4zo8ens8oa8" w:id="1022"/>
                <w:bookmarkEnd w:id="1022"/>
              </w:ins>
            </w:sdtContent>
          </w:sdt>
        </w:p>
      </w:sdtContent>
    </w:sdt>
    <w:sdt>
      <w:sdtPr>
        <w:id w:val="220804907"/>
        <w:tag w:val="goog_rdk_4042"/>
      </w:sdtPr>
      <w:sdtContent>
        <w:p w:rsidR="00000000" w:rsidDel="00000000" w:rsidP="00000000" w:rsidRDefault="00000000" w:rsidRPr="00000000" w14:paraId="000005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6775252"/>
              <w:tag w:val="goog_rdk_4040"/>
            </w:sdtPr>
            <w:sdtContent>
              <w:ins w:author="Anonymous" w:id="66" w:date="2026-09-22T03:03:20Z"/>
              <w:sdt>
                <w:sdtPr>
                  <w:id w:val="1337441287"/>
                  <w:tag w:val="goog_rdk_4041"/>
                </w:sdtPr>
                <w:sdtContent>
                  <w:ins w:author="Anonymous" w:id="66" w:date="2026-09-22T03:03:20Z">
                    <w:r w:rsidDel="00000000" w:rsidR="00000000" w:rsidRPr="00000000">
                      <w:rPr>
                        <w:rtl w:val="0"/>
                      </w:rPr>
                    </w:r>
                  </w:ins>
                </w:sdtContent>
              </w:sdt>
              <w:ins w:author="Anonymous" w:id="66" w:date="2026-09-22T03:03:20Z">
                <w:bookmarkStart w:colFirst="0" w:colLast="0" w:name="_heading=h.nk3cxrlvphlw" w:id="1023"/>
                <w:bookmarkEnd w:id="1023"/>
              </w:ins>
            </w:sdtContent>
          </w:sdt>
        </w:p>
      </w:sdtContent>
    </w:sdt>
    <w:sdt>
      <w:sdtPr>
        <w:id w:val="-791879776"/>
        <w:tag w:val="goog_rdk_4045"/>
      </w:sdtPr>
      <w:sdtContent>
        <w:p w:rsidR="00000000" w:rsidDel="00000000" w:rsidP="00000000" w:rsidRDefault="00000000" w:rsidRPr="00000000" w14:paraId="000005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3684353"/>
              <w:tag w:val="goog_rdk_4043"/>
            </w:sdtPr>
            <w:sdtContent>
              <w:ins w:author="Anonymous" w:id="66" w:date="2026-09-22T03:03:20Z"/>
              <w:sdt>
                <w:sdtPr>
                  <w:id w:val="1344170355"/>
                  <w:tag w:val="goog_rdk_4044"/>
                </w:sdtPr>
                <w:sdtContent>
                  <w:ins w:author="Anonymous" w:id="66" w:date="2026-09-22T03:03:20Z">
                    <w:r w:rsidDel="00000000" w:rsidR="00000000" w:rsidRPr="00000000">
                      <w:rPr>
                        <w:rtl w:val="0"/>
                      </w:rPr>
                    </w:r>
                  </w:ins>
                </w:sdtContent>
              </w:sdt>
              <w:ins w:author="Anonymous" w:id="66" w:date="2026-09-22T03:03:20Z">
                <w:bookmarkStart w:colFirst="0" w:colLast="0" w:name="_heading=h.9t8wojf784fo" w:id="1024"/>
                <w:bookmarkEnd w:id="1024"/>
              </w:ins>
            </w:sdtContent>
          </w:sdt>
        </w:p>
      </w:sdtContent>
    </w:sdt>
    <w:sdt>
      <w:sdtPr>
        <w:id w:val="1012993587"/>
        <w:tag w:val="goog_rdk_4048"/>
      </w:sdtPr>
      <w:sdtContent>
        <w:p w:rsidR="00000000" w:rsidDel="00000000" w:rsidP="00000000" w:rsidRDefault="00000000" w:rsidRPr="00000000" w14:paraId="000005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8446688"/>
              <w:tag w:val="goog_rdk_4046"/>
            </w:sdtPr>
            <w:sdtContent>
              <w:ins w:author="Anonymous" w:id="66" w:date="2026-09-22T03:03:20Z"/>
              <w:sdt>
                <w:sdtPr>
                  <w:id w:val="939750500"/>
                  <w:tag w:val="goog_rdk_4047"/>
                </w:sdtPr>
                <w:sdtContent>
                  <w:ins w:author="Anonymous" w:id="66" w:date="2026-09-22T03:03:20Z">
                    <w:r w:rsidDel="00000000" w:rsidR="00000000" w:rsidRPr="00000000">
                      <w:rPr>
                        <w:rtl w:val="0"/>
                      </w:rPr>
                    </w:r>
                  </w:ins>
                </w:sdtContent>
              </w:sdt>
              <w:ins w:author="Anonymous" w:id="66" w:date="2026-09-22T03:03:20Z">
                <w:bookmarkStart w:colFirst="0" w:colLast="0" w:name="_heading=h.pa3p8ry6zf30" w:id="1025"/>
                <w:bookmarkEnd w:id="1025"/>
              </w:ins>
            </w:sdtContent>
          </w:sdt>
        </w:p>
      </w:sdtContent>
    </w:sdt>
    <w:sdt>
      <w:sdtPr>
        <w:id w:val="1620679716"/>
        <w:tag w:val="goog_rdk_4051"/>
      </w:sdtPr>
      <w:sdtContent>
        <w:p w:rsidR="00000000" w:rsidDel="00000000" w:rsidP="00000000" w:rsidRDefault="00000000" w:rsidRPr="00000000" w14:paraId="000005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5685929"/>
              <w:tag w:val="goog_rdk_4049"/>
            </w:sdtPr>
            <w:sdtContent>
              <w:ins w:author="Anonymous" w:id="66" w:date="2026-09-22T03:03:20Z"/>
              <w:sdt>
                <w:sdtPr>
                  <w:id w:val="-1065579196"/>
                  <w:tag w:val="goog_rdk_4050"/>
                </w:sdtPr>
                <w:sdtContent>
                  <w:ins w:author="Anonymous" w:id="66" w:date="2026-09-22T03:03:20Z">
                    <w:r w:rsidDel="00000000" w:rsidR="00000000" w:rsidRPr="00000000">
                      <w:rPr>
                        <w:rtl w:val="0"/>
                      </w:rPr>
                    </w:r>
                  </w:ins>
                </w:sdtContent>
              </w:sdt>
              <w:ins w:author="Anonymous" w:id="66" w:date="2026-09-22T03:03:20Z">
                <w:bookmarkStart w:colFirst="0" w:colLast="0" w:name="_heading=h.dtcuuxf6ovb5" w:id="1026"/>
                <w:bookmarkEnd w:id="1026"/>
              </w:ins>
            </w:sdtContent>
          </w:sdt>
        </w:p>
      </w:sdtContent>
    </w:sdt>
    <w:sdt>
      <w:sdtPr>
        <w:id w:val="-785318177"/>
        <w:tag w:val="goog_rdk_4054"/>
      </w:sdtPr>
      <w:sdtContent>
        <w:p w:rsidR="00000000" w:rsidDel="00000000" w:rsidP="00000000" w:rsidRDefault="00000000" w:rsidRPr="00000000" w14:paraId="000005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5187343"/>
              <w:tag w:val="goog_rdk_4052"/>
            </w:sdtPr>
            <w:sdtContent>
              <w:ins w:author="Anonymous" w:id="66" w:date="2026-09-22T03:03:20Z"/>
              <w:sdt>
                <w:sdtPr>
                  <w:id w:val="-2146609498"/>
                  <w:tag w:val="goog_rdk_4053"/>
                </w:sdtPr>
                <w:sdtContent>
                  <w:ins w:author="Anonymous" w:id="66" w:date="2026-09-22T03:03:20Z">
                    <w:r w:rsidDel="00000000" w:rsidR="00000000" w:rsidRPr="00000000">
                      <w:rPr>
                        <w:rtl w:val="0"/>
                      </w:rPr>
                    </w:r>
                  </w:ins>
                </w:sdtContent>
              </w:sdt>
              <w:ins w:author="Anonymous" w:id="66" w:date="2026-09-22T03:03:20Z">
                <w:bookmarkStart w:colFirst="0" w:colLast="0" w:name="_heading=h.5kcpt0y7fpuy" w:id="1027"/>
                <w:bookmarkEnd w:id="1027"/>
              </w:ins>
            </w:sdtContent>
          </w:sdt>
        </w:p>
      </w:sdtContent>
    </w:sdt>
    <w:sdt>
      <w:sdtPr>
        <w:id w:val="635649079"/>
        <w:tag w:val="goog_rdk_4057"/>
      </w:sdtPr>
      <w:sdtContent>
        <w:p w:rsidR="00000000" w:rsidDel="00000000" w:rsidP="00000000" w:rsidRDefault="00000000" w:rsidRPr="00000000" w14:paraId="000005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3812298"/>
              <w:tag w:val="goog_rdk_4055"/>
            </w:sdtPr>
            <w:sdtContent>
              <w:ins w:author="Anonymous" w:id="66" w:date="2026-09-22T03:03:20Z"/>
              <w:sdt>
                <w:sdtPr>
                  <w:id w:val="1710239343"/>
                  <w:tag w:val="goog_rdk_4056"/>
                </w:sdtPr>
                <w:sdtContent>
                  <w:ins w:author="Anonymous" w:id="66" w:date="2026-09-22T03:03:20Z">
                    <w:r w:rsidDel="00000000" w:rsidR="00000000" w:rsidRPr="00000000">
                      <w:rPr>
                        <w:rtl w:val="0"/>
                      </w:rPr>
                    </w:r>
                  </w:ins>
                </w:sdtContent>
              </w:sdt>
              <w:ins w:author="Anonymous" w:id="66" w:date="2026-09-22T03:03:20Z">
                <w:bookmarkStart w:colFirst="0" w:colLast="0" w:name="_heading=h.ndvt98dlpdsw" w:id="1028"/>
                <w:bookmarkEnd w:id="1028"/>
              </w:ins>
            </w:sdtContent>
          </w:sdt>
        </w:p>
      </w:sdtContent>
    </w:sdt>
    <w:sdt>
      <w:sdtPr>
        <w:id w:val="65317940"/>
        <w:tag w:val="goog_rdk_4060"/>
      </w:sdtPr>
      <w:sdtContent>
        <w:p w:rsidR="00000000" w:rsidDel="00000000" w:rsidP="00000000" w:rsidRDefault="00000000" w:rsidRPr="00000000" w14:paraId="000005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9827299"/>
              <w:tag w:val="goog_rdk_4058"/>
            </w:sdtPr>
            <w:sdtContent>
              <w:ins w:author="Anonymous" w:id="66" w:date="2026-09-22T03:03:20Z"/>
              <w:sdt>
                <w:sdtPr>
                  <w:id w:val="-1732392495"/>
                  <w:tag w:val="goog_rdk_4059"/>
                </w:sdtPr>
                <w:sdtContent>
                  <w:ins w:author="Anonymous" w:id="66" w:date="2026-09-22T03:03:20Z">
                    <w:r w:rsidDel="00000000" w:rsidR="00000000" w:rsidRPr="00000000">
                      <w:rPr>
                        <w:rtl w:val="0"/>
                      </w:rPr>
                    </w:r>
                  </w:ins>
                </w:sdtContent>
              </w:sdt>
              <w:ins w:author="Anonymous" w:id="66" w:date="2026-09-22T03:03:20Z">
                <w:bookmarkStart w:colFirst="0" w:colLast="0" w:name="_heading=h.dkvwm7y3j6n1" w:id="1029"/>
                <w:bookmarkEnd w:id="1029"/>
              </w:ins>
            </w:sdtContent>
          </w:sdt>
        </w:p>
      </w:sdtContent>
    </w:sdt>
    <w:sdt>
      <w:sdtPr>
        <w:id w:val="-1249998118"/>
        <w:tag w:val="goog_rdk_4063"/>
      </w:sdtPr>
      <w:sdtContent>
        <w:p w:rsidR="00000000" w:rsidDel="00000000" w:rsidP="00000000" w:rsidRDefault="00000000" w:rsidRPr="00000000" w14:paraId="000005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7991177"/>
              <w:tag w:val="goog_rdk_4061"/>
            </w:sdtPr>
            <w:sdtContent>
              <w:ins w:author="Anonymous" w:id="66" w:date="2026-09-22T03:03:20Z"/>
              <w:sdt>
                <w:sdtPr>
                  <w:id w:val="394109080"/>
                  <w:tag w:val="goog_rdk_4062"/>
                </w:sdtPr>
                <w:sdtContent>
                  <w:ins w:author="Anonymous" w:id="66" w:date="2026-09-22T03:03:20Z">
                    <w:r w:rsidDel="00000000" w:rsidR="00000000" w:rsidRPr="00000000">
                      <w:rPr>
                        <w:rtl w:val="0"/>
                      </w:rPr>
                    </w:r>
                  </w:ins>
                </w:sdtContent>
              </w:sdt>
              <w:ins w:author="Anonymous" w:id="66" w:date="2026-09-22T03:03:20Z">
                <w:bookmarkStart w:colFirst="0" w:colLast="0" w:name="_heading=h.1zuov6n2kvd0" w:id="1030"/>
                <w:bookmarkEnd w:id="1030"/>
              </w:ins>
            </w:sdtContent>
          </w:sdt>
        </w:p>
      </w:sdtContent>
    </w:sdt>
    <w:sdt>
      <w:sdtPr>
        <w:id w:val="-1598333768"/>
        <w:tag w:val="goog_rdk_4066"/>
      </w:sdtPr>
      <w:sdtContent>
        <w:p w:rsidR="00000000" w:rsidDel="00000000" w:rsidP="00000000" w:rsidRDefault="00000000" w:rsidRPr="00000000" w14:paraId="000005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14416753"/>
              <w:tag w:val="goog_rdk_4064"/>
            </w:sdtPr>
            <w:sdtContent>
              <w:ins w:author="Anonymous" w:id="66" w:date="2026-09-22T03:03:20Z"/>
              <w:sdt>
                <w:sdtPr>
                  <w:id w:val="-1821825852"/>
                  <w:tag w:val="goog_rdk_4065"/>
                </w:sdtPr>
                <w:sdtContent>
                  <w:ins w:author="Anonymous" w:id="66" w:date="2026-09-22T03:03:20Z">
                    <w:r w:rsidDel="00000000" w:rsidR="00000000" w:rsidRPr="00000000">
                      <w:rPr>
                        <w:rtl w:val="0"/>
                      </w:rPr>
                    </w:r>
                  </w:ins>
                </w:sdtContent>
              </w:sdt>
              <w:ins w:author="Anonymous" w:id="66" w:date="2026-09-22T03:03:20Z">
                <w:bookmarkStart w:colFirst="0" w:colLast="0" w:name="_heading=h.k8b3h8wvzay0" w:id="1031"/>
                <w:bookmarkEnd w:id="1031"/>
              </w:ins>
            </w:sdtContent>
          </w:sdt>
        </w:p>
      </w:sdtContent>
    </w:sdt>
    <w:sdt>
      <w:sdtPr>
        <w:id w:val="1632444035"/>
        <w:tag w:val="goog_rdk_4069"/>
      </w:sdtPr>
      <w:sdtContent>
        <w:p w:rsidR="00000000" w:rsidDel="00000000" w:rsidP="00000000" w:rsidRDefault="00000000" w:rsidRPr="00000000" w14:paraId="000005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2000335"/>
              <w:tag w:val="goog_rdk_4067"/>
            </w:sdtPr>
            <w:sdtContent>
              <w:ins w:author="Anonymous" w:id="66" w:date="2026-09-22T03:03:20Z"/>
              <w:sdt>
                <w:sdtPr>
                  <w:id w:val="-1209282483"/>
                  <w:tag w:val="goog_rdk_4068"/>
                </w:sdtPr>
                <w:sdtContent>
                  <w:ins w:author="Anonymous" w:id="66" w:date="2026-09-22T03:03:20Z">
                    <w:r w:rsidDel="00000000" w:rsidR="00000000" w:rsidRPr="00000000">
                      <w:rPr>
                        <w:rtl w:val="0"/>
                      </w:rPr>
                    </w:r>
                  </w:ins>
                </w:sdtContent>
              </w:sdt>
              <w:ins w:author="Anonymous" w:id="66" w:date="2026-09-22T03:03:20Z">
                <w:bookmarkStart w:colFirst="0" w:colLast="0" w:name="_heading=h.6a2nr3trx8ve" w:id="1032"/>
                <w:bookmarkEnd w:id="1032"/>
              </w:ins>
            </w:sdtContent>
          </w:sdt>
        </w:p>
      </w:sdtContent>
    </w:sdt>
    <w:sdt>
      <w:sdtPr>
        <w:id w:val="-451458371"/>
        <w:tag w:val="goog_rdk_4072"/>
      </w:sdtPr>
      <w:sdtContent>
        <w:p w:rsidR="00000000" w:rsidDel="00000000" w:rsidP="00000000" w:rsidRDefault="00000000" w:rsidRPr="00000000" w14:paraId="000005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1006759"/>
              <w:tag w:val="goog_rdk_4070"/>
            </w:sdtPr>
            <w:sdtContent>
              <w:ins w:author="Anonymous" w:id="66" w:date="2026-09-22T03:03:20Z"/>
              <w:sdt>
                <w:sdtPr>
                  <w:id w:val="2108292398"/>
                  <w:tag w:val="goog_rdk_4071"/>
                </w:sdtPr>
                <w:sdtContent>
                  <w:ins w:author="Anonymous" w:id="66" w:date="2026-09-22T03:03:20Z">
                    <w:r w:rsidDel="00000000" w:rsidR="00000000" w:rsidRPr="00000000">
                      <w:rPr>
                        <w:rtl w:val="0"/>
                      </w:rPr>
                    </w:r>
                  </w:ins>
                </w:sdtContent>
              </w:sdt>
              <w:ins w:author="Anonymous" w:id="66" w:date="2026-09-22T03:03:20Z">
                <w:bookmarkStart w:colFirst="0" w:colLast="0" w:name="_heading=h.epx9o169ez8n" w:id="1033"/>
                <w:bookmarkEnd w:id="1033"/>
              </w:ins>
            </w:sdtContent>
          </w:sdt>
        </w:p>
      </w:sdtContent>
    </w:sdt>
    <w:sdt>
      <w:sdtPr>
        <w:id w:val="-1375295268"/>
        <w:tag w:val="goog_rdk_4075"/>
      </w:sdtPr>
      <w:sdtContent>
        <w:p w:rsidR="00000000" w:rsidDel="00000000" w:rsidP="00000000" w:rsidRDefault="00000000" w:rsidRPr="00000000" w14:paraId="000005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1789305"/>
              <w:tag w:val="goog_rdk_4073"/>
            </w:sdtPr>
            <w:sdtContent>
              <w:ins w:author="Anonymous" w:id="66" w:date="2026-09-22T03:03:20Z"/>
              <w:sdt>
                <w:sdtPr>
                  <w:id w:val="882413774"/>
                  <w:tag w:val="goog_rdk_4074"/>
                </w:sdtPr>
                <w:sdtContent>
                  <w:ins w:author="Anonymous" w:id="66" w:date="2026-09-22T03:03:20Z">
                    <w:r w:rsidDel="00000000" w:rsidR="00000000" w:rsidRPr="00000000">
                      <w:rPr>
                        <w:rtl w:val="0"/>
                      </w:rPr>
                    </w:r>
                  </w:ins>
                </w:sdtContent>
              </w:sdt>
              <w:ins w:author="Anonymous" w:id="66" w:date="2026-09-22T03:03:20Z">
                <w:bookmarkStart w:colFirst="0" w:colLast="0" w:name="_heading=h.r0179kvu54bu" w:id="1034"/>
                <w:bookmarkEnd w:id="1034"/>
              </w:ins>
            </w:sdtContent>
          </w:sdt>
        </w:p>
      </w:sdtContent>
    </w:sdt>
    <w:sdt>
      <w:sdtPr>
        <w:id w:val="1193341709"/>
        <w:tag w:val="goog_rdk_4078"/>
      </w:sdtPr>
      <w:sdtContent>
        <w:p w:rsidR="00000000" w:rsidDel="00000000" w:rsidP="00000000" w:rsidRDefault="00000000" w:rsidRPr="00000000" w14:paraId="000005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0096665"/>
              <w:tag w:val="goog_rdk_4076"/>
            </w:sdtPr>
            <w:sdtContent>
              <w:ins w:author="Anonymous" w:id="66" w:date="2026-09-22T03:03:20Z"/>
              <w:sdt>
                <w:sdtPr>
                  <w:id w:val="-1469089964"/>
                  <w:tag w:val="goog_rdk_4077"/>
                </w:sdtPr>
                <w:sdtContent>
                  <w:ins w:author="Anonymous" w:id="66" w:date="2026-09-22T03:03:20Z">
                    <w:r w:rsidDel="00000000" w:rsidR="00000000" w:rsidRPr="00000000">
                      <w:rPr>
                        <w:rtl w:val="0"/>
                      </w:rPr>
                    </w:r>
                  </w:ins>
                </w:sdtContent>
              </w:sdt>
              <w:ins w:author="Anonymous" w:id="66" w:date="2026-09-22T03:03:20Z">
                <w:bookmarkStart w:colFirst="0" w:colLast="0" w:name="_heading=h.1j0hcqttnm12" w:id="1035"/>
                <w:bookmarkEnd w:id="1035"/>
              </w:ins>
            </w:sdtContent>
          </w:sdt>
        </w:p>
      </w:sdtContent>
    </w:sdt>
    <w:sdt>
      <w:sdtPr>
        <w:id w:val="234243709"/>
        <w:tag w:val="goog_rdk_4081"/>
      </w:sdtPr>
      <w:sdtContent>
        <w:p w:rsidR="00000000" w:rsidDel="00000000" w:rsidP="00000000" w:rsidRDefault="00000000" w:rsidRPr="00000000" w14:paraId="000005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5304851"/>
              <w:tag w:val="goog_rdk_4079"/>
            </w:sdtPr>
            <w:sdtContent>
              <w:ins w:author="Anonymous" w:id="66" w:date="2026-09-22T03:03:20Z"/>
              <w:sdt>
                <w:sdtPr>
                  <w:id w:val="570485834"/>
                  <w:tag w:val="goog_rdk_4080"/>
                </w:sdtPr>
                <w:sdtContent>
                  <w:ins w:author="Anonymous" w:id="66" w:date="2026-09-22T03:03:20Z">
                    <w:r w:rsidDel="00000000" w:rsidR="00000000" w:rsidRPr="00000000">
                      <w:rPr>
                        <w:rtl w:val="0"/>
                      </w:rPr>
                    </w:r>
                  </w:ins>
                </w:sdtContent>
              </w:sdt>
              <w:ins w:author="Anonymous" w:id="66" w:date="2026-09-22T03:03:20Z">
                <w:bookmarkStart w:colFirst="0" w:colLast="0" w:name="_heading=h.b4ys0brn9rwi" w:id="1036"/>
                <w:bookmarkEnd w:id="1036"/>
              </w:ins>
            </w:sdtContent>
          </w:sdt>
        </w:p>
      </w:sdtContent>
    </w:sdt>
    <w:sdt>
      <w:sdtPr>
        <w:id w:val="-1394710927"/>
        <w:tag w:val="goog_rdk_4084"/>
      </w:sdtPr>
      <w:sdtContent>
        <w:p w:rsidR="00000000" w:rsidDel="00000000" w:rsidP="00000000" w:rsidRDefault="00000000" w:rsidRPr="00000000" w14:paraId="000005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7892442"/>
              <w:tag w:val="goog_rdk_4082"/>
            </w:sdtPr>
            <w:sdtContent>
              <w:ins w:author="Anonymous" w:id="66" w:date="2026-09-22T03:03:20Z"/>
              <w:sdt>
                <w:sdtPr>
                  <w:id w:val="255825805"/>
                  <w:tag w:val="goog_rdk_4083"/>
                </w:sdtPr>
                <w:sdtContent>
                  <w:ins w:author="Anonymous" w:id="66" w:date="2026-09-22T03:03:20Z">
                    <w:r w:rsidDel="00000000" w:rsidR="00000000" w:rsidRPr="00000000">
                      <w:rPr>
                        <w:rtl w:val="0"/>
                      </w:rPr>
                    </w:r>
                  </w:ins>
                </w:sdtContent>
              </w:sdt>
              <w:ins w:author="Anonymous" w:id="66" w:date="2026-09-22T03:03:20Z">
                <w:bookmarkStart w:colFirst="0" w:colLast="0" w:name="_heading=h.2ifys6bapwbm" w:id="1037"/>
                <w:bookmarkEnd w:id="1037"/>
              </w:ins>
            </w:sdtContent>
          </w:sdt>
        </w:p>
      </w:sdtContent>
    </w:sdt>
    <w:sdt>
      <w:sdtPr>
        <w:id w:val="95145782"/>
        <w:tag w:val="goog_rdk_4087"/>
      </w:sdtPr>
      <w:sdtContent>
        <w:p w:rsidR="00000000" w:rsidDel="00000000" w:rsidP="00000000" w:rsidRDefault="00000000" w:rsidRPr="00000000" w14:paraId="000005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1928608"/>
              <w:tag w:val="goog_rdk_4085"/>
            </w:sdtPr>
            <w:sdtContent>
              <w:ins w:author="Anonymous" w:id="66" w:date="2026-09-22T03:03:20Z"/>
              <w:sdt>
                <w:sdtPr>
                  <w:id w:val="-889359122"/>
                  <w:tag w:val="goog_rdk_4086"/>
                </w:sdtPr>
                <w:sdtContent>
                  <w:ins w:author="Anonymous" w:id="66" w:date="2026-09-22T03:03:20Z">
                    <w:r w:rsidDel="00000000" w:rsidR="00000000" w:rsidRPr="00000000">
                      <w:rPr>
                        <w:rtl w:val="0"/>
                      </w:rPr>
                    </w:r>
                  </w:ins>
                </w:sdtContent>
              </w:sdt>
              <w:ins w:author="Anonymous" w:id="66" w:date="2026-09-22T03:03:20Z">
                <w:bookmarkStart w:colFirst="0" w:colLast="0" w:name="_heading=h.if0yhy75cks5" w:id="1038"/>
                <w:bookmarkEnd w:id="1038"/>
              </w:ins>
            </w:sdtContent>
          </w:sdt>
        </w:p>
      </w:sdtContent>
    </w:sdt>
    <w:sdt>
      <w:sdtPr>
        <w:id w:val="-675375084"/>
        <w:tag w:val="goog_rdk_4090"/>
      </w:sdtPr>
      <w:sdtContent>
        <w:p w:rsidR="00000000" w:rsidDel="00000000" w:rsidP="00000000" w:rsidRDefault="00000000" w:rsidRPr="00000000" w14:paraId="000005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2471721"/>
              <w:tag w:val="goog_rdk_4088"/>
            </w:sdtPr>
            <w:sdtContent>
              <w:ins w:author="Anonymous" w:id="66" w:date="2026-09-22T03:03:20Z"/>
              <w:sdt>
                <w:sdtPr>
                  <w:id w:val="1420661055"/>
                  <w:tag w:val="goog_rdk_4089"/>
                </w:sdtPr>
                <w:sdtContent>
                  <w:ins w:author="Anonymous" w:id="66" w:date="2026-09-22T03:03:20Z">
                    <w:r w:rsidDel="00000000" w:rsidR="00000000" w:rsidRPr="00000000">
                      <w:rPr>
                        <w:rtl w:val="0"/>
                      </w:rPr>
                    </w:r>
                  </w:ins>
                </w:sdtContent>
              </w:sdt>
              <w:ins w:author="Anonymous" w:id="66" w:date="2026-09-22T03:03:20Z">
                <w:bookmarkStart w:colFirst="0" w:colLast="0" w:name="_heading=h.w4ub35dzs04" w:id="1039"/>
                <w:bookmarkEnd w:id="1039"/>
              </w:ins>
            </w:sdtContent>
          </w:sdt>
        </w:p>
      </w:sdtContent>
    </w:sdt>
    <w:sdt>
      <w:sdtPr>
        <w:id w:val="530654841"/>
        <w:tag w:val="goog_rdk_4093"/>
      </w:sdtPr>
      <w:sdtContent>
        <w:p w:rsidR="00000000" w:rsidDel="00000000" w:rsidP="00000000" w:rsidRDefault="00000000" w:rsidRPr="00000000" w14:paraId="000005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1742112"/>
              <w:tag w:val="goog_rdk_4091"/>
            </w:sdtPr>
            <w:sdtContent>
              <w:ins w:author="Anonymous" w:id="66" w:date="2026-09-22T03:03:20Z"/>
              <w:sdt>
                <w:sdtPr>
                  <w:id w:val="-944598235"/>
                  <w:tag w:val="goog_rdk_4092"/>
                </w:sdtPr>
                <w:sdtContent>
                  <w:ins w:author="Anonymous" w:id="66" w:date="2026-09-22T03:03:20Z">
                    <w:r w:rsidDel="00000000" w:rsidR="00000000" w:rsidRPr="00000000">
                      <w:rPr>
                        <w:rtl w:val="0"/>
                      </w:rPr>
                    </w:r>
                  </w:ins>
                </w:sdtContent>
              </w:sdt>
              <w:ins w:author="Anonymous" w:id="66" w:date="2026-09-22T03:03:20Z">
                <w:bookmarkStart w:colFirst="0" w:colLast="0" w:name="_heading=h.rk8zc0q0kych" w:id="1040"/>
                <w:bookmarkEnd w:id="1040"/>
              </w:ins>
            </w:sdtContent>
          </w:sdt>
        </w:p>
      </w:sdtContent>
    </w:sdt>
    <w:sdt>
      <w:sdtPr>
        <w:id w:val="161001256"/>
        <w:tag w:val="goog_rdk_4096"/>
      </w:sdtPr>
      <w:sdtContent>
        <w:p w:rsidR="00000000" w:rsidDel="00000000" w:rsidP="00000000" w:rsidRDefault="00000000" w:rsidRPr="00000000" w14:paraId="000005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8585589"/>
              <w:tag w:val="goog_rdk_4094"/>
            </w:sdtPr>
            <w:sdtContent>
              <w:ins w:author="Anonymous" w:id="66" w:date="2026-09-22T03:03:20Z"/>
              <w:sdt>
                <w:sdtPr>
                  <w:id w:val="151262848"/>
                  <w:tag w:val="goog_rdk_4095"/>
                </w:sdtPr>
                <w:sdtContent>
                  <w:ins w:author="Anonymous" w:id="66" w:date="2026-09-22T03:03:20Z">
                    <w:r w:rsidDel="00000000" w:rsidR="00000000" w:rsidRPr="00000000">
                      <w:rPr>
                        <w:rtl w:val="0"/>
                      </w:rPr>
                    </w:r>
                  </w:ins>
                </w:sdtContent>
              </w:sdt>
              <w:ins w:author="Anonymous" w:id="66" w:date="2026-09-22T03:03:20Z">
                <w:bookmarkStart w:colFirst="0" w:colLast="0" w:name="_heading=h.n4hjnmna47oo" w:id="1041"/>
                <w:bookmarkEnd w:id="1041"/>
              </w:ins>
            </w:sdtContent>
          </w:sdt>
        </w:p>
      </w:sdtContent>
    </w:sdt>
    <w:sdt>
      <w:sdtPr>
        <w:id w:val="1406372491"/>
        <w:tag w:val="goog_rdk_4099"/>
      </w:sdtPr>
      <w:sdtContent>
        <w:p w:rsidR="00000000" w:rsidDel="00000000" w:rsidP="00000000" w:rsidRDefault="00000000" w:rsidRPr="00000000" w14:paraId="000005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9839989"/>
              <w:tag w:val="goog_rdk_4097"/>
            </w:sdtPr>
            <w:sdtContent>
              <w:ins w:author="Anonymous" w:id="66" w:date="2026-09-22T03:03:20Z"/>
              <w:sdt>
                <w:sdtPr>
                  <w:id w:val="1899288323"/>
                  <w:tag w:val="goog_rdk_4098"/>
                </w:sdtPr>
                <w:sdtContent>
                  <w:ins w:author="Anonymous" w:id="66" w:date="2026-09-22T03:03:20Z">
                    <w:r w:rsidDel="00000000" w:rsidR="00000000" w:rsidRPr="00000000">
                      <w:rPr>
                        <w:rtl w:val="0"/>
                      </w:rPr>
                    </w:r>
                  </w:ins>
                </w:sdtContent>
              </w:sdt>
              <w:ins w:author="Anonymous" w:id="66" w:date="2026-09-22T03:03:20Z">
                <w:bookmarkStart w:colFirst="0" w:colLast="0" w:name="_heading=h.c6kprp2u3lig" w:id="1042"/>
                <w:bookmarkEnd w:id="1042"/>
              </w:ins>
            </w:sdtContent>
          </w:sdt>
        </w:p>
      </w:sdtContent>
    </w:sdt>
    <w:sdt>
      <w:sdtPr>
        <w:id w:val="673142209"/>
        <w:tag w:val="goog_rdk_4102"/>
      </w:sdtPr>
      <w:sdtContent>
        <w:p w:rsidR="00000000" w:rsidDel="00000000" w:rsidP="00000000" w:rsidRDefault="00000000" w:rsidRPr="00000000" w14:paraId="000005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0552052"/>
              <w:tag w:val="goog_rdk_4100"/>
            </w:sdtPr>
            <w:sdtContent>
              <w:ins w:author="Anonymous" w:id="66" w:date="2026-09-22T03:03:20Z"/>
              <w:sdt>
                <w:sdtPr>
                  <w:id w:val="807643650"/>
                  <w:tag w:val="goog_rdk_4101"/>
                </w:sdtPr>
                <w:sdtContent>
                  <w:ins w:author="Anonymous" w:id="66" w:date="2026-09-22T03:03:20Z">
                    <w:r w:rsidDel="00000000" w:rsidR="00000000" w:rsidRPr="00000000">
                      <w:rPr>
                        <w:rtl w:val="0"/>
                      </w:rPr>
                    </w:r>
                  </w:ins>
                </w:sdtContent>
              </w:sdt>
              <w:ins w:author="Anonymous" w:id="66" w:date="2026-09-22T03:03:20Z">
                <w:bookmarkStart w:colFirst="0" w:colLast="0" w:name="_heading=h.iit7mkrgoq" w:id="1043"/>
                <w:bookmarkEnd w:id="1043"/>
              </w:ins>
            </w:sdtContent>
          </w:sdt>
        </w:p>
      </w:sdtContent>
    </w:sdt>
    <w:sdt>
      <w:sdtPr>
        <w:id w:val="-934222350"/>
        <w:tag w:val="goog_rdk_4105"/>
      </w:sdtPr>
      <w:sdtContent>
        <w:p w:rsidR="00000000" w:rsidDel="00000000" w:rsidP="00000000" w:rsidRDefault="00000000" w:rsidRPr="00000000" w14:paraId="000005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9217686"/>
              <w:tag w:val="goog_rdk_4103"/>
            </w:sdtPr>
            <w:sdtContent>
              <w:ins w:author="Anonymous" w:id="66" w:date="2026-09-22T03:03:20Z"/>
              <w:sdt>
                <w:sdtPr>
                  <w:id w:val="-958314250"/>
                  <w:tag w:val="goog_rdk_4104"/>
                </w:sdtPr>
                <w:sdtContent>
                  <w:ins w:author="Anonymous" w:id="66" w:date="2026-09-22T03:03:20Z">
                    <w:r w:rsidDel="00000000" w:rsidR="00000000" w:rsidRPr="00000000">
                      <w:rPr>
                        <w:rtl w:val="0"/>
                      </w:rPr>
                    </w:r>
                  </w:ins>
                </w:sdtContent>
              </w:sdt>
              <w:ins w:author="Anonymous" w:id="66" w:date="2026-09-22T03:03:20Z">
                <w:bookmarkStart w:colFirst="0" w:colLast="0" w:name="_heading=h.mohx4txbi17n" w:id="1044"/>
                <w:bookmarkEnd w:id="1044"/>
              </w:ins>
            </w:sdtContent>
          </w:sdt>
        </w:p>
      </w:sdtContent>
    </w:sdt>
    <w:sdt>
      <w:sdtPr>
        <w:id w:val="-473429674"/>
        <w:tag w:val="goog_rdk_4108"/>
      </w:sdtPr>
      <w:sdtContent>
        <w:p w:rsidR="00000000" w:rsidDel="00000000" w:rsidP="00000000" w:rsidRDefault="00000000" w:rsidRPr="00000000" w14:paraId="000005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8798608"/>
              <w:tag w:val="goog_rdk_4106"/>
            </w:sdtPr>
            <w:sdtContent>
              <w:ins w:author="Anonymous" w:id="66" w:date="2026-09-22T03:03:20Z"/>
              <w:sdt>
                <w:sdtPr>
                  <w:id w:val="999615607"/>
                  <w:tag w:val="goog_rdk_4107"/>
                </w:sdtPr>
                <w:sdtContent>
                  <w:ins w:author="Anonymous" w:id="66" w:date="2026-09-22T03:03:20Z">
                    <w:r w:rsidDel="00000000" w:rsidR="00000000" w:rsidRPr="00000000">
                      <w:rPr>
                        <w:rtl w:val="0"/>
                      </w:rPr>
                    </w:r>
                  </w:ins>
                </w:sdtContent>
              </w:sdt>
              <w:ins w:author="Anonymous" w:id="66" w:date="2026-09-22T03:03:20Z">
                <w:bookmarkStart w:colFirst="0" w:colLast="0" w:name="_heading=h.867hgqechg48" w:id="1045"/>
                <w:bookmarkEnd w:id="1045"/>
              </w:ins>
            </w:sdtContent>
          </w:sdt>
        </w:p>
      </w:sdtContent>
    </w:sdt>
    <w:sdt>
      <w:sdtPr>
        <w:id w:val="263789708"/>
        <w:tag w:val="goog_rdk_4111"/>
      </w:sdtPr>
      <w:sdtContent>
        <w:p w:rsidR="00000000" w:rsidDel="00000000" w:rsidP="00000000" w:rsidRDefault="00000000" w:rsidRPr="00000000" w14:paraId="000005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8696117"/>
              <w:tag w:val="goog_rdk_4109"/>
            </w:sdtPr>
            <w:sdtContent>
              <w:ins w:author="Anonymous" w:id="66" w:date="2026-09-22T03:03:20Z"/>
              <w:sdt>
                <w:sdtPr>
                  <w:id w:val="-1704348003"/>
                  <w:tag w:val="goog_rdk_4110"/>
                </w:sdtPr>
                <w:sdtContent>
                  <w:ins w:author="Anonymous" w:id="66" w:date="2026-09-22T03:03:20Z">
                    <w:r w:rsidDel="00000000" w:rsidR="00000000" w:rsidRPr="00000000">
                      <w:rPr>
                        <w:rtl w:val="0"/>
                      </w:rPr>
                    </w:r>
                  </w:ins>
                </w:sdtContent>
              </w:sdt>
              <w:ins w:author="Anonymous" w:id="66" w:date="2026-09-22T03:03:20Z">
                <w:bookmarkStart w:colFirst="0" w:colLast="0" w:name="_heading=h.5746vim8yl24" w:id="1046"/>
                <w:bookmarkEnd w:id="1046"/>
              </w:ins>
            </w:sdtContent>
          </w:sdt>
        </w:p>
      </w:sdtContent>
    </w:sdt>
    <w:sdt>
      <w:sdtPr>
        <w:id w:val="-1490654544"/>
        <w:tag w:val="goog_rdk_4114"/>
      </w:sdtPr>
      <w:sdtContent>
        <w:p w:rsidR="00000000" w:rsidDel="00000000" w:rsidP="00000000" w:rsidRDefault="00000000" w:rsidRPr="00000000" w14:paraId="000005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9468246"/>
              <w:tag w:val="goog_rdk_4112"/>
            </w:sdtPr>
            <w:sdtContent>
              <w:ins w:author="Anonymous" w:id="66" w:date="2026-09-22T03:03:20Z"/>
              <w:sdt>
                <w:sdtPr>
                  <w:id w:val="-305205821"/>
                  <w:tag w:val="goog_rdk_4113"/>
                </w:sdtPr>
                <w:sdtContent>
                  <w:ins w:author="Anonymous" w:id="66" w:date="2026-09-22T03:03:20Z">
                    <w:r w:rsidDel="00000000" w:rsidR="00000000" w:rsidRPr="00000000">
                      <w:rPr>
                        <w:rtl w:val="0"/>
                      </w:rPr>
                    </w:r>
                  </w:ins>
                </w:sdtContent>
              </w:sdt>
              <w:ins w:author="Anonymous" w:id="66" w:date="2026-09-22T03:03:20Z">
                <w:bookmarkStart w:colFirst="0" w:colLast="0" w:name="_heading=h.rvl59d5n5t1a" w:id="1047"/>
                <w:bookmarkEnd w:id="1047"/>
              </w:ins>
            </w:sdtContent>
          </w:sdt>
        </w:p>
      </w:sdtContent>
    </w:sdt>
    <w:sdt>
      <w:sdtPr>
        <w:id w:val="1253269433"/>
        <w:tag w:val="goog_rdk_4117"/>
      </w:sdtPr>
      <w:sdtContent>
        <w:p w:rsidR="00000000" w:rsidDel="00000000" w:rsidP="00000000" w:rsidRDefault="00000000" w:rsidRPr="00000000" w14:paraId="000005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2561672"/>
              <w:tag w:val="goog_rdk_4115"/>
            </w:sdtPr>
            <w:sdtContent>
              <w:ins w:author="Anonymous" w:id="66" w:date="2026-09-22T03:03:20Z"/>
              <w:sdt>
                <w:sdtPr>
                  <w:id w:val="395642473"/>
                  <w:tag w:val="goog_rdk_4116"/>
                </w:sdtPr>
                <w:sdtContent>
                  <w:ins w:author="Anonymous" w:id="66" w:date="2026-09-22T03:03:20Z">
                    <w:r w:rsidDel="00000000" w:rsidR="00000000" w:rsidRPr="00000000">
                      <w:rPr>
                        <w:rtl w:val="0"/>
                      </w:rPr>
                    </w:r>
                  </w:ins>
                </w:sdtContent>
              </w:sdt>
              <w:ins w:author="Anonymous" w:id="66" w:date="2026-09-22T03:03:20Z">
                <w:bookmarkStart w:colFirst="0" w:colLast="0" w:name="_heading=h.fvcimtqfao0n" w:id="1048"/>
                <w:bookmarkEnd w:id="1048"/>
              </w:ins>
            </w:sdtContent>
          </w:sdt>
        </w:p>
      </w:sdtContent>
    </w:sdt>
    <w:sdt>
      <w:sdtPr>
        <w:id w:val="1404800267"/>
        <w:tag w:val="goog_rdk_4120"/>
      </w:sdtPr>
      <w:sdtContent>
        <w:p w:rsidR="00000000" w:rsidDel="00000000" w:rsidP="00000000" w:rsidRDefault="00000000" w:rsidRPr="00000000" w14:paraId="000005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5565475"/>
              <w:tag w:val="goog_rdk_4118"/>
            </w:sdtPr>
            <w:sdtContent>
              <w:ins w:author="Anonymous" w:id="66" w:date="2026-09-22T03:03:20Z"/>
              <w:sdt>
                <w:sdtPr>
                  <w:id w:val="-609124825"/>
                  <w:tag w:val="goog_rdk_4119"/>
                </w:sdtPr>
                <w:sdtContent>
                  <w:ins w:author="Anonymous" w:id="66" w:date="2026-09-22T03:03:20Z">
                    <w:r w:rsidDel="00000000" w:rsidR="00000000" w:rsidRPr="00000000">
                      <w:rPr>
                        <w:rtl w:val="0"/>
                      </w:rPr>
                    </w:r>
                  </w:ins>
                </w:sdtContent>
              </w:sdt>
              <w:ins w:author="Anonymous" w:id="66" w:date="2026-09-22T03:03:20Z">
                <w:bookmarkStart w:colFirst="0" w:colLast="0" w:name="_heading=h.ux8jt8c742tu" w:id="1049"/>
                <w:bookmarkEnd w:id="1049"/>
              </w:ins>
            </w:sdtContent>
          </w:sdt>
        </w:p>
      </w:sdtContent>
    </w:sdt>
    <w:sdt>
      <w:sdtPr>
        <w:id w:val="-782796176"/>
        <w:tag w:val="goog_rdk_4123"/>
      </w:sdtPr>
      <w:sdtContent>
        <w:p w:rsidR="00000000" w:rsidDel="00000000" w:rsidP="00000000" w:rsidRDefault="00000000" w:rsidRPr="00000000" w14:paraId="000005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8143853"/>
              <w:tag w:val="goog_rdk_4121"/>
            </w:sdtPr>
            <w:sdtContent>
              <w:ins w:author="Anonymous" w:id="66" w:date="2026-09-22T03:03:20Z"/>
              <w:sdt>
                <w:sdtPr>
                  <w:id w:val="-55343693"/>
                  <w:tag w:val="goog_rdk_4122"/>
                </w:sdtPr>
                <w:sdtContent>
                  <w:ins w:author="Anonymous" w:id="66" w:date="2026-09-22T03:03:20Z">
                    <w:r w:rsidDel="00000000" w:rsidR="00000000" w:rsidRPr="00000000">
                      <w:rPr>
                        <w:rtl w:val="0"/>
                      </w:rPr>
                    </w:r>
                  </w:ins>
                </w:sdtContent>
              </w:sdt>
              <w:ins w:author="Anonymous" w:id="66" w:date="2026-09-22T03:03:20Z">
                <w:bookmarkStart w:colFirst="0" w:colLast="0" w:name="_heading=h.kd85lroagwj7" w:id="1050"/>
                <w:bookmarkEnd w:id="1050"/>
              </w:ins>
            </w:sdtContent>
          </w:sdt>
        </w:p>
      </w:sdtContent>
    </w:sdt>
    <w:sdt>
      <w:sdtPr>
        <w:id w:val="288966767"/>
        <w:tag w:val="goog_rdk_4126"/>
      </w:sdtPr>
      <w:sdtContent>
        <w:p w:rsidR="00000000" w:rsidDel="00000000" w:rsidP="00000000" w:rsidRDefault="00000000" w:rsidRPr="00000000" w14:paraId="000005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9733619"/>
              <w:tag w:val="goog_rdk_4124"/>
            </w:sdtPr>
            <w:sdtContent>
              <w:ins w:author="Anonymous" w:id="66" w:date="2026-09-22T03:03:20Z"/>
              <w:sdt>
                <w:sdtPr>
                  <w:id w:val="-2127332335"/>
                  <w:tag w:val="goog_rdk_4125"/>
                </w:sdtPr>
                <w:sdtContent>
                  <w:ins w:author="Anonymous" w:id="66" w:date="2026-09-22T03:03:20Z">
                    <w:r w:rsidDel="00000000" w:rsidR="00000000" w:rsidRPr="00000000">
                      <w:rPr>
                        <w:rtl w:val="0"/>
                      </w:rPr>
                    </w:r>
                  </w:ins>
                </w:sdtContent>
              </w:sdt>
              <w:ins w:author="Anonymous" w:id="66" w:date="2026-09-22T03:03:20Z">
                <w:bookmarkStart w:colFirst="0" w:colLast="0" w:name="_heading=h.orld8vsz71fk" w:id="1051"/>
                <w:bookmarkEnd w:id="1051"/>
              </w:ins>
            </w:sdtContent>
          </w:sdt>
        </w:p>
      </w:sdtContent>
    </w:sdt>
    <w:sdt>
      <w:sdtPr>
        <w:id w:val="1233855298"/>
        <w:tag w:val="goog_rdk_4129"/>
      </w:sdtPr>
      <w:sdtContent>
        <w:p w:rsidR="00000000" w:rsidDel="00000000" w:rsidP="00000000" w:rsidRDefault="00000000" w:rsidRPr="00000000" w14:paraId="000005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8811595"/>
              <w:tag w:val="goog_rdk_4127"/>
            </w:sdtPr>
            <w:sdtContent>
              <w:ins w:author="Anonymous" w:id="66" w:date="2026-09-22T03:03:20Z"/>
              <w:sdt>
                <w:sdtPr>
                  <w:id w:val="415709336"/>
                  <w:tag w:val="goog_rdk_4128"/>
                </w:sdtPr>
                <w:sdtContent>
                  <w:ins w:author="Anonymous" w:id="66" w:date="2026-09-22T03:03:20Z">
                    <w:r w:rsidDel="00000000" w:rsidR="00000000" w:rsidRPr="00000000">
                      <w:rPr>
                        <w:rtl w:val="0"/>
                      </w:rPr>
                    </w:r>
                  </w:ins>
                </w:sdtContent>
              </w:sdt>
              <w:ins w:author="Anonymous" w:id="66" w:date="2026-09-22T03:03:20Z">
                <w:bookmarkStart w:colFirst="0" w:colLast="0" w:name="_heading=h.uvs3ndpm9l0s" w:id="1052"/>
                <w:bookmarkEnd w:id="1052"/>
              </w:ins>
            </w:sdtContent>
          </w:sdt>
        </w:p>
      </w:sdtContent>
    </w:sdt>
    <w:sdt>
      <w:sdtPr>
        <w:id w:val="-1271298374"/>
        <w:tag w:val="goog_rdk_4132"/>
      </w:sdtPr>
      <w:sdtContent>
        <w:p w:rsidR="00000000" w:rsidDel="00000000" w:rsidP="00000000" w:rsidRDefault="00000000" w:rsidRPr="00000000" w14:paraId="000005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2638561"/>
              <w:tag w:val="goog_rdk_4130"/>
            </w:sdtPr>
            <w:sdtContent>
              <w:ins w:author="Anonymous" w:id="66" w:date="2026-09-22T03:03:20Z"/>
              <w:sdt>
                <w:sdtPr>
                  <w:id w:val="507848097"/>
                  <w:tag w:val="goog_rdk_4131"/>
                </w:sdtPr>
                <w:sdtContent>
                  <w:ins w:author="Anonymous" w:id="66" w:date="2026-09-22T03:03:20Z">
                    <w:r w:rsidDel="00000000" w:rsidR="00000000" w:rsidRPr="00000000">
                      <w:rPr>
                        <w:rtl w:val="0"/>
                      </w:rPr>
                    </w:r>
                  </w:ins>
                </w:sdtContent>
              </w:sdt>
              <w:ins w:author="Anonymous" w:id="66" w:date="2026-09-22T03:03:20Z">
                <w:bookmarkStart w:colFirst="0" w:colLast="0" w:name="_heading=h.xxw8s8n4u9ta" w:id="1053"/>
                <w:bookmarkEnd w:id="1053"/>
              </w:ins>
            </w:sdtContent>
          </w:sdt>
        </w:p>
      </w:sdtContent>
    </w:sdt>
    <w:sdt>
      <w:sdtPr>
        <w:id w:val="1330859209"/>
        <w:tag w:val="goog_rdk_4135"/>
      </w:sdtPr>
      <w:sdtContent>
        <w:p w:rsidR="00000000" w:rsidDel="00000000" w:rsidP="00000000" w:rsidRDefault="00000000" w:rsidRPr="00000000" w14:paraId="000005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8741225"/>
              <w:tag w:val="goog_rdk_4133"/>
            </w:sdtPr>
            <w:sdtContent>
              <w:ins w:author="Anonymous" w:id="66" w:date="2026-09-22T03:03:20Z"/>
              <w:sdt>
                <w:sdtPr>
                  <w:id w:val="-463459524"/>
                  <w:tag w:val="goog_rdk_4134"/>
                </w:sdtPr>
                <w:sdtContent>
                  <w:ins w:author="Anonymous" w:id="66" w:date="2026-09-22T03:03:20Z">
                    <w:r w:rsidDel="00000000" w:rsidR="00000000" w:rsidRPr="00000000">
                      <w:rPr>
                        <w:rtl w:val="0"/>
                      </w:rPr>
                    </w:r>
                  </w:ins>
                </w:sdtContent>
              </w:sdt>
              <w:ins w:author="Anonymous" w:id="66" w:date="2026-09-22T03:03:20Z">
                <w:bookmarkStart w:colFirst="0" w:colLast="0" w:name="_heading=h.aut8m045ox7b" w:id="1054"/>
                <w:bookmarkEnd w:id="1054"/>
              </w:ins>
            </w:sdtContent>
          </w:sdt>
        </w:p>
      </w:sdtContent>
    </w:sdt>
    <w:sdt>
      <w:sdtPr>
        <w:id w:val="-2123786927"/>
        <w:tag w:val="goog_rdk_4138"/>
      </w:sdtPr>
      <w:sdtContent>
        <w:p w:rsidR="00000000" w:rsidDel="00000000" w:rsidP="00000000" w:rsidRDefault="00000000" w:rsidRPr="00000000" w14:paraId="000005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1213675"/>
              <w:tag w:val="goog_rdk_4136"/>
            </w:sdtPr>
            <w:sdtContent>
              <w:ins w:author="Anonymous" w:id="66" w:date="2026-09-22T03:03:20Z"/>
              <w:sdt>
                <w:sdtPr>
                  <w:id w:val="-790206361"/>
                  <w:tag w:val="goog_rdk_4137"/>
                </w:sdtPr>
                <w:sdtContent>
                  <w:ins w:author="Anonymous" w:id="66" w:date="2026-09-22T03:03:20Z">
                    <w:r w:rsidDel="00000000" w:rsidR="00000000" w:rsidRPr="00000000">
                      <w:rPr>
                        <w:rtl w:val="0"/>
                      </w:rPr>
                    </w:r>
                  </w:ins>
                </w:sdtContent>
              </w:sdt>
              <w:ins w:author="Anonymous" w:id="66" w:date="2026-09-22T03:03:20Z">
                <w:bookmarkStart w:colFirst="0" w:colLast="0" w:name="_heading=h.xt6er14q06yj" w:id="1055"/>
                <w:bookmarkEnd w:id="1055"/>
              </w:ins>
            </w:sdtContent>
          </w:sdt>
        </w:p>
      </w:sdtContent>
    </w:sdt>
    <w:sdt>
      <w:sdtPr>
        <w:id w:val="337212427"/>
        <w:tag w:val="goog_rdk_4141"/>
      </w:sdtPr>
      <w:sdtContent>
        <w:p w:rsidR="00000000" w:rsidDel="00000000" w:rsidP="00000000" w:rsidRDefault="00000000" w:rsidRPr="00000000" w14:paraId="000005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9832616"/>
              <w:tag w:val="goog_rdk_4139"/>
            </w:sdtPr>
            <w:sdtContent>
              <w:ins w:author="Anonymous" w:id="66" w:date="2026-09-22T03:03:20Z"/>
              <w:sdt>
                <w:sdtPr>
                  <w:id w:val="1244446701"/>
                  <w:tag w:val="goog_rdk_4140"/>
                </w:sdtPr>
                <w:sdtContent>
                  <w:ins w:author="Anonymous" w:id="66" w:date="2026-09-22T03:03:20Z">
                    <w:r w:rsidDel="00000000" w:rsidR="00000000" w:rsidRPr="00000000">
                      <w:rPr>
                        <w:rtl w:val="0"/>
                      </w:rPr>
                    </w:r>
                  </w:ins>
                </w:sdtContent>
              </w:sdt>
              <w:ins w:author="Anonymous" w:id="66" w:date="2026-09-22T03:03:20Z">
                <w:bookmarkStart w:colFirst="0" w:colLast="0" w:name="_heading=h.p1k6wl40cnvx" w:id="1056"/>
                <w:bookmarkEnd w:id="1056"/>
              </w:ins>
            </w:sdtContent>
          </w:sdt>
        </w:p>
      </w:sdtContent>
    </w:sdt>
    <w:sdt>
      <w:sdtPr>
        <w:id w:val="1378448770"/>
        <w:tag w:val="goog_rdk_4144"/>
      </w:sdtPr>
      <w:sdtContent>
        <w:p w:rsidR="00000000" w:rsidDel="00000000" w:rsidP="00000000" w:rsidRDefault="00000000" w:rsidRPr="00000000" w14:paraId="000005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823933"/>
              <w:tag w:val="goog_rdk_4142"/>
            </w:sdtPr>
            <w:sdtContent>
              <w:ins w:author="Anonymous" w:id="66" w:date="2026-09-22T03:03:20Z"/>
              <w:sdt>
                <w:sdtPr>
                  <w:id w:val="-1586417525"/>
                  <w:tag w:val="goog_rdk_4143"/>
                </w:sdtPr>
                <w:sdtContent>
                  <w:ins w:author="Anonymous" w:id="66" w:date="2026-09-22T03:03:20Z">
                    <w:r w:rsidDel="00000000" w:rsidR="00000000" w:rsidRPr="00000000">
                      <w:rPr>
                        <w:rtl w:val="0"/>
                      </w:rPr>
                    </w:r>
                  </w:ins>
                </w:sdtContent>
              </w:sdt>
              <w:ins w:author="Anonymous" w:id="66" w:date="2026-09-22T03:03:20Z">
                <w:bookmarkStart w:colFirst="0" w:colLast="0" w:name="_heading=h.jx0h3sn2p4nt" w:id="1057"/>
                <w:bookmarkEnd w:id="1057"/>
              </w:ins>
            </w:sdtContent>
          </w:sdt>
        </w:p>
      </w:sdtContent>
    </w:sdt>
    <w:sdt>
      <w:sdtPr>
        <w:id w:val="-1713049244"/>
        <w:tag w:val="goog_rdk_4147"/>
      </w:sdtPr>
      <w:sdtContent>
        <w:p w:rsidR="00000000" w:rsidDel="00000000" w:rsidP="00000000" w:rsidRDefault="00000000" w:rsidRPr="00000000" w14:paraId="000005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0015051"/>
              <w:tag w:val="goog_rdk_4145"/>
            </w:sdtPr>
            <w:sdtContent>
              <w:ins w:author="Anonymous" w:id="66" w:date="2026-09-22T03:03:20Z"/>
              <w:sdt>
                <w:sdtPr>
                  <w:id w:val="-197262986"/>
                  <w:tag w:val="goog_rdk_4146"/>
                </w:sdtPr>
                <w:sdtContent>
                  <w:ins w:author="Anonymous" w:id="66" w:date="2026-09-22T03:03:20Z">
                    <w:r w:rsidDel="00000000" w:rsidR="00000000" w:rsidRPr="00000000">
                      <w:rPr>
                        <w:rtl w:val="0"/>
                      </w:rPr>
                    </w:r>
                  </w:ins>
                </w:sdtContent>
              </w:sdt>
              <w:ins w:author="Anonymous" w:id="66" w:date="2026-09-22T03:03:20Z">
                <w:bookmarkStart w:colFirst="0" w:colLast="0" w:name="_heading=h.sub16l8gmtyc" w:id="1058"/>
                <w:bookmarkEnd w:id="1058"/>
              </w:ins>
            </w:sdtContent>
          </w:sdt>
        </w:p>
      </w:sdtContent>
    </w:sdt>
    <w:sdt>
      <w:sdtPr>
        <w:id w:val="1604266920"/>
        <w:tag w:val="goog_rdk_4150"/>
      </w:sdtPr>
      <w:sdtContent>
        <w:p w:rsidR="00000000" w:rsidDel="00000000" w:rsidP="00000000" w:rsidRDefault="00000000" w:rsidRPr="00000000" w14:paraId="000005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6762177"/>
              <w:tag w:val="goog_rdk_4148"/>
            </w:sdtPr>
            <w:sdtContent>
              <w:ins w:author="Anonymous" w:id="66" w:date="2026-09-22T03:03:20Z"/>
              <w:sdt>
                <w:sdtPr>
                  <w:id w:val="1981266573"/>
                  <w:tag w:val="goog_rdk_4149"/>
                </w:sdtPr>
                <w:sdtContent>
                  <w:ins w:author="Anonymous" w:id="66" w:date="2026-09-22T03:03:20Z">
                    <w:r w:rsidDel="00000000" w:rsidR="00000000" w:rsidRPr="00000000">
                      <w:rPr>
                        <w:rtl w:val="0"/>
                      </w:rPr>
                    </w:r>
                  </w:ins>
                </w:sdtContent>
              </w:sdt>
              <w:ins w:author="Anonymous" w:id="66" w:date="2026-09-22T03:03:20Z">
                <w:bookmarkStart w:colFirst="0" w:colLast="0" w:name="_heading=h.3ak0p2ckuqqx" w:id="1059"/>
                <w:bookmarkEnd w:id="1059"/>
              </w:ins>
            </w:sdtContent>
          </w:sdt>
        </w:p>
      </w:sdtContent>
    </w:sdt>
    <w:sdt>
      <w:sdtPr>
        <w:id w:val="1871202462"/>
        <w:tag w:val="goog_rdk_4153"/>
      </w:sdtPr>
      <w:sdtContent>
        <w:p w:rsidR="00000000" w:rsidDel="00000000" w:rsidP="00000000" w:rsidRDefault="00000000" w:rsidRPr="00000000" w14:paraId="000005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4642700"/>
              <w:tag w:val="goog_rdk_4151"/>
            </w:sdtPr>
            <w:sdtContent>
              <w:ins w:author="Anonymous" w:id="66" w:date="2026-09-22T03:03:20Z"/>
              <w:sdt>
                <w:sdtPr>
                  <w:id w:val="-1291849415"/>
                  <w:tag w:val="goog_rdk_4152"/>
                </w:sdtPr>
                <w:sdtContent>
                  <w:ins w:author="Anonymous" w:id="66" w:date="2026-09-22T03:03:20Z">
                    <w:r w:rsidDel="00000000" w:rsidR="00000000" w:rsidRPr="00000000">
                      <w:rPr>
                        <w:rtl w:val="0"/>
                      </w:rPr>
                    </w:r>
                  </w:ins>
                </w:sdtContent>
              </w:sdt>
              <w:ins w:author="Anonymous" w:id="66" w:date="2026-09-22T03:03:20Z">
                <w:bookmarkStart w:colFirst="0" w:colLast="0" w:name="_heading=h.l3sn3e6d2dh4" w:id="1060"/>
                <w:bookmarkEnd w:id="1060"/>
              </w:ins>
            </w:sdtContent>
          </w:sdt>
        </w:p>
      </w:sdtContent>
    </w:sdt>
    <w:sdt>
      <w:sdtPr>
        <w:id w:val="960368378"/>
        <w:tag w:val="goog_rdk_4156"/>
      </w:sdtPr>
      <w:sdtContent>
        <w:p w:rsidR="00000000" w:rsidDel="00000000" w:rsidP="00000000" w:rsidRDefault="00000000" w:rsidRPr="00000000" w14:paraId="000005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5423318"/>
              <w:tag w:val="goog_rdk_4154"/>
            </w:sdtPr>
            <w:sdtContent>
              <w:ins w:author="Anonymous" w:id="66" w:date="2026-09-22T03:03:20Z"/>
              <w:sdt>
                <w:sdtPr>
                  <w:id w:val="580313328"/>
                  <w:tag w:val="goog_rdk_4155"/>
                </w:sdtPr>
                <w:sdtContent>
                  <w:ins w:author="Anonymous" w:id="66" w:date="2026-09-22T03:03:20Z">
                    <w:r w:rsidDel="00000000" w:rsidR="00000000" w:rsidRPr="00000000">
                      <w:rPr>
                        <w:rtl w:val="0"/>
                      </w:rPr>
                    </w:r>
                  </w:ins>
                </w:sdtContent>
              </w:sdt>
              <w:ins w:author="Anonymous" w:id="66" w:date="2026-09-22T03:03:20Z">
                <w:bookmarkStart w:colFirst="0" w:colLast="0" w:name="_heading=h.xhkije1mysv1" w:id="1061"/>
                <w:bookmarkEnd w:id="1061"/>
              </w:ins>
            </w:sdtContent>
          </w:sdt>
        </w:p>
      </w:sdtContent>
    </w:sdt>
    <w:sdt>
      <w:sdtPr>
        <w:id w:val="314734886"/>
        <w:tag w:val="goog_rdk_4159"/>
      </w:sdtPr>
      <w:sdtContent>
        <w:p w:rsidR="00000000" w:rsidDel="00000000" w:rsidP="00000000" w:rsidRDefault="00000000" w:rsidRPr="00000000" w14:paraId="000005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9789945"/>
              <w:tag w:val="goog_rdk_4157"/>
            </w:sdtPr>
            <w:sdtContent>
              <w:ins w:author="Anonymous" w:id="66" w:date="2026-09-22T03:03:20Z"/>
              <w:sdt>
                <w:sdtPr>
                  <w:id w:val="-756689027"/>
                  <w:tag w:val="goog_rdk_4158"/>
                </w:sdtPr>
                <w:sdtContent>
                  <w:ins w:author="Anonymous" w:id="66" w:date="2026-09-22T03:03:20Z">
                    <w:r w:rsidDel="00000000" w:rsidR="00000000" w:rsidRPr="00000000">
                      <w:rPr>
                        <w:rtl w:val="0"/>
                      </w:rPr>
                    </w:r>
                  </w:ins>
                </w:sdtContent>
              </w:sdt>
              <w:ins w:author="Anonymous" w:id="66" w:date="2026-09-22T03:03:20Z">
                <w:bookmarkStart w:colFirst="0" w:colLast="0" w:name="_heading=h.rbhbi76h5h4x" w:id="1062"/>
                <w:bookmarkEnd w:id="1062"/>
              </w:ins>
            </w:sdtContent>
          </w:sdt>
        </w:p>
      </w:sdtContent>
    </w:sdt>
    <w:sdt>
      <w:sdtPr>
        <w:id w:val="-1413342842"/>
        <w:tag w:val="goog_rdk_4162"/>
      </w:sdtPr>
      <w:sdtContent>
        <w:p w:rsidR="00000000" w:rsidDel="00000000" w:rsidP="00000000" w:rsidRDefault="00000000" w:rsidRPr="00000000" w14:paraId="000005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1666659"/>
              <w:tag w:val="goog_rdk_4160"/>
            </w:sdtPr>
            <w:sdtContent>
              <w:ins w:author="Anonymous" w:id="66" w:date="2026-09-22T03:03:20Z"/>
              <w:sdt>
                <w:sdtPr>
                  <w:id w:val="152858174"/>
                  <w:tag w:val="goog_rdk_4161"/>
                </w:sdtPr>
                <w:sdtContent>
                  <w:ins w:author="Anonymous" w:id="66" w:date="2026-09-22T03:03:20Z">
                    <w:r w:rsidDel="00000000" w:rsidR="00000000" w:rsidRPr="00000000">
                      <w:rPr>
                        <w:rtl w:val="0"/>
                      </w:rPr>
                    </w:r>
                  </w:ins>
                </w:sdtContent>
              </w:sdt>
              <w:ins w:author="Anonymous" w:id="66" w:date="2026-09-22T03:03:20Z">
                <w:bookmarkStart w:colFirst="0" w:colLast="0" w:name="_heading=h.ig1r84ukjivl" w:id="1063"/>
                <w:bookmarkEnd w:id="1063"/>
              </w:ins>
            </w:sdtContent>
          </w:sdt>
        </w:p>
      </w:sdtContent>
    </w:sdt>
    <w:sdt>
      <w:sdtPr>
        <w:id w:val="1565805701"/>
        <w:tag w:val="goog_rdk_4165"/>
      </w:sdtPr>
      <w:sdtContent>
        <w:p w:rsidR="00000000" w:rsidDel="00000000" w:rsidP="00000000" w:rsidRDefault="00000000" w:rsidRPr="00000000" w14:paraId="000005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1971635"/>
              <w:tag w:val="goog_rdk_4163"/>
            </w:sdtPr>
            <w:sdtContent>
              <w:ins w:author="Anonymous" w:id="66" w:date="2026-09-22T03:03:20Z"/>
              <w:sdt>
                <w:sdtPr>
                  <w:id w:val="1976210560"/>
                  <w:tag w:val="goog_rdk_4164"/>
                </w:sdtPr>
                <w:sdtContent>
                  <w:ins w:author="Anonymous" w:id="66" w:date="2026-09-22T03:03:20Z">
                    <w:r w:rsidDel="00000000" w:rsidR="00000000" w:rsidRPr="00000000">
                      <w:rPr>
                        <w:rtl w:val="0"/>
                      </w:rPr>
                    </w:r>
                  </w:ins>
                </w:sdtContent>
              </w:sdt>
              <w:ins w:author="Anonymous" w:id="66" w:date="2026-09-22T03:03:20Z">
                <w:bookmarkStart w:colFirst="0" w:colLast="0" w:name="_heading=h.9nag1xmgn8i0" w:id="1064"/>
                <w:bookmarkEnd w:id="1064"/>
              </w:ins>
            </w:sdtContent>
          </w:sdt>
        </w:p>
      </w:sdtContent>
    </w:sdt>
    <w:sdt>
      <w:sdtPr>
        <w:id w:val="-1650509291"/>
        <w:tag w:val="goog_rdk_4168"/>
      </w:sdtPr>
      <w:sdtContent>
        <w:p w:rsidR="00000000" w:rsidDel="00000000" w:rsidP="00000000" w:rsidRDefault="00000000" w:rsidRPr="00000000" w14:paraId="000005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1554381"/>
              <w:tag w:val="goog_rdk_4166"/>
            </w:sdtPr>
            <w:sdtContent>
              <w:ins w:author="Anonymous" w:id="66" w:date="2026-09-22T03:03:20Z"/>
              <w:sdt>
                <w:sdtPr>
                  <w:id w:val="23161728"/>
                  <w:tag w:val="goog_rdk_4167"/>
                </w:sdtPr>
                <w:sdtContent>
                  <w:ins w:author="Anonymous" w:id="66" w:date="2026-09-22T03:03:20Z">
                    <w:r w:rsidDel="00000000" w:rsidR="00000000" w:rsidRPr="00000000">
                      <w:rPr>
                        <w:rtl w:val="0"/>
                      </w:rPr>
                    </w:r>
                  </w:ins>
                </w:sdtContent>
              </w:sdt>
              <w:ins w:author="Anonymous" w:id="66" w:date="2026-09-22T03:03:20Z">
                <w:bookmarkStart w:colFirst="0" w:colLast="0" w:name="_heading=h.ybr8e1s7wrl" w:id="1065"/>
                <w:bookmarkEnd w:id="1065"/>
              </w:ins>
            </w:sdtContent>
          </w:sdt>
        </w:p>
      </w:sdtContent>
    </w:sdt>
    <w:sdt>
      <w:sdtPr>
        <w:id w:val="-1576425258"/>
        <w:tag w:val="goog_rdk_4171"/>
      </w:sdtPr>
      <w:sdtContent>
        <w:p w:rsidR="00000000" w:rsidDel="00000000" w:rsidP="00000000" w:rsidRDefault="00000000" w:rsidRPr="00000000" w14:paraId="000005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8334499"/>
              <w:tag w:val="goog_rdk_4169"/>
            </w:sdtPr>
            <w:sdtContent>
              <w:ins w:author="Anonymous" w:id="66" w:date="2026-09-22T03:03:20Z"/>
              <w:sdt>
                <w:sdtPr>
                  <w:id w:val="1157951408"/>
                  <w:tag w:val="goog_rdk_4170"/>
                </w:sdtPr>
                <w:sdtContent>
                  <w:ins w:author="Anonymous" w:id="66" w:date="2026-09-22T03:03:20Z">
                    <w:r w:rsidDel="00000000" w:rsidR="00000000" w:rsidRPr="00000000">
                      <w:rPr>
                        <w:rtl w:val="0"/>
                      </w:rPr>
                    </w:r>
                  </w:ins>
                </w:sdtContent>
              </w:sdt>
              <w:ins w:author="Anonymous" w:id="66" w:date="2026-09-22T03:03:20Z">
                <w:bookmarkStart w:colFirst="0" w:colLast="0" w:name="_heading=h.x3r6cowzhu9o" w:id="1066"/>
                <w:bookmarkEnd w:id="1066"/>
              </w:ins>
            </w:sdtContent>
          </w:sdt>
        </w:p>
      </w:sdtContent>
    </w:sdt>
    <w:sdt>
      <w:sdtPr>
        <w:id w:val="635740508"/>
        <w:tag w:val="goog_rdk_4174"/>
      </w:sdtPr>
      <w:sdtContent>
        <w:p w:rsidR="00000000" w:rsidDel="00000000" w:rsidP="00000000" w:rsidRDefault="00000000" w:rsidRPr="00000000" w14:paraId="000005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1803110"/>
              <w:tag w:val="goog_rdk_4172"/>
            </w:sdtPr>
            <w:sdtContent>
              <w:ins w:author="Anonymous" w:id="66" w:date="2026-09-22T03:03:20Z"/>
              <w:sdt>
                <w:sdtPr>
                  <w:id w:val="2063102634"/>
                  <w:tag w:val="goog_rdk_4173"/>
                </w:sdtPr>
                <w:sdtContent>
                  <w:ins w:author="Anonymous" w:id="66" w:date="2026-09-22T03:03:20Z">
                    <w:r w:rsidDel="00000000" w:rsidR="00000000" w:rsidRPr="00000000">
                      <w:rPr>
                        <w:rtl w:val="0"/>
                      </w:rPr>
                    </w:r>
                  </w:ins>
                </w:sdtContent>
              </w:sdt>
              <w:ins w:author="Anonymous" w:id="66" w:date="2026-09-22T03:03:20Z">
                <w:bookmarkStart w:colFirst="0" w:colLast="0" w:name="_heading=h.2bget0a2y17v" w:id="1067"/>
                <w:bookmarkEnd w:id="1067"/>
              </w:ins>
            </w:sdtContent>
          </w:sdt>
        </w:p>
      </w:sdtContent>
    </w:sdt>
    <w:sdt>
      <w:sdtPr>
        <w:id w:val="1589042940"/>
        <w:tag w:val="goog_rdk_4177"/>
      </w:sdtPr>
      <w:sdtContent>
        <w:p w:rsidR="00000000" w:rsidDel="00000000" w:rsidP="00000000" w:rsidRDefault="00000000" w:rsidRPr="00000000" w14:paraId="000005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9982316"/>
              <w:tag w:val="goog_rdk_4175"/>
            </w:sdtPr>
            <w:sdtContent>
              <w:ins w:author="Anonymous" w:id="66" w:date="2026-09-22T03:03:20Z"/>
              <w:sdt>
                <w:sdtPr>
                  <w:id w:val="288352083"/>
                  <w:tag w:val="goog_rdk_4176"/>
                </w:sdtPr>
                <w:sdtContent>
                  <w:ins w:author="Anonymous" w:id="66" w:date="2026-09-22T03:03:20Z">
                    <w:r w:rsidDel="00000000" w:rsidR="00000000" w:rsidRPr="00000000">
                      <w:rPr>
                        <w:rtl w:val="0"/>
                      </w:rPr>
                    </w:r>
                  </w:ins>
                </w:sdtContent>
              </w:sdt>
              <w:ins w:author="Anonymous" w:id="66" w:date="2026-09-22T03:03:20Z">
                <w:bookmarkStart w:colFirst="0" w:colLast="0" w:name="_heading=h.q3ivg96ntwn8" w:id="1068"/>
                <w:bookmarkEnd w:id="1068"/>
              </w:ins>
            </w:sdtContent>
          </w:sdt>
        </w:p>
      </w:sdtContent>
    </w:sdt>
    <w:sdt>
      <w:sdtPr>
        <w:id w:val="1653871519"/>
        <w:tag w:val="goog_rdk_4180"/>
      </w:sdtPr>
      <w:sdtContent>
        <w:p w:rsidR="00000000" w:rsidDel="00000000" w:rsidP="00000000" w:rsidRDefault="00000000" w:rsidRPr="00000000" w14:paraId="000005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0093838"/>
              <w:tag w:val="goog_rdk_4178"/>
            </w:sdtPr>
            <w:sdtContent>
              <w:ins w:author="Anonymous" w:id="66" w:date="2026-09-22T03:03:20Z"/>
              <w:sdt>
                <w:sdtPr>
                  <w:id w:val="265288489"/>
                  <w:tag w:val="goog_rdk_4179"/>
                </w:sdtPr>
                <w:sdtContent>
                  <w:ins w:author="Anonymous" w:id="66" w:date="2026-09-22T03:03:20Z">
                    <w:r w:rsidDel="00000000" w:rsidR="00000000" w:rsidRPr="00000000">
                      <w:rPr>
                        <w:rtl w:val="0"/>
                      </w:rPr>
                    </w:r>
                  </w:ins>
                </w:sdtContent>
              </w:sdt>
              <w:ins w:author="Anonymous" w:id="66" w:date="2026-09-22T03:03:20Z">
                <w:bookmarkStart w:colFirst="0" w:colLast="0" w:name="_heading=h.ccstmrjl8id7" w:id="1069"/>
                <w:bookmarkEnd w:id="1069"/>
              </w:ins>
            </w:sdtContent>
          </w:sdt>
        </w:p>
      </w:sdtContent>
    </w:sdt>
    <w:sdt>
      <w:sdtPr>
        <w:id w:val="-1473643945"/>
        <w:tag w:val="goog_rdk_4183"/>
      </w:sdtPr>
      <w:sdtContent>
        <w:p w:rsidR="00000000" w:rsidDel="00000000" w:rsidP="00000000" w:rsidRDefault="00000000" w:rsidRPr="00000000" w14:paraId="000005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0651912"/>
              <w:tag w:val="goog_rdk_4181"/>
            </w:sdtPr>
            <w:sdtContent>
              <w:ins w:author="Anonymous" w:id="66" w:date="2026-09-22T03:03:20Z"/>
              <w:sdt>
                <w:sdtPr>
                  <w:id w:val="883359972"/>
                  <w:tag w:val="goog_rdk_4182"/>
                </w:sdtPr>
                <w:sdtContent>
                  <w:ins w:author="Anonymous" w:id="66" w:date="2026-09-22T03:03:20Z">
                    <w:r w:rsidDel="00000000" w:rsidR="00000000" w:rsidRPr="00000000">
                      <w:rPr>
                        <w:rtl w:val="0"/>
                      </w:rPr>
                    </w:r>
                  </w:ins>
                </w:sdtContent>
              </w:sdt>
              <w:ins w:author="Anonymous" w:id="66" w:date="2026-09-22T03:03:20Z">
                <w:bookmarkStart w:colFirst="0" w:colLast="0" w:name="_heading=h.tn4zw8u1qo9r" w:id="1070"/>
                <w:bookmarkEnd w:id="1070"/>
              </w:ins>
            </w:sdtContent>
          </w:sdt>
        </w:p>
      </w:sdtContent>
    </w:sdt>
    <w:sdt>
      <w:sdtPr>
        <w:id w:val="-747816724"/>
        <w:tag w:val="goog_rdk_4186"/>
      </w:sdtPr>
      <w:sdtContent>
        <w:p w:rsidR="00000000" w:rsidDel="00000000" w:rsidP="00000000" w:rsidRDefault="00000000" w:rsidRPr="00000000" w14:paraId="000005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4572074"/>
              <w:tag w:val="goog_rdk_4184"/>
            </w:sdtPr>
            <w:sdtContent>
              <w:ins w:author="Anonymous" w:id="66" w:date="2026-09-22T03:03:20Z"/>
              <w:sdt>
                <w:sdtPr>
                  <w:id w:val="-68637690"/>
                  <w:tag w:val="goog_rdk_4185"/>
                </w:sdtPr>
                <w:sdtContent>
                  <w:ins w:author="Anonymous" w:id="66" w:date="2026-09-22T03:03:20Z">
                    <w:r w:rsidDel="00000000" w:rsidR="00000000" w:rsidRPr="00000000">
                      <w:rPr>
                        <w:rtl w:val="0"/>
                      </w:rPr>
                    </w:r>
                  </w:ins>
                </w:sdtContent>
              </w:sdt>
              <w:ins w:author="Anonymous" w:id="66" w:date="2026-09-22T03:03:20Z">
                <w:bookmarkStart w:colFirst="0" w:colLast="0" w:name="_heading=h.xy4ismyzurax" w:id="1071"/>
                <w:bookmarkEnd w:id="1071"/>
              </w:ins>
            </w:sdtContent>
          </w:sdt>
        </w:p>
      </w:sdtContent>
    </w:sdt>
    <w:sdt>
      <w:sdtPr>
        <w:id w:val="-1257237850"/>
        <w:tag w:val="goog_rdk_4189"/>
      </w:sdtPr>
      <w:sdtContent>
        <w:p w:rsidR="00000000" w:rsidDel="00000000" w:rsidP="00000000" w:rsidRDefault="00000000" w:rsidRPr="00000000" w14:paraId="000005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9769685"/>
              <w:tag w:val="goog_rdk_4187"/>
            </w:sdtPr>
            <w:sdtContent>
              <w:ins w:author="Anonymous" w:id="66" w:date="2026-09-22T03:03:20Z"/>
              <w:sdt>
                <w:sdtPr>
                  <w:id w:val="-843671090"/>
                  <w:tag w:val="goog_rdk_4188"/>
                </w:sdtPr>
                <w:sdtContent>
                  <w:ins w:author="Anonymous" w:id="66" w:date="2026-09-22T03:03:20Z">
                    <w:r w:rsidDel="00000000" w:rsidR="00000000" w:rsidRPr="00000000">
                      <w:rPr>
                        <w:rtl w:val="0"/>
                      </w:rPr>
                    </w:r>
                  </w:ins>
                </w:sdtContent>
              </w:sdt>
              <w:ins w:author="Anonymous" w:id="66" w:date="2026-09-22T03:03:20Z">
                <w:bookmarkStart w:colFirst="0" w:colLast="0" w:name="_heading=h.80icof94rnq5" w:id="1072"/>
                <w:bookmarkEnd w:id="1072"/>
              </w:ins>
            </w:sdtContent>
          </w:sdt>
        </w:p>
      </w:sdtContent>
    </w:sdt>
    <w:sdt>
      <w:sdtPr>
        <w:id w:val="1043131279"/>
        <w:tag w:val="goog_rdk_4192"/>
      </w:sdtPr>
      <w:sdtContent>
        <w:p w:rsidR="00000000" w:rsidDel="00000000" w:rsidP="00000000" w:rsidRDefault="00000000" w:rsidRPr="00000000" w14:paraId="000005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4092432"/>
              <w:tag w:val="goog_rdk_4190"/>
            </w:sdtPr>
            <w:sdtContent>
              <w:ins w:author="Anonymous" w:id="66" w:date="2026-09-22T03:03:20Z"/>
              <w:sdt>
                <w:sdtPr>
                  <w:id w:val="792702038"/>
                  <w:tag w:val="goog_rdk_4191"/>
                </w:sdtPr>
                <w:sdtContent>
                  <w:ins w:author="Anonymous" w:id="66" w:date="2026-09-22T03:03:20Z">
                    <w:r w:rsidDel="00000000" w:rsidR="00000000" w:rsidRPr="00000000">
                      <w:rPr>
                        <w:rtl w:val="0"/>
                      </w:rPr>
                    </w:r>
                  </w:ins>
                </w:sdtContent>
              </w:sdt>
              <w:ins w:author="Anonymous" w:id="66" w:date="2026-09-22T03:03:20Z">
                <w:bookmarkStart w:colFirst="0" w:colLast="0" w:name="_heading=h.i0g71xoi62vv" w:id="1073"/>
                <w:bookmarkEnd w:id="1073"/>
              </w:ins>
            </w:sdtContent>
          </w:sdt>
        </w:p>
      </w:sdtContent>
    </w:sdt>
    <w:sdt>
      <w:sdtPr>
        <w:id w:val="751737407"/>
        <w:tag w:val="goog_rdk_4195"/>
      </w:sdtPr>
      <w:sdtContent>
        <w:p w:rsidR="00000000" w:rsidDel="00000000" w:rsidP="00000000" w:rsidRDefault="00000000" w:rsidRPr="00000000" w14:paraId="000005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0551214"/>
              <w:tag w:val="goog_rdk_4193"/>
            </w:sdtPr>
            <w:sdtContent>
              <w:ins w:author="Anonymous" w:id="66" w:date="2026-09-22T03:03:20Z"/>
              <w:sdt>
                <w:sdtPr>
                  <w:id w:val="629159379"/>
                  <w:tag w:val="goog_rdk_4194"/>
                </w:sdtPr>
                <w:sdtContent>
                  <w:ins w:author="Anonymous" w:id="66" w:date="2026-09-22T03:03:20Z">
                    <w:r w:rsidDel="00000000" w:rsidR="00000000" w:rsidRPr="00000000">
                      <w:rPr>
                        <w:rtl w:val="0"/>
                      </w:rPr>
                    </w:r>
                  </w:ins>
                </w:sdtContent>
              </w:sdt>
              <w:ins w:author="Anonymous" w:id="66" w:date="2026-09-22T03:03:20Z">
                <w:bookmarkStart w:colFirst="0" w:colLast="0" w:name="_heading=h.nx7nxonwjm5t" w:id="1074"/>
                <w:bookmarkEnd w:id="1074"/>
              </w:ins>
            </w:sdtContent>
          </w:sdt>
        </w:p>
      </w:sdtContent>
    </w:sdt>
    <w:sdt>
      <w:sdtPr>
        <w:id w:val="1631619673"/>
        <w:tag w:val="goog_rdk_4198"/>
      </w:sdtPr>
      <w:sdtContent>
        <w:p w:rsidR="00000000" w:rsidDel="00000000" w:rsidP="00000000" w:rsidRDefault="00000000" w:rsidRPr="00000000" w14:paraId="000005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3144328"/>
              <w:tag w:val="goog_rdk_4196"/>
            </w:sdtPr>
            <w:sdtContent>
              <w:ins w:author="Anonymous" w:id="66" w:date="2026-09-22T03:03:20Z"/>
              <w:sdt>
                <w:sdtPr>
                  <w:id w:val="-286461456"/>
                  <w:tag w:val="goog_rdk_4197"/>
                </w:sdtPr>
                <w:sdtContent>
                  <w:ins w:author="Anonymous" w:id="66" w:date="2026-09-22T03:03:20Z">
                    <w:r w:rsidDel="00000000" w:rsidR="00000000" w:rsidRPr="00000000">
                      <w:rPr>
                        <w:rtl w:val="0"/>
                      </w:rPr>
                    </w:r>
                  </w:ins>
                </w:sdtContent>
              </w:sdt>
              <w:ins w:author="Anonymous" w:id="66" w:date="2026-09-22T03:03:20Z">
                <w:bookmarkStart w:colFirst="0" w:colLast="0" w:name="_heading=h.qfaa47t7s6l5" w:id="1075"/>
                <w:bookmarkEnd w:id="1075"/>
              </w:ins>
            </w:sdtContent>
          </w:sdt>
        </w:p>
      </w:sdtContent>
    </w:sdt>
    <w:sdt>
      <w:sdtPr>
        <w:id w:val="525381432"/>
        <w:tag w:val="goog_rdk_4201"/>
      </w:sdtPr>
      <w:sdtContent>
        <w:p w:rsidR="00000000" w:rsidDel="00000000" w:rsidP="00000000" w:rsidRDefault="00000000" w:rsidRPr="00000000" w14:paraId="000005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3605721"/>
              <w:tag w:val="goog_rdk_4199"/>
            </w:sdtPr>
            <w:sdtContent>
              <w:ins w:author="Anonymous" w:id="66" w:date="2026-09-22T03:03:20Z"/>
              <w:sdt>
                <w:sdtPr>
                  <w:id w:val="-661466990"/>
                  <w:tag w:val="goog_rdk_4200"/>
                </w:sdtPr>
                <w:sdtContent>
                  <w:ins w:author="Anonymous" w:id="66" w:date="2026-09-22T03:03:20Z">
                    <w:r w:rsidDel="00000000" w:rsidR="00000000" w:rsidRPr="00000000">
                      <w:rPr>
                        <w:rtl w:val="0"/>
                      </w:rPr>
                    </w:r>
                  </w:ins>
                </w:sdtContent>
              </w:sdt>
              <w:ins w:author="Anonymous" w:id="66" w:date="2026-09-22T03:03:20Z">
                <w:bookmarkStart w:colFirst="0" w:colLast="0" w:name="_heading=h.cgnup2sd58d4" w:id="1076"/>
                <w:bookmarkEnd w:id="1076"/>
              </w:ins>
            </w:sdtContent>
          </w:sdt>
        </w:p>
      </w:sdtContent>
    </w:sdt>
    <w:sdt>
      <w:sdtPr>
        <w:id w:val="-101890557"/>
        <w:tag w:val="goog_rdk_4204"/>
      </w:sdtPr>
      <w:sdtContent>
        <w:p w:rsidR="00000000" w:rsidDel="00000000" w:rsidP="00000000" w:rsidRDefault="00000000" w:rsidRPr="00000000" w14:paraId="000005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2848986"/>
              <w:tag w:val="goog_rdk_4202"/>
            </w:sdtPr>
            <w:sdtContent>
              <w:ins w:author="Anonymous" w:id="66" w:date="2026-09-22T03:03:20Z"/>
              <w:sdt>
                <w:sdtPr>
                  <w:id w:val="980783504"/>
                  <w:tag w:val="goog_rdk_4203"/>
                </w:sdtPr>
                <w:sdtContent>
                  <w:ins w:author="Anonymous" w:id="66" w:date="2026-09-22T03:03:20Z">
                    <w:r w:rsidDel="00000000" w:rsidR="00000000" w:rsidRPr="00000000">
                      <w:rPr>
                        <w:rtl w:val="0"/>
                      </w:rPr>
                    </w:r>
                  </w:ins>
                </w:sdtContent>
              </w:sdt>
              <w:ins w:author="Anonymous" w:id="66" w:date="2026-09-22T03:03:20Z">
                <w:bookmarkStart w:colFirst="0" w:colLast="0" w:name="_heading=h.orcqt554lq7r" w:id="1077"/>
                <w:bookmarkEnd w:id="1077"/>
              </w:ins>
            </w:sdtContent>
          </w:sdt>
        </w:p>
      </w:sdtContent>
    </w:sdt>
    <w:sdt>
      <w:sdtPr>
        <w:id w:val="-892835318"/>
        <w:tag w:val="goog_rdk_4207"/>
      </w:sdtPr>
      <w:sdtContent>
        <w:p w:rsidR="00000000" w:rsidDel="00000000" w:rsidP="00000000" w:rsidRDefault="00000000" w:rsidRPr="00000000" w14:paraId="000005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3806592"/>
              <w:tag w:val="goog_rdk_4205"/>
            </w:sdtPr>
            <w:sdtContent>
              <w:ins w:author="Anonymous" w:id="66" w:date="2026-09-22T03:03:20Z"/>
              <w:sdt>
                <w:sdtPr>
                  <w:id w:val="-1774768860"/>
                  <w:tag w:val="goog_rdk_4206"/>
                </w:sdtPr>
                <w:sdtContent>
                  <w:ins w:author="Anonymous" w:id="66" w:date="2026-09-22T03:03:20Z">
                    <w:r w:rsidDel="00000000" w:rsidR="00000000" w:rsidRPr="00000000">
                      <w:rPr>
                        <w:rtl w:val="0"/>
                      </w:rPr>
                    </w:r>
                  </w:ins>
                </w:sdtContent>
              </w:sdt>
              <w:ins w:author="Anonymous" w:id="66" w:date="2026-09-22T03:03:20Z">
                <w:bookmarkStart w:colFirst="0" w:colLast="0" w:name="_heading=h.f7690o2v5raj" w:id="1078"/>
                <w:bookmarkEnd w:id="1078"/>
              </w:ins>
            </w:sdtContent>
          </w:sdt>
        </w:p>
      </w:sdtContent>
    </w:sdt>
    <w:sdt>
      <w:sdtPr>
        <w:id w:val="-487885824"/>
        <w:tag w:val="goog_rdk_4210"/>
      </w:sdtPr>
      <w:sdtContent>
        <w:p w:rsidR="00000000" w:rsidDel="00000000" w:rsidP="00000000" w:rsidRDefault="00000000" w:rsidRPr="00000000" w14:paraId="000005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017058"/>
              <w:tag w:val="goog_rdk_4208"/>
            </w:sdtPr>
            <w:sdtContent>
              <w:ins w:author="Anonymous" w:id="66" w:date="2026-09-22T03:03:20Z"/>
              <w:sdt>
                <w:sdtPr>
                  <w:id w:val="1783762851"/>
                  <w:tag w:val="goog_rdk_4209"/>
                </w:sdtPr>
                <w:sdtContent>
                  <w:ins w:author="Anonymous" w:id="66" w:date="2026-09-22T03:03:20Z">
                    <w:r w:rsidDel="00000000" w:rsidR="00000000" w:rsidRPr="00000000">
                      <w:rPr>
                        <w:rtl w:val="0"/>
                      </w:rPr>
                    </w:r>
                  </w:ins>
                </w:sdtContent>
              </w:sdt>
              <w:ins w:author="Anonymous" w:id="66" w:date="2026-09-22T03:03:20Z">
                <w:bookmarkStart w:colFirst="0" w:colLast="0" w:name="_heading=h.c11wfubrg1sw" w:id="1079"/>
                <w:bookmarkEnd w:id="1079"/>
              </w:ins>
            </w:sdtContent>
          </w:sdt>
        </w:p>
      </w:sdtContent>
    </w:sdt>
    <w:sdt>
      <w:sdtPr>
        <w:id w:val="-1805373581"/>
        <w:tag w:val="goog_rdk_4213"/>
      </w:sdtPr>
      <w:sdtContent>
        <w:p w:rsidR="00000000" w:rsidDel="00000000" w:rsidP="00000000" w:rsidRDefault="00000000" w:rsidRPr="00000000" w14:paraId="000005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8503141"/>
              <w:tag w:val="goog_rdk_4211"/>
            </w:sdtPr>
            <w:sdtContent>
              <w:ins w:author="Anonymous" w:id="66" w:date="2026-09-22T03:03:20Z"/>
              <w:sdt>
                <w:sdtPr>
                  <w:id w:val="-1955584878"/>
                  <w:tag w:val="goog_rdk_4212"/>
                </w:sdtPr>
                <w:sdtContent>
                  <w:ins w:author="Anonymous" w:id="66" w:date="2026-09-22T03:03:20Z">
                    <w:r w:rsidDel="00000000" w:rsidR="00000000" w:rsidRPr="00000000">
                      <w:rPr>
                        <w:rtl w:val="0"/>
                      </w:rPr>
                    </w:r>
                  </w:ins>
                </w:sdtContent>
              </w:sdt>
              <w:ins w:author="Anonymous" w:id="66" w:date="2026-09-22T03:03:20Z">
                <w:bookmarkStart w:colFirst="0" w:colLast="0" w:name="_heading=h.xhn46a7jl437" w:id="1080"/>
                <w:bookmarkEnd w:id="1080"/>
              </w:ins>
            </w:sdtContent>
          </w:sdt>
        </w:p>
      </w:sdtContent>
    </w:sdt>
    <w:sdt>
      <w:sdtPr>
        <w:id w:val="1349901195"/>
        <w:tag w:val="goog_rdk_4216"/>
      </w:sdtPr>
      <w:sdtContent>
        <w:p w:rsidR="00000000" w:rsidDel="00000000" w:rsidP="00000000" w:rsidRDefault="00000000" w:rsidRPr="00000000" w14:paraId="000005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6883874"/>
              <w:tag w:val="goog_rdk_4214"/>
            </w:sdtPr>
            <w:sdtContent>
              <w:ins w:author="Anonymous" w:id="66" w:date="2026-09-22T03:03:20Z"/>
              <w:sdt>
                <w:sdtPr>
                  <w:id w:val="-1129795583"/>
                  <w:tag w:val="goog_rdk_4215"/>
                </w:sdtPr>
                <w:sdtContent>
                  <w:ins w:author="Anonymous" w:id="66" w:date="2026-09-22T03:03:20Z">
                    <w:r w:rsidDel="00000000" w:rsidR="00000000" w:rsidRPr="00000000">
                      <w:rPr>
                        <w:rtl w:val="0"/>
                      </w:rPr>
                    </w:r>
                  </w:ins>
                </w:sdtContent>
              </w:sdt>
              <w:ins w:author="Anonymous" w:id="66" w:date="2026-09-22T03:03:20Z">
                <w:bookmarkStart w:colFirst="0" w:colLast="0" w:name="_heading=h.ggbzo3i9hcq2" w:id="1081"/>
                <w:bookmarkEnd w:id="1081"/>
              </w:ins>
            </w:sdtContent>
          </w:sdt>
        </w:p>
      </w:sdtContent>
    </w:sdt>
    <w:sdt>
      <w:sdtPr>
        <w:id w:val="-654836050"/>
        <w:tag w:val="goog_rdk_4219"/>
      </w:sdtPr>
      <w:sdtContent>
        <w:p w:rsidR="00000000" w:rsidDel="00000000" w:rsidP="00000000" w:rsidRDefault="00000000" w:rsidRPr="00000000" w14:paraId="000005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9542939"/>
              <w:tag w:val="goog_rdk_4217"/>
            </w:sdtPr>
            <w:sdtContent>
              <w:ins w:author="Anonymous" w:id="66" w:date="2026-09-22T03:03:20Z"/>
              <w:sdt>
                <w:sdtPr>
                  <w:id w:val="-827393739"/>
                  <w:tag w:val="goog_rdk_4218"/>
                </w:sdtPr>
                <w:sdtContent>
                  <w:ins w:author="Anonymous" w:id="66" w:date="2026-09-22T03:03:20Z">
                    <w:r w:rsidDel="00000000" w:rsidR="00000000" w:rsidRPr="00000000">
                      <w:rPr>
                        <w:rtl w:val="0"/>
                      </w:rPr>
                    </w:r>
                  </w:ins>
                </w:sdtContent>
              </w:sdt>
              <w:ins w:author="Anonymous" w:id="66" w:date="2026-09-22T03:03:20Z">
                <w:bookmarkStart w:colFirst="0" w:colLast="0" w:name="_heading=h.9j4a8oxu5grq" w:id="1082"/>
                <w:bookmarkEnd w:id="1082"/>
              </w:ins>
            </w:sdtContent>
          </w:sdt>
        </w:p>
      </w:sdtContent>
    </w:sdt>
    <w:sdt>
      <w:sdtPr>
        <w:id w:val="1858930739"/>
        <w:tag w:val="goog_rdk_4222"/>
      </w:sdtPr>
      <w:sdtContent>
        <w:p w:rsidR="00000000" w:rsidDel="00000000" w:rsidP="00000000" w:rsidRDefault="00000000" w:rsidRPr="00000000" w14:paraId="000005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2501904"/>
              <w:tag w:val="goog_rdk_4220"/>
            </w:sdtPr>
            <w:sdtContent>
              <w:ins w:author="Anonymous" w:id="66" w:date="2026-09-22T03:03:20Z"/>
              <w:sdt>
                <w:sdtPr>
                  <w:id w:val="-985938614"/>
                  <w:tag w:val="goog_rdk_4221"/>
                </w:sdtPr>
                <w:sdtContent>
                  <w:ins w:author="Anonymous" w:id="66" w:date="2026-09-22T03:03:20Z">
                    <w:r w:rsidDel="00000000" w:rsidR="00000000" w:rsidRPr="00000000">
                      <w:rPr>
                        <w:rtl w:val="0"/>
                      </w:rPr>
                    </w:r>
                  </w:ins>
                </w:sdtContent>
              </w:sdt>
              <w:ins w:author="Anonymous" w:id="66" w:date="2026-09-22T03:03:20Z">
                <w:bookmarkStart w:colFirst="0" w:colLast="0" w:name="_heading=h.nc4vbhatbavf" w:id="1083"/>
                <w:bookmarkEnd w:id="1083"/>
              </w:ins>
            </w:sdtContent>
          </w:sdt>
        </w:p>
      </w:sdtContent>
    </w:sdt>
    <w:sdt>
      <w:sdtPr>
        <w:id w:val="2056962689"/>
        <w:tag w:val="goog_rdk_4225"/>
      </w:sdtPr>
      <w:sdtContent>
        <w:p w:rsidR="00000000" w:rsidDel="00000000" w:rsidP="00000000" w:rsidRDefault="00000000" w:rsidRPr="00000000" w14:paraId="000005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1083806"/>
              <w:tag w:val="goog_rdk_4223"/>
            </w:sdtPr>
            <w:sdtContent>
              <w:ins w:author="Anonymous" w:id="66" w:date="2026-09-22T03:03:20Z"/>
              <w:sdt>
                <w:sdtPr>
                  <w:id w:val="1631298232"/>
                  <w:tag w:val="goog_rdk_4224"/>
                </w:sdtPr>
                <w:sdtContent>
                  <w:ins w:author="Anonymous" w:id="66" w:date="2026-09-22T03:03:20Z">
                    <w:r w:rsidDel="00000000" w:rsidR="00000000" w:rsidRPr="00000000">
                      <w:rPr>
                        <w:rtl w:val="0"/>
                      </w:rPr>
                    </w:r>
                  </w:ins>
                </w:sdtContent>
              </w:sdt>
              <w:ins w:author="Anonymous" w:id="66" w:date="2026-09-22T03:03:20Z">
                <w:bookmarkStart w:colFirst="0" w:colLast="0" w:name="_heading=h.k7cloqap93am" w:id="1084"/>
                <w:bookmarkEnd w:id="1084"/>
              </w:ins>
            </w:sdtContent>
          </w:sdt>
        </w:p>
      </w:sdtContent>
    </w:sdt>
    <w:sdt>
      <w:sdtPr>
        <w:id w:val="-399599660"/>
        <w:tag w:val="goog_rdk_4228"/>
      </w:sdtPr>
      <w:sdtContent>
        <w:p w:rsidR="00000000" w:rsidDel="00000000" w:rsidP="00000000" w:rsidRDefault="00000000" w:rsidRPr="00000000" w14:paraId="000005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4429501"/>
              <w:tag w:val="goog_rdk_4226"/>
            </w:sdtPr>
            <w:sdtContent>
              <w:ins w:author="Anonymous" w:id="66" w:date="2026-09-22T03:03:20Z"/>
              <w:sdt>
                <w:sdtPr>
                  <w:id w:val="-175373931"/>
                  <w:tag w:val="goog_rdk_4227"/>
                </w:sdtPr>
                <w:sdtContent>
                  <w:ins w:author="Anonymous" w:id="66" w:date="2026-09-22T03:03:20Z">
                    <w:r w:rsidDel="00000000" w:rsidR="00000000" w:rsidRPr="00000000">
                      <w:rPr>
                        <w:rtl w:val="0"/>
                      </w:rPr>
                    </w:r>
                  </w:ins>
                </w:sdtContent>
              </w:sdt>
              <w:ins w:author="Anonymous" w:id="66" w:date="2026-09-22T03:03:20Z">
                <w:bookmarkStart w:colFirst="0" w:colLast="0" w:name="_heading=h.sd6q4n1hrfme" w:id="1085"/>
                <w:bookmarkEnd w:id="1085"/>
              </w:ins>
            </w:sdtContent>
          </w:sdt>
        </w:p>
      </w:sdtContent>
    </w:sdt>
    <w:sdt>
      <w:sdtPr>
        <w:id w:val="1345823098"/>
        <w:tag w:val="goog_rdk_4231"/>
      </w:sdtPr>
      <w:sdtContent>
        <w:p w:rsidR="00000000" w:rsidDel="00000000" w:rsidP="00000000" w:rsidRDefault="00000000" w:rsidRPr="00000000" w14:paraId="000005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8454782"/>
              <w:tag w:val="goog_rdk_4229"/>
            </w:sdtPr>
            <w:sdtContent>
              <w:ins w:author="Anonymous" w:id="66" w:date="2026-09-22T03:03:20Z"/>
              <w:sdt>
                <w:sdtPr>
                  <w:id w:val="-1689182031"/>
                  <w:tag w:val="goog_rdk_4230"/>
                </w:sdtPr>
                <w:sdtContent>
                  <w:ins w:author="Anonymous" w:id="66" w:date="2026-09-22T03:03:20Z">
                    <w:r w:rsidDel="00000000" w:rsidR="00000000" w:rsidRPr="00000000">
                      <w:rPr>
                        <w:rtl w:val="0"/>
                      </w:rPr>
                    </w:r>
                  </w:ins>
                </w:sdtContent>
              </w:sdt>
              <w:ins w:author="Anonymous" w:id="66" w:date="2026-09-22T03:03:20Z">
                <w:bookmarkStart w:colFirst="0" w:colLast="0" w:name="_heading=h.u6bf187hc9lw" w:id="1086"/>
                <w:bookmarkEnd w:id="1086"/>
              </w:ins>
            </w:sdtContent>
          </w:sdt>
        </w:p>
      </w:sdtContent>
    </w:sdt>
    <w:sdt>
      <w:sdtPr>
        <w:id w:val="390106242"/>
        <w:tag w:val="goog_rdk_4234"/>
      </w:sdtPr>
      <w:sdtContent>
        <w:p w:rsidR="00000000" w:rsidDel="00000000" w:rsidP="00000000" w:rsidRDefault="00000000" w:rsidRPr="00000000" w14:paraId="000005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9531599"/>
              <w:tag w:val="goog_rdk_4232"/>
            </w:sdtPr>
            <w:sdtContent>
              <w:ins w:author="Anonymous" w:id="66" w:date="2026-09-22T03:03:20Z"/>
              <w:sdt>
                <w:sdtPr>
                  <w:id w:val="-1305557503"/>
                  <w:tag w:val="goog_rdk_4233"/>
                </w:sdtPr>
                <w:sdtContent>
                  <w:ins w:author="Anonymous" w:id="66" w:date="2026-09-22T03:03:20Z">
                    <w:r w:rsidDel="00000000" w:rsidR="00000000" w:rsidRPr="00000000">
                      <w:rPr>
                        <w:rtl w:val="0"/>
                      </w:rPr>
                    </w:r>
                  </w:ins>
                </w:sdtContent>
              </w:sdt>
              <w:ins w:author="Anonymous" w:id="66" w:date="2026-09-22T03:03:20Z">
                <w:bookmarkStart w:colFirst="0" w:colLast="0" w:name="_heading=h.2v9b7rzg0zo5" w:id="1087"/>
                <w:bookmarkEnd w:id="1087"/>
              </w:ins>
            </w:sdtContent>
          </w:sdt>
        </w:p>
      </w:sdtContent>
    </w:sdt>
    <w:sdt>
      <w:sdtPr>
        <w:id w:val="-602715084"/>
        <w:tag w:val="goog_rdk_4237"/>
      </w:sdtPr>
      <w:sdtContent>
        <w:p w:rsidR="00000000" w:rsidDel="00000000" w:rsidP="00000000" w:rsidRDefault="00000000" w:rsidRPr="00000000" w14:paraId="000005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3759095"/>
              <w:tag w:val="goog_rdk_4235"/>
            </w:sdtPr>
            <w:sdtContent>
              <w:ins w:author="Anonymous" w:id="66" w:date="2026-09-22T03:03:20Z"/>
              <w:sdt>
                <w:sdtPr>
                  <w:id w:val="401459874"/>
                  <w:tag w:val="goog_rdk_4236"/>
                </w:sdtPr>
                <w:sdtContent>
                  <w:ins w:author="Anonymous" w:id="66" w:date="2026-09-22T03:03:20Z">
                    <w:r w:rsidDel="00000000" w:rsidR="00000000" w:rsidRPr="00000000">
                      <w:rPr>
                        <w:rtl w:val="0"/>
                      </w:rPr>
                    </w:r>
                  </w:ins>
                </w:sdtContent>
              </w:sdt>
              <w:ins w:author="Anonymous" w:id="66" w:date="2026-09-22T03:03:20Z">
                <w:bookmarkStart w:colFirst="0" w:colLast="0" w:name="_heading=h.l5d3yo0ov45" w:id="1088"/>
                <w:bookmarkEnd w:id="1088"/>
              </w:ins>
            </w:sdtContent>
          </w:sdt>
        </w:p>
      </w:sdtContent>
    </w:sdt>
    <w:sdt>
      <w:sdtPr>
        <w:id w:val="-353330391"/>
        <w:tag w:val="goog_rdk_4240"/>
      </w:sdtPr>
      <w:sdtContent>
        <w:p w:rsidR="00000000" w:rsidDel="00000000" w:rsidP="00000000" w:rsidRDefault="00000000" w:rsidRPr="00000000" w14:paraId="000005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105802"/>
              <w:tag w:val="goog_rdk_4238"/>
            </w:sdtPr>
            <w:sdtContent>
              <w:ins w:author="Anonymous" w:id="66" w:date="2026-09-22T03:03:20Z"/>
              <w:sdt>
                <w:sdtPr>
                  <w:id w:val="-1437043768"/>
                  <w:tag w:val="goog_rdk_4239"/>
                </w:sdtPr>
                <w:sdtContent>
                  <w:ins w:author="Anonymous" w:id="66" w:date="2026-09-22T03:03:20Z">
                    <w:r w:rsidDel="00000000" w:rsidR="00000000" w:rsidRPr="00000000">
                      <w:rPr>
                        <w:rtl w:val="0"/>
                      </w:rPr>
                    </w:r>
                  </w:ins>
                </w:sdtContent>
              </w:sdt>
              <w:ins w:author="Anonymous" w:id="66" w:date="2026-09-22T03:03:20Z">
                <w:bookmarkStart w:colFirst="0" w:colLast="0" w:name="_heading=h.iik0w5y77agc" w:id="1089"/>
                <w:bookmarkEnd w:id="1089"/>
              </w:ins>
            </w:sdtContent>
          </w:sdt>
        </w:p>
      </w:sdtContent>
    </w:sdt>
    <w:sdt>
      <w:sdtPr>
        <w:id w:val="-297447595"/>
        <w:tag w:val="goog_rdk_4243"/>
      </w:sdtPr>
      <w:sdtContent>
        <w:p w:rsidR="00000000" w:rsidDel="00000000" w:rsidP="00000000" w:rsidRDefault="00000000" w:rsidRPr="00000000" w14:paraId="000005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7396207"/>
              <w:tag w:val="goog_rdk_4241"/>
            </w:sdtPr>
            <w:sdtContent>
              <w:ins w:author="Anonymous" w:id="66" w:date="2026-09-22T03:03:20Z"/>
              <w:sdt>
                <w:sdtPr>
                  <w:id w:val="1968676533"/>
                  <w:tag w:val="goog_rdk_4242"/>
                </w:sdtPr>
                <w:sdtContent>
                  <w:ins w:author="Anonymous" w:id="66" w:date="2026-09-22T03:03:20Z">
                    <w:r w:rsidDel="00000000" w:rsidR="00000000" w:rsidRPr="00000000">
                      <w:rPr>
                        <w:rtl w:val="0"/>
                      </w:rPr>
                    </w:r>
                  </w:ins>
                </w:sdtContent>
              </w:sdt>
              <w:ins w:author="Anonymous" w:id="66" w:date="2026-09-22T03:03:20Z">
                <w:bookmarkStart w:colFirst="0" w:colLast="0" w:name="_heading=h.z80guhbiivsy" w:id="1090"/>
                <w:bookmarkEnd w:id="1090"/>
              </w:ins>
            </w:sdtContent>
          </w:sdt>
        </w:p>
      </w:sdtContent>
    </w:sdt>
    <w:sdt>
      <w:sdtPr>
        <w:id w:val="-1060668506"/>
        <w:tag w:val="goog_rdk_4246"/>
      </w:sdtPr>
      <w:sdtContent>
        <w:p w:rsidR="00000000" w:rsidDel="00000000" w:rsidP="00000000" w:rsidRDefault="00000000" w:rsidRPr="00000000" w14:paraId="000005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386818"/>
              <w:tag w:val="goog_rdk_4244"/>
            </w:sdtPr>
            <w:sdtContent>
              <w:ins w:author="Anonymous" w:id="66" w:date="2026-09-22T03:03:20Z"/>
              <w:sdt>
                <w:sdtPr>
                  <w:id w:val="1721416222"/>
                  <w:tag w:val="goog_rdk_4245"/>
                </w:sdtPr>
                <w:sdtContent>
                  <w:ins w:author="Anonymous" w:id="66" w:date="2026-09-22T03:03:20Z">
                    <w:r w:rsidDel="00000000" w:rsidR="00000000" w:rsidRPr="00000000">
                      <w:rPr>
                        <w:rtl w:val="0"/>
                      </w:rPr>
                    </w:r>
                  </w:ins>
                </w:sdtContent>
              </w:sdt>
              <w:ins w:author="Anonymous" w:id="66" w:date="2026-09-22T03:03:20Z">
                <w:bookmarkStart w:colFirst="0" w:colLast="0" w:name="_heading=h.ud926exm3yol" w:id="1091"/>
                <w:bookmarkEnd w:id="1091"/>
              </w:ins>
            </w:sdtContent>
          </w:sdt>
        </w:p>
      </w:sdtContent>
    </w:sdt>
    <w:sdt>
      <w:sdtPr>
        <w:id w:val="405103322"/>
        <w:tag w:val="goog_rdk_4249"/>
      </w:sdtPr>
      <w:sdtContent>
        <w:p w:rsidR="00000000" w:rsidDel="00000000" w:rsidP="00000000" w:rsidRDefault="00000000" w:rsidRPr="00000000" w14:paraId="000005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267996"/>
              <w:tag w:val="goog_rdk_4247"/>
            </w:sdtPr>
            <w:sdtContent>
              <w:ins w:author="Anonymous" w:id="66" w:date="2026-09-22T03:03:20Z"/>
              <w:sdt>
                <w:sdtPr>
                  <w:id w:val="2136248767"/>
                  <w:tag w:val="goog_rdk_4248"/>
                </w:sdtPr>
                <w:sdtContent>
                  <w:ins w:author="Anonymous" w:id="66" w:date="2026-09-22T03:03:20Z">
                    <w:r w:rsidDel="00000000" w:rsidR="00000000" w:rsidRPr="00000000">
                      <w:rPr>
                        <w:rtl w:val="0"/>
                      </w:rPr>
                    </w:r>
                  </w:ins>
                </w:sdtContent>
              </w:sdt>
              <w:ins w:author="Anonymous" w:id="66" w:date="2026-09-22T03:03:20Z">
                <w:bookmarkStart w:colFirst="0" w:colLast="0" w:name="_heading=h.qnmqx7w7f482" w:id="1092"/>
                <w:bookmarkEnd w:id="1092"/>
              </w:ins>
            </w:sdtContent>
          </w:sdt>
        </w:p>
      </w:sdtContent>
    </w:sdt>
    <w:sdt>
      <w:sdtPr>
        <w:id w:val="-1162856023"/>
        <w:tag w:val="goog_rdk_4252"/>
      </w:sdtPr>
      <w:sdtContent>
        <w:p w:rsidR="00000000" w:rsidDel="00000000" w:rsidP="00000000" w:rsidRDefault="00000000" w:rsidRPr="00000000" w14:paraId="000005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4106171"/>
              <w:tag w:val="goog_rdk_4250"/>
            </w:sdtPr>
            <w:sdtContent>
              <w:ins w:author="Anonymous" w:id="66" w:date="2026-09-22T03:03:20Z"/>
              <w:sdt>
                <w:sdtPr>
                  <w:id w:val="1138157644"/>
                  <w:tag w:val="goog_rdk_4251"/>
                </w:sdtPr>
                <w:sdtContent>
                  <w:ins w:author="Anonymous" w:id="66" w:date="2026-09-22T03:03:20Z">
                    <w:r w:rsidDel="00000000" w:rsidR="00000000" w:rsidRPr="00000000">
                      <w:rPr>
                        <w:rtl w:val="0"/>
                      </w:rPr>
                    </w:r>
                  </w:ins>
                </w:sdtContent>
              </w:sdt>
              <w:ins w:author="Anonymous" w:id="66" w:date="2026-09-22T03:03:20Z">
                <w:bookmarkStart w:colFirst="0" w:colLast="0" w:name="_heading=h.40cxo1hyw4g5" w:id="1093"/>
                <w:bookmarkEnd w:id="1093"/>
              </w:ins>
            </w:sdtContent>
          </w:sdt>
        </w:p>
      </w:sdtContent>
    </w:sdt>
    <w:sdt>
      <w:sdtPr>
        <w:id w:val="363641239"/>
        <w:tag w:val="goog_rdk_4255"/>
      </w:sdtPr>
      <w:sdtContent>
        <w:p w:rsidR="00000000" w:rsidDel="00000000" w:rsidP="00000000" w:rsidRDefault="00000000" w:rsidRPr="00000000" w14:paraId="000005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8371801"/>
              <w:tag w:val="goog_rdk_4253"/>
            </w:sdtPr>
            <w:sdtContent>
              <w:ins w:author="Anonymous" w:id="66" w:date="2026-09-22T03:03:20Z"/>
              <w:sdt>
                <w:sdtPr>
                  <w:id w:val="-1743330950"/>
                  <w:tag w:val="goog_rdk_4254"/>
                </w:sdtPr>
                <w:sdtContent>
                  <w:ins w:author="Anonymous" w:id="66" w:date="2026-09-22T03:03:20Z">
                    <w:r w:rsidDel="00000000" w:rsidR="00000000" w:rsidRPr="00000000">
                      <w:rPr>
                        <w:rtl w:val="0"/>
                      </w:rPr>
                    </w:r>
                  </w:ins>
                </w:sdtContent>
              </w:sdt>
              <w:ins w:author="Anonymous" w:id="66" w:date="2026-09-22T03:03:20Z">
                <w:bookmarkStart w:colFirst="0" w:colLast="0" w:name="_heading=h.opf39gl8m8vc" w:id="1094"/>
                <w:bookmarkEnd w:id="1094"/>
              </w:ins>
            </w:sdtContent>
          </w:sdt>
        </w:p>
      </w:sdtContent>
    </w:sdt>
    <w:sdt>
      <w:sdtPr>
        <w:id w:val="1429439401"/>
        <w:tag w:val="goog_rdk_4258"/>
      </w:sdtPr>
      <w:sdtContent>
        <w:p w:rsidR="00000000" w:rsidDel="00000000" w:rsidP="00000000" w:rsidRDefault="00000000" w:rsidRPr="00000000" w14:paraId="000005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3787249"/>
              <w:tag w:val="goog_rdk_4256"/>
            </w:sdtPr>
            <w:sdtContent>
              <w:ins w:author="Anonymous" w:id="66" w:date="2026-09-22T03:03:20Z"/>
              <w:sdt>
                <w:sdtPr>
                  <w:id w:val="1331969247"/>
                  <w:tag w:val="goog_rdk_4257"/>
                </w:sdtPr>
                <w:sdtContent>
                  <w:ins w:author="Anonymous" w:id="66" w:date="2026-09-22T03:03:20Z">
                    <w:r w:rsidDel="00000000" w:rsidR="00000000" w:rsidRPr="00000000">
                      <w:rPr>
                        <w:rtl w:val="0"/>
                      </w:rPr>
                    </w:r>
                  </w:ins>
                </w:sdtContent>
              </w:sdt>
              <w:ins w:author="Anonymous" w:id="66" w:date="2026-09-22T03:03:20Z">
                <w:bookmarkStart w:colFirst="0" w:colLast="0" w:name="_heading=h.4n3jp7tnfdlb" w:id="1095"/>
                <w:bookmarkEnd w:id="1095"/>
              </w:ins>
            </w:sdtContent>
          </w:sdt>
        </w:p>
      </w:sdtContent>
    </w:sdt>
    <w:sdt>
      <w:sdtPr>
        <w:id w:val="-1848946185"/>
        <w:tag w:val="goog_rdk_4261"/>
      </w:sdtPr>
      <w:sdtContent>
        <w:p w:rsidR="00000000" w:rsidDel="00000000" w:rsidP="00000000" w:rsidRDefault="00000000" w:rsidRPr="00000000" w14:paraId="000005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7910115"/>
              <w:tag w:val="goog_rdk_4259"/>
            </w:sdtPr>
            <w:sdtContent>
              <w:ins w:author="Anonymous" w:id="66" w:date="2026-09-22T03:03:20Z"/>
              <w:sdt>
                <w:sdtPr>
                  <w:id w:val="1960665342"/>
                  <w:tag w:val="goog_rdk_4260"/>
                </w:sdtPr>
                <w:sdtContent>
                  <w:ins w:author="Anonymous" w:id="66" w:date="2026-09-22T03:03:20Z">
                    <w:r w:rsidDel="00000000" w:rsidR="00000000" w:rsidRPr="00000000">
                      <w:rPr>
                        <w:rtl w:val="0"/>
                      </w:rPr>
                    </w:r>
                  </w:ins>
                </w:sdtContent>
              </w:sdt>
              <w:ins w:author="Anonymous" w:id="66" w:date="2026-09-22T03:03:20Z">
                <w:bookmarkStart w:colFirst="0" w:colLast="0" w:name="_heading=h.r24a31hr2v50" w:id="1096"/>
                <w:bookmarkEnd w:id="1096"/>
              </w:ins>
            </w:sdtContent>
          </w:sdt>
        </w:p>
      </w:sdtContent>
    </w:sdt>
    <w:sdt>
      <w:sdtPr>
        <w:id w:val="1126628196"/>
        <w:tag w:val="goog_rdk_4264"/>
      </w:sdtPr>
      <w:sdtContent>
        <w:p w:rsidR="00000000" w:rsidDel="00000000" w:rsidP="00000000" w:rsidRDefault="00000000" w:rsidRPr="00000000" w14:paraId="000005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1685656"/>
              <w:tag w:val="goog_rdk_4262"/>
            </w:sdtPr>
            <w:sdtContent>
              <w:ins w:author="Anonymous" w:id="66" w:date="2026-09-22T03:03:20Z"/>
              <w:sdt>
                <w:sdtPr>
                  <w:id w:val="-1184221928"/>
                  <w:tag w:val="goog_rdk_4263"/>
                </w:sdtPr>
                <w:sdtContent>
                  <w:ins w:author="Anonymous" w:id="66" w:date="2026-09-22T03:03:20Z">
                    <w:r w:rsidDel="00000000" w:rsidR="00000000" w:rsidRPr="00000000">
                      <w:rPr>
                        <w:rtl w:val="0"/>
                      </w:rPr>
                    </w:r>
                  </w:ins>
                </w:sdtContent>
              </w:sdt>
              <w:ins w:author="Anonymous" w:id="66" w:date="2026-09-22T03:03:20Z">
                <w:bookmarkStart w:colFirst="0" w:colLast="0" w:name="_heading=h.hnm5r4egrfvx" w:id="1097"/>
                <w:bookmarkEnd w:id="1097"/>
              </w:ins>
            </w:sdtContent>
          </w:sdt>
        </w:p>
      </w:sdtContent>
    </w:sdt>
    <w:sdt>
      <w:sdtPr>
        <w:id w:val="-357481151"/>
        <w:tag w:val="goog_rdk_4267"/>
      </w:sdtPr>
      <w:sdtContent>
        <w:p w:rsidR="00000000" w:rsidDel="00000000" w:rsidP="00000000" w:rsidRDefault="00000000" w:rsidRPr="00000000" w14:paraId="000005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9336957"/>
              <w:tag w:val="goog_rdk_4265"/>
            </w:sdtPr>
            <w:sdtContent>
              <w:ins w:author="Anonymous" w:id="66" w:date="2026-09-22T03:03:20Z"/>
              <w:sdt>
                <w:sdtPr>
                  <w:id w:val="-2092446845"/>
                  <w:tag w:val="goog_rdk_4266"/>
                </w:sdtPr>
                <w:sdtContent>
                  <w:ins w:author="Anonymous" w:id="66" w:date="2026-09-22T03:03:20Z">
                    <w:r w:rsidDel="00000000" w:rsidR="00000000" w:rsidRPr="00000000">
                      <w:rPr>
                        <w:rtl w:val="0"/>
                      </w:rPr>
                    </w:r>
                  </w:ins>
                </w:sdtContent>
              </w:sdt>
              <w:ins w:author="Anonymous" w:id="66" w:date="2026-09-22T03:03:20Z">
                <w:bookmarkStart w:colFirst="0" w:colLast="0" w:name="_heading=h.w1lqz8ml7h9e" w:id="1098"/>
                <w:bookmarkEnd w:id="1098"/>
              </w:ins>
            </w:sdtContent>
          </w:sdt>
        </w:p>
      </w:sdtContent>
    </w:sdt>
    <w:sdt>
      <w:sdtPr>
        <w:id w:val="-741308846"/>
        <w:tag w:val="goog_rdk_4270"/>
      </w:sdtPr>
      <w:sdtContent>
        <w:p w:rsidR="00000000" w:rsidDel="00000000" w:rsidP="00000000" w:rsidRDefault="00000000" w:rsidRPr="00000000" w14:paraId="000005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0797505"/>
              <w:tag w:val="goog_rdk_4268"/>
            </w:sdtPr>
            <w:sdtContent>
              <w:ins w:author="Anonymous" w:id="66" w:date="2026-09-22T03:03:20Z"/>
              <w:sdt>
                <w:sdtPr>
                  <w:id w:val="-764486206"/>
                  <w:tag w:val="goog_rdk_4269"/>
                </w:sdtPr>
                <w:sdtContent>
                  <w:ins w:author="Anonymous" w:id="66" w:date="2026-09-22T03:03:20Z">
                    <w:r w:rsidDel="00000000" w:rsidR="00000000" w:rsidRPr="00000000">
                      <w:rPr>
                        <w:rtl w:val="0"/>
                      </w:rPr>
                    </w:r>
                  </w:ins>
                </w:sdtContent>
              </w:sdt>
              <w:ins w:author="Anonymous" w:id="66" w:date="2026-09-22T03:03:20Z">
                <w:bookmarkStart w:colFirst="0" w:colLast="0" w:name="_heading=h.ueqnbhvntkc9" w:id="1099"/>
                <w:bookmarkEnd w:id="1099"/>
              </w:ins>
            </w:sdtContent>
          </w:sdt>
        </w:p>
      </w:sdtContent>
    </w:sdt>
    <w:sdt>
      <w:sdtPr>
        <w:id w:val="-619964194"/>
        <w:tag w:val="goog_rdk_4273"/>
      </w:sdtPr>
      <w:sdtContent>
        <w:p w:rsidR="00000000" w:rsidDel="00000000" w:rsidP="00000000" w:rsidRDefault="00000000" w:rsidRPr="00000000" w14:paraId="000005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770612"/>
              <w:tag w:val="goog_rdk_4271"/>
            </w:sdtPr>
            <w:sdtContent>
              <w:ins w:author="Anonymous" w:id="66" w:date="2026-09-22T03:03:20Z"/>
              <w:sdt>
                <w:sdtPr>
                  <w:id w:val="-1939925912"/>
                  <w:tag w:val="goog_rdk_4272"/>
                </w:sdtPr>
                <w:sdtContent>
                  <w:ins w:author="Anonymous" w:id="66" w:date="2026-09-22T03:03:20Z">
                    <w:r w:rsidDel="00000000" w:rsidR="00000000" w:rsidRPr="00000000">
                      <w:rPr>
                        <w:rtl w:val="0"/>
                      </w:rPr>
                    </w:r>
                  </w:ins>
                </w:sdtContent>
              </w:sdt>
              <w:ins w:author="Anonymous" w:id="66" w:date="2026-09-22T03:03:20Z">
                <w:bookmarkStart w:colFirst="0" w:colLast="0" w:name="_heading=h.ap2kbr4sw7zi" w:id="1100"/>
                <w:bookmarkEnd w:id="1100"/>
              </w:ins>
            </w:sdtContent>
          </w:sdt>
        </w:p>
      </w:sdtContent>
    </w:sdt>
    <w:sdt>
      <w:sdtPr>
        <w:id w:val="1753062613"/>
        <w:tag w:val="goog_rdk_4276"/>
      </w:sdtPr>
      <w:sdtContent>
        <w:p w:rsidR="00000000" w:rsidDel="00000000" w:rsidP="00000000" w:rsidRDefault="00000000" w:rsidRPr="00000000" w14:paraId="000005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2442725"/>
              <w:tag w:val="goog_rdk_4274"/>
            </w:sdtPr>
            <w:sdtContent>
              <w:ins w:author="Anonymous" w:id="66" w:date="2026-09-22T03:03:20Z"/>
              <w:sdt>
                <w:sdtPr>
                  <w:id w:val="-921099444"/>
                  <w:tag w:val="goog_rdk_4275"/>
                </w:sdtPr>
                <w:sdtContent>
                  <w:ins w:author="Anonymous" w:id="66" w:date="2026-09-22T03:03:20Z">
                    <w:r w:rsidDel="00000000" w:rsidR="00000000" w:rsidRPr="00000000">
                      <w:rPr>
                        <w:rtl w:val="0"/>
                      </w:rPr>
                    </w:r>
                  </w:ins>
                </w:sdtContent>
              </w:sdt>
              <w:ins w:author="Anonymous" w:id="66" w:date="2026-09-22T03:03:20Z">
                <w:bookmarkStart w:colFirst="0" w:colLast="0" w:name="_heading=h.wz5ga8blq3qn" w:id="1101"/>
                <w:bookmarkEnd w:id="1101"/>
              </w:ins>
            </w:sdtContent>
          </w:sdt>
        </w:p>
      </w:sdtContent>
    </w:sdt>
    <w:sdt>
      <w:sdtPr>
        <w:id w:val="758647848"/>
        <w:tag w:val="goog_rdk_4279"/>
      </w:sdtPr>
      <w:sdtContent>
        <w:p w:rsidR="00000000" w:rsidDel="00000000" w:rsidP="00000000" w:rsidRDefault="00000000" w:rsidRPr="00000000" w14:paraId="000005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4292008"/>
              <w:tag w:val="goog_rdk_4277"/>
            </w:sdtPr>
            <w:sdtContent>
              <w:ins w:author="Anonymous" w:id="66" w:date="2026-09-22T03:03:20Z"/>
              <w:sdt>
                <w:sdtPr>
                  <w:id w:val="1783739491"/>
                  <w:tag w:val="goog_rdk_4278"/>
                </w:sdtPr>
                <w:sdtContent>
                  <w:ins w:author="Anonymous" w:id="66" w:date="2026-09-22T03:03:20Z">
                    <w:r w:rsidDel="00000000" w:rsidR="00000000" w:rsidRPr="00000000">
                      <w:rPr>
                        <w:rtl w:val="0"/>
                      </w:rPr>
                    </w:r>
                  </w:ins>
                </w:sdtContent>
              </w:sdt>
              <w:ins w:author="Anonymous" w:id="66" w:date="2026-09-22T03:03:20Z">
                <w:bookmarkStart w:colFirst="0" w:colLast="0" w:name="_heading=h.hv080j2clyb9" w:id="1102"/>
                <w:bookmarkEnd w:id="1102"/>
              </w:ins>
            </w:sdtContent>
          </w:sdt>
        </w:p>
      </w:sdtContent>
    </w:sdt>
    <w:sdt>
      <w:sdtPr>
        <w:id w:val="-1097950618"/>
        <w:tag w:val="goog_rdk_4282"/>
      </w:sdtPr>
      <w:sdtContent>
        <w:p w:rsidR="00000000" w:rsidDel="00000000" w:rsidP="00000000" w:rsidRDefault="00000000" w:rsidRPr="00000000" w14:paraId="000005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7906430"/>
              <w:tag w:val="goog_rdk_4280"/>
            </w:sdtPr>
            <w:sdtContent>
              <w:ins w:author="Anonymous" w:id="66" w:date="2026-09-22T03:03:20Z"/>
              <w:sdt>
                <w:sdtPr>
                  <w:id w:val="-1658380068"/>
                  <w:tag w:val="goog_rdk_4281"/>
                </w:sdtPr>
                <w:sdtContent>
                  <w:ins w:author="Anonymous" w:id="66" w:date="2026-09-22T03:03:20Z">
                    <w:r w:rsidDel="00000000" w:rsidR="00000000" w:rsidRPr="00000000">
                      <w:rPr>
                        <w:rtl w:val="0"/>
                      </w:rPr>
                    </w:r>
                  </w:ins>
                </w:sdtContent>
              </w:sdt>
              <w:ins w:author="Anonymous" w:id="66" w:date="2026-09-22T03:03:20Z">
                <w:bookmarkStart w:colFirst="0" w:colLast="0" w:name="_heading=h.mtuqh69v826g" w:id="1103"/>
                <w:bookmarkEnd w:id="1103"/>
              </w:ins>
            </w:sdtContent>
          </w:sdt>
        </w:p>
      </w:sdtContent>
    </w:sdt>
    <w:sdt>
      <w:sdtPr>
        <w:id w:val="-580556192"/>
        <w:tag w:val="goog_rdk_4285"/>
      </w:sdtPr>
      <w:sdtContent>
        <w:p w:rsidR="00000000" w:rsidDel="00000000" w:rsidP="00000000" w:rsidRDefault="00000000" w:rsidRPr="00000000" w14:paraId="000005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6993620"/>
              <w:tag w:val="goog_rdk_4283"/>
            </w:sdtPr>
            <w:sdtContent>
              <w:ins w:author="Anonymous" w:id="66" w:date="2026-09-22T03:03:20Z"/>
              <w:sdt>
                <w:sdtPr>
                  <w:id w:val="-438043467"/>
                  <w:tag w:val="goog_rdk_4284"/>
                </w:sdtPr>
                <w:sdtContent>
                  <w:ins w:author="Anonymous" w:id="66" w:date="2026-09-22T03:03:20Z">
                    <w:r w:rsidDel="00000000" w:rsidR="00000000" w:rsidRPr="00000000">
                      <w:rPr>
                        <w:rtl w:val="0"/>
                      </w:rPr>
                    </w:r>
                  </w:ins>
                </w:sdtContent>
              </w:sdt>
              <w:ins w:author="Anonymous" w:id="66" w:date="2026-09-22T03:03:20Z">
                <w:bookmarkStart w:colFirst="0" w:colLast="0" w:name="_heading=h.nvpm7oiq7gmr" w:id="1104"/>
                <w:bookmarkEnd w:id="1104"/>
              </w:ins>
            </w:sdtContent>
          </w:sdt>
        </w:p>
      </w:sdtContent>
    </w:sdt>
    <w:sdt>
      <w:sdtPr>
        <w:id w:val="318115339"/>
        <w:tag w:val="goog_rdk_4288"/>
      </w:sdtPr>
      <w:sdtContent>
        <w:p w:rsidR="00000000" w:rsidDel="00000000" w:rsidP="00000000" w:rsidRDefault="00000000" w:rsidRPr="00000000" w14:paraId="000005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8577499"/>
              <w:tag w:val="goog_rdk_4286"/>
            </w:sdtPr>
            <w:sdtContent>
              <w:ins w:author="Anonymous" w:id="66" w:date="2026-09-22T03:03:20Z"/>
              <w:sdt>
                <w:sdtPr>
                  <w:id w:val="-57118514"/>
                  <w:tag w:val="goog_rdk_4287"/>
                </w:sdtPr>
                <w:sdtContent>
                  <w:ins w:author="Anonymous" w:id="66" w:date="2026-09-22T03:03:20Z">
                    <w:r w:rsidDel="00000000" w:rsidR="00000000" w:rsidRPr="00000000">
                      <w:rPr>
                        <w:rtl w:val="0"/>
                      </w:rPr>
                    </w:r>
                  </w:ins>
                </w:sdtContent>
              </w:sdt>
              <w:ins w:author="Anonymous" w:id="66" w:date="2026-09-22T03:03:20Z">
                <w:bookmarkStart w:colFirst="0" w:colLast="0" w:name="_heading=h.8fpit76mtxea" w:id="1105"/>
                <w:bookmarkEnd w:id="1105"/>
              </w:ins>
            </w:sdtContent>
          </w:sdt>
        </w:p>
      </w:sdtContent>
    </w:sdt>
    <w:sdt>
      <w:sdtPr>
        <w:id w:val="1337055817"/>
        <w:tag w:val="goog_rdk_4291"/>
      </w:sdtPr>
      <w:sdtContent>
        <w:p w:rsidR="00000000" w:rsidDel="00000000" w:rsidP="00000000" w:rsidRDefault="00000000" w:rsidRPr="00000000" w14:paraId="000005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6514035"/>
              <w:tag w:val="goog_rdk_4289"/>
            </w:sdtPr>
            <w:sdtContent>
              <w:ins w:author="Anonymous" w:id="66" w:date="2026-09-22T03:03:20Z"/>
              <w:sdt>
                <w:sdtPr>
                  <w:id w:val="278160783"/>
                  <w:tag w:val="goog_rdk_4290"/>
                </w:sdtPr>
                <w:sdtContent>
                  <w:ins w:author="Anonymous" w:id="66" w:date="2026-09-22T03:03:20Z">
                    <w:r w:rsidDel="00000000" w:rsidR="00000000" w:rsidRPr="00000000">
                      <w:rPr>
                        <w:rtl w:val="0"/>
                      </w:rPr>
                    </w:r>
                  </w:ins>
                </w:sdtContent>
              </w:sdt>
              <w:ins w:author="Anonymous" w:id="66" w:date="2026-09-22T03:03:20Z">
                <w:bookmarkStart w:colFirst="0" w:colLast="0" w:name="_heading=h.68xtxdljt5gu" w:id="1106"/>
                <w:bookmarkEnd w:id="1106"/>
              </w:ins>
            </w:sdtContent>
          </w:sdt>
        </w:p>
      </w:sdtContent>
    </w:sdt>
    <w:sdt>
      <w:sdtPr>
        <w:id w:val="1680607625"/>
        <w:tag w:val="goog_rdk_4294"/>
      </w:sdtPr>
      <w:sdtContent>
        <w:p w:rsidR="00000000" w:rsidDel="00000000" w:rsidP="00000000" w:rsidRDefault="00000000" w:rsidRPr="00000000" w14:paraId="000005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2179069"/>
              <w:tag w:val="goog_rdk_4292"/>
            </w:sdtPr>
            <w:sdtContent>
              <w:ins w:author="Anonymous" w:id="66" w:date="2026-09-22T03:03:20Z"/>
              <w:sdt>
                <w:sdtPr>
                  <w:id w:val="818529"/>
                  <w:tag w:val="goog_rdk_4293"/>
                </w:sdtPr>
                <w:sdtContent>
                  <w:ins w:author="Anonymous" w:id="66" w:date="2026-09-22T03:03:20Z">
                    <w:r w:rsidDel="00000000" w:rsidR="00000000" w:rsidRPr="00000000">
                      <w:rPr>
                        <w:rtl w:val="0"/>
                      </w:rPr>
                    </w:r>
                  </w:ins>
                </w:sdtContent>
              </w:sdt>
              <w:ins w:author="Anonymous" w:id="66" w:date="2026-09-22T03:03:20Z">
                <w:bookmarkStart w:colFirst="0" w:colLast="0" w:name="_heading=h.anp259qw4xz6" w:id="1107"/>
                <w:bookmarkEnd w:id="1107"/>
              </w:ins>
            </w:sdtContent>
          </w:sdt>
        </w:p>
      </w:sdtContent>
    </w:sdt>
    <w:sdt>
      <w:sdtPr>
        <w:id w:val="2134224357"/>
        <w:tag w:val="goog_rdk_4297"/>
      </w:sdtPr>
      <w:sdtContent>
        <w:p w:rsidR="00000000" w:rsidDel="00000000" w:rsidP="00000000" w:rsidRDefault="00000000" w:rsidRPr="00000000" w14:paraId="000005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994957"/>
              <w:tag w:val="goog_rdk_4295"/>
            </w:sdtPr>
            <w:sdtContent>
              <w:ins w:author="Anonymous" w:id="66" w:date="2026-09-22T03:03:20Z"/>
              <w:sdt>
                <w:sdtPr>
                  <w:id w:val="-1334583577"/>
                  <w:tag w:val="goog_rdk_4296"/>
                </w:sdtPr>
                <w:sdtContent>
                  <w:ins w:author="Anonymous" w:id="66" w:date="2026-09-22T03:03:20Z">
                    <w:r w:rsidDel="00000000" w:rsidR="00000000" w:rsidRPr="00000000">
                      <w:rPr>
                        <w:rtl w:val="0"/>
                      </w:rPr>
                    </w:r>
                  </w:ins>
                </w:sdtContent>
              </w:sdt>
              <w:ins w:author="Anonymous" w:id="66" w:date="2026-09-22T03:03:20Z">
                <w:bookmarkStart w:colFirst="0" w:colLast="0" w:name="_heading=h.f5g0spr4mahf" w:id="1108"/>
                <w:bookmarkEnd w:id="1108"/>
              </w:ins>
            </w:sdtContent>
          </w:sdt>
        </w:p>
      </w:sdtContent>
    </w:sdt>
    <w:sdt>
      <w:sdtPr>
        <w:id w:val="1469412072"/>
        <w:tag w:val="goog_rdk_4300"/>
      </w:sdtPr>
      <w:sdtContent>
        <w:p w:rsidR="00000000" w:rsidDel="00000000" w:rsidP="00000000" w:rsidRDefault="00000000" w:rsidRPr="00000000" w14:paraId="000005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8778533"/>
              <w:tag w:val="goog_rdk_4298"/>
            </w:sdtPr>
            <w:sdtContent>
              <w:ins w:author="Anonymous" w:id="66" w:date="2026-09-22T03:03:20Z"/>
              <w:sdt>
                <w:sdtPr>
                  <w:id w:val="-78327944"/>
                  <w:tag w:val="goog_rdk_4299"/>
                </w:sdtPr>
                <w:sdtContent>
                  <w:ins w:author="Anonymous" w:id="66" w:date="2026-09-22T03:03:20Z">
                    <w:r w:rsidDel="00000000" w:rsidR="00000000" w:rsidRPr="00000000">
                      <w:rPr>
                        <w:rtl w:val="0"/>
                      </w:rPr>
                    </w:r>
                  </w:ins>
                </w:sdtContent>
              </w:sdt>
              <w:ins w:author="Anonymous" w:id="66" w:date="2026-09-22T03:03:20Z">
                <w:bookmarkStart w:colFirst="0" w:colLast="0" w:name="_heading=h.sdsza827lf5" w:id="1109"/>
                <w:bookmarkEnd w:id="1109"/>
              </w:ins>
            </w:sdtContent>
          </w:sdt>
        </w:p>
      </w:sdtContent>
    </w:sdt>
    <w:sdt>
      <w:sdtPr>
        <w:id w:val="1258631639"/>
        <w:tag w:val="goog_rdk_4303"/>
      </w:sdtPr>
      <w:sdtContent>
        <w:p w:rsidR="00000000" w:rsidDel="00000000" w:rsidP="00000000" w:rsidRDefault="00000000" w:rsidRPr="00000000" w14:paraId="000005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9293556"/>
              <w:tag w:val="goog_rdk_4301"/>
            </w:sdtPr>
            <w:sdtContent>
              <w:ins w:author="Anonymous" w:id="66" w:date="2026-09-22T03:03:20Z"/>
              <w:sdt>
                <w:sdtPr>
                  <w:id w:val="-1833820511"/>
                  <w:tag w:val="goog_rdk_4302"/>
                </w:sdtPr>
                <w:sdtContent>
                  <w:ins w:author="Anonymous" w:id="66" w:date="2026-09-22T03:03:20Z">
                    <w:r w:rsidDel="00000000" w:rsidR="00000000" w:rsidRPr="00000000">
                      <w:rPr>
                        <w:rtl w:val="0"/>
                      </w:rPr>
                    </w:r>
                  </w:ins>
                </w:sdtContent>
              </w:sdt>
              <w:ins w:author="Anonymous" w:id="66" w:date="2026-09-22T03:03:20Z">
                <w:bookmarkStart w:colFirst="0" w:colLast="0" w:name="_heading=h.5yixf4ppjhsg" w:id="1110"/>
                <w:bookmarkEnd w:id="1110"/>
              </w:ins>
            </w:sdtContent>
          </w:sdt>
        </w:p>
      </w:sdtContent>
    </w:sdt>
    <w:sdt>
      <w:sdtPr>
        <w:id w:val="-2023796107"/>
        <w:tag w:val="goog_rdk_4306"/>
      </w:sdtPr>
      <w:sdtContent>
        <w:p w:rsidR="00000000" w:rsidDel="00000000" w:rsidP="00000000" w:rsidRDefault="00000000" w:rsidRPr="00000000" w14:paraId="000005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32104120"/>
              <w:tag w:val="goog_rdk_4304"/>
            </w:sdtPr>
            <w:sdtContent>
              <w:ins w:author="Anonymous" w:id="66" w:date="2026-09-22T03:03:20Z"/>
              <w:sdt>
                <w:sdtPr>
                  <w:id w:val="-683974817"/>
                  <w:tag w:val="goog_rdk_4305"/>
                </w:sdtPr>
                <w:sdtContent>
                  <w:ins w:author="Anonymous" w:id="66" w:date="2026-09-22T03:03:20Z">
                    <w:r w:rsidDel="00000000" w:rsidR="00000000" w:rsidRPr="00000000">
                      <w:rPr>
                        <w:rtl w:val="0"/>
                      </w:rPr>
                    </w:r>
                  </w:ins>
                </w:sdtContent>
              </w:sdt>
              <w:ins w:author="Anonymous" w:id="66" w:date="2026-09-22T03:03:20Z">
                <w:bookmarkStart w:colFirst="0" w:colLast="0" w:name="_heading=h.attrmpxgfav0" w:id="1111"/>
                <w:bookmarkEnd w:id="1111"/>
              </w:ins>
            </w:sdtContent>
          </w:sdt>
        </w:p>
      </w:sdtContent>
    </w:sdt>
    <w:sdt>
      <w:sdtPr>
        <w:id w:val="1176895061"/>
        <w:tag w:val="goog_rdk_4309"/>
      </w:sdtPr>
      <w:sdtContent>
        <w:p w:rsidR="00000000" w:rsidDel="00000000" w:rsidP="00000000" w:rsidRDefault="00000000" w:rsidRPr="00000000" w14:paraId="000005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2199679"/>
              <w:tag w:val="goog_rdk_4307"/>
            </w:sdtPr>
            <w:sdtContent>
              <w:ins w:author="Anonymous" w:id="66" w:date="2026-09-22T03:03:20Z"/>
              <w:sdt>
                <w:sdtPr>
                  <w:id w:val="-639765741"/>
                  <w:tag w:val="goog_rdk_4308"/>
                </w:sdtPr>
                <w:sdtContent>
                  <w:ins w:author="Anonymous" w:id="66" w:date="2026-09-22T03:03:20Z">
                    <w:r w:rsidDel="00000000" w:rsidR="00000000" w:rsidRPr="00000000">
                      <w:rPr>
                        <w:rtl w:val="0"/>
                      </w:rPr>
                    </w:r>
                  </w:ins>
                </w:sdtContent>
              </w:sdt>
              <w:ins w:author="Anonymous" w:id="66" w:date="2026-09-22T03:03:20Z">
                <w:bookmarkStart w:colFirst="0" w:colLast="0" w:name="_heading=h.mcm67d1ton78" w:id="1112"/>
                <w:bookmarkEnd w:id="1112"/>
              </w:ins>
            </w:sdtContent>
          </w:sdt>
        </w:p>
      </w:sdtContent>
    </w:sdt>
    <w:sdt>
      <w:sdtPr>
        <w:id w:val="1036919782"/>
        <w:tag w:val="goog_rdk_4312"/>
      </w:sdtPr>
      <w:sdtContent>
        <w:p w:rsidR="00000000" w:rsidDel="00000000" w:rsidP="00000000" w:rsidRDefault="00000000" w:rsidRPr="00000000" w14:paraId="000005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9253354"/>
              <w:tag w:val="goog_rdk_4310"/>
            </w:sdtPr>
            <w:sdtContent>
              <w:ins w:author="Anonymous" w:id="66" w:date="2026-09-22T03:03:20Z"/>
              <w:sdt>
                <w:sdtPr>
                  <w:id w:val="-1451432793"/>
                  <w:tag w:val="goog_rdk_4311"/>
                </w:sdtPr>
                <w:sdtContent>
                  <w:ins w:author="Anonymous" w:id="66" w:date="2026-09-22T03:03:20Z">
                    <w:r w:rsidDel="00000000" w:rsidR="00000000" w:rsidRPr="00000000">
                      <w:rPr>
                        <w:rtl w:val="0"/>
                      </w:rPr>
                    </w:r>
                  </w:ins>
                </w:sdtContent>
              </w:sdt>
              <w:ins w:author="Anonymous" w:id="66" w:date="2026-09-22T03:03:20Z">
                <w:bookmarkStart w:colFirst="0" w:colLast="0" w:name="_heading=h.xld1t76p4su1" w:id="1113"/>
                <w:bookmarkEnd w:id="1113"/>
              </w:ins>
            </w:sdtContent>
          </w:sdt>
        </w:p>
      </w:sdtContent>
    </w:sdt>
    <w:sdt>
      <w:sdtPr>
        <w:id w:val="-1351071903"/>
        <w:tag w:val="goog_rdk_4315"/>
      </w:sdtPr>
      <w:sdtContent>
        <w:p w:rsidR="00000000" w:rsidDel="00000000" w:rsidP="00000000" w:rsidRDefault="00000000" w:rsidRPr="00000000" w14:paraId="000005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3017095"/>
              <w:tag w:val="goog_rdk_4313"/>
            </w:sdtPr>
            <w:sdtContent>
              <w:ins w:author="Anonymous" w:id="66" w:date="2026-09-22T03:03:20Z"/>
              <w:sdt>
                <w:sdtPr>
                  <w:id w:val="-1663462978"/>
                  <w:tag w:val="goog_rdk_4314"/>
                </w:sdtPr>
                <w:sdtContent>
                  <w:ins w:author="Anonymous" w:id="66" w:date="2026-09-22T03:03:20Z">
                    <w:r w:rsidDel="00000000" w:rsidR="00000000" w:rsidRPr="00000000">
                      <w:rPr>
                        <w:rtl w:val="0"/>
                      </w:rPr>
                    </w:r>
                  </w:ins>
                </w:sdtContent>
              </w:sdt>
              <w:ins w:author="Anonymous" w:id="66" w:date="2026-09-22T03:03:20Z">
                <w:bookmarkStart w:colFirst="0" w:colLast="0" w:name="_heading=h.g40gzzissipf" w:id="1114"/>
                <w:bookmarkEnd w:id="1114"/>
              </w:ins>
            </w:sdtContent>
          </w:sdt>
        </w:p>
      </w:sdtContent>
    </w:sdt>
    <w:sdt>
      <w:sdtPr>
        <w:id w:val="-486463825"/>
        <w:tag w:val="goog_rdk_4318"/>
      </w:sdtPr>
      <w:sdtContent>
        <w:p w:rsidR="00000000" w:rsidDel="00000000" w:rsidP="00000000" w:rsidRDefault="00000000" w:rsidRPr="00000000" w14:paraId="000005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0483800"/>
              <w:tag w:val="goog_rdk_4316"/>
            </w:sdtPr>
            <w:sdtContent>
              <w:ins w:author="Anonymous" w:id="66" w:date="2026-09-22T03:03:20Z"/>
              <w:sdt>
                <w:sdtPr>
                  <w:id w:val="2146903577"/>
                  <w:tag w:val="goog_rdk_4317"/>
                </w:sdtPr>
                <w:sdtContent>
                  <w:ins w:author="Anonymous" w:id="66" w:date="2026-09-22T03:03:20Z">
                    <w:r w:rsidDel="00000000" w:rsidR="00000000" w:rsidRPr="00000000">
                      <w:rPr>
                        <w:rtl w:val="0"/>
                      </w:rPr>
                    </w:r>
                  </w:ins>
                </w:sdtContent>
              </w:sdt>
              <w:ins w:author="Anonymous" w:id="66" w:date="2026-09-22T03:03:20Z">
                <w:bookmarkStart w:colFirst="0" w:colLast="0" w:name="_heading=h.qosrq25bp62b" w:id="1115"/>
                <w:bookmarkEnd w:id="1115"/>
              </w:ins>
            </w:sdtContent>
          </w:sdt>
        </w:p>
      </w:sdtContent>
    </w:sdt>
    <w:sdt>
      <w:sdtPr>
        <w:id w:val="1989421937"/>
        <w:tag w:val="goog_rdk_4321"/>
      </w:sdtPr>
      <w:sdtContent>
        <w:p w:rsidR="00000000" w:rsidDel="00000000" w:rsidP="00000000" w:rsidRDefault="00000000" w:rsidRPr="00000000" w14:paraId="000005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6643573"/>
              <w:tag w:val="goog_rdk_4319"/>
            </w:sdtPr>
            <w:sdtContent>
              <w:ins w:author="Anonymous" w:id="66" w:date="2026-09-22T03:03:20Z"/>
              <w:sdt>
                <w:sdtPr>
                  <w:id w:val="1803740838"/>
                  <w:tag w:val="goog_rdk_4320"/>
                </w:sdtPr>
                <w:sdtContent>
                  <w:ins w:author="Anonymous" w:id="66" w:date="2026-09-22T03:03:20Z">
                    <w:r w:rsidDel="00000000" w:rsidR="00000000" w:rsidRPr="00000000">
                      <w:rPr>
                        <w:rtl w:val="0"/>
                      </w:rPr>
                    </w:r>
                  </w:ins>
                </w:sdtContent>
              </w:sdt>
              <w:ins w:author="Anonymous" w:id="66" w:date="2026-09-22T03:03:20Z">
                <w:bookmarkStart w:colFirst="0" w:colLast="0" w:name="_heading=h.t54rvnqx1fs3" w:id="1116"/>
                <w:bookmarkEnd w:id="1116"/>
              </w:ins>
            </w:sdtContent>
          </w:sdt>
        </w:p>
      </w:sdtContent>
    </w:sdt>
    <w:sdt>
      <w:sdtPr>
        <w:id w:val="-1574327011"/>
        <w:tag w:val="goog_rdk_4324"/>
      </w:sdtPr>
      <w:sdtContent>
        <w:p w:rsidR="00000000" w:rsidDel="00000000" w:rsidP="00000000" w:rsidRDefault="00000000" w:rsidRPr="00000000" w14:paraId="000005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7354651"/>
              <w:tag w:val="goog_rdk_4322"/>
            </w:sdtPr>
            <w:sdtContent>
              <w:ins w:author="Anonymous" w:id="66" w:date="2026-09-22T03:03:20Z"/>
              <w:sdt>
                <w:sdtPr>
                  <w:id w:val="-1811199427"/>
                  <w:tag w:val="goog_rdk_4323"/>
                </w:sdtPr>
                <w:sdtContent>
                  <w:ins w:author="Anonymous" w:id="66" w:date="2026-09-22T03:03:20Z">
                    <w:r w:rsidDel="00000000" w:rsidR="00000000" w:rsidRPr="00000000">
                      <w:rPr>
                        <w:rtl w:val="0"/>
                      </w:rPr>
                    </w:r>
                  </w:ins>
                </w:sdtContent>
              </w:sdt>
              <w:ins w:author="Anonymous" w:id="66" w:date="2026-09-22T03:03:20Z">
                <w:bookmarkStart w:colFirst="0" w:colLast="0" w:name="_heading=h.nrbwp61zgll2" w:id="1117"/>
                <w:bookmarkEnd w:id="1117"/>
              </w:ins>
            </w:sdtContent>
          </w:sdt>
        </w:p>
      </w:sdtContent>
    </w:sdt>
    <w:sdt>
      <w:sdtPr>
        <w:id w:val="1922761793"/>
        <w:tag w:val="goog_rdk_4327"/>
      </w:sdtPr>
      <w:sdtContent>
        <w:p w:rsidR="00000000" w:rsidDel="00000000" w:rsidP="00000000" w:rsidRDefault="00000000" w:rsidRPr="00000000" w14:paraId="000005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6466768"/>
              <w:tag w:val="goog_rdk_4325"/>
            </w:sdtPr>
            <w:sdtContent>
              <w:ins w:author="Anonymous" w:id="66" w:date="2026-09-22T03:03:20Z"/>
              <w:sdt>
                <w:sdtPr>
                  <w:id w:val="-1911560828"/>
                  <w:tag w:val="goog_rdk_4326"/>
                </w:sdtPr>
                <w:sdtContent>
                  <w:ins w:author="Anonymous" w:id="66" w:date="2026-09-22T03:03:20Z">
                    <w:r w:rsidDel="00000000" w:rsidR="00000000" w:rsidRPr="00000000">
                      <w:rPr>
                        <w:rtl w:val="0"/>
                      </w:rPr>
                    </w:r>
                  </w:ins>
                </w:sdtContent>
              </w:sdt>
              <w:ins w:author="Anonymous" w:id="66" w:date="2026-09-22T03:03:20Z">
                <w:bookmarkStart w:colFirst="0" w:colLast="0" w:name="_heading=h.fwnjv67vo1wo" w:id="1118"/>
                <w:bookmarkEnd w:id="1118"/>
              </w:ins>
            </w:sdtContent>
          </w:sdt>
        </w:p>
      </w:sdtContent>
    </w:sdt>
    <w:sdt>
      <w:sdtPr>
        <w:id w:val="188116096"/>
        <w:tag w:val="goog_rdk_4330"/>
      </w:sdtPr>
      <w:sdtContent>
        <w:p w:rsidR="00000000" w:rsidDel="00000000" w:rsidP="00000000" w:rsidRDefault="00000000" w:rsidRPr="00000000" w14:paraId="000005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11284801"/>
              <w:tag w:val="goog_rdk_4328"/>
            </w:sdtPr>
            <w:sdtContent>
              <w:ins w:author="Anonymous" w:id="66" w:date="2026-09-22T03:03:20Z"/>
              <w:sdt>
                <w:sdtPr>
                  <w:id w:val="1530144251"/>
                  <w:tag w:val="goog_rdk_4329"/>
                </w:sdtPr>
                <w:sdtContent>
                  <w:ins w:author="Anonymous" w:id="66" w:date="2026-09-22T03:03:20Z">
                    <w:r w:rsidDel="00000000" w:rsidR="00000000" w:rsidRPr="00000000">
                      <w:rPr>
                        <w:rtl w:val="0"/>
                      </w:rPr>
                    </w:r>
                  </w:ins>
                </w:sdtContent>
              </w:sdt>
              <w:ins w:author="Anonymous" w:id="66" w:date="2026-09-22T03:03:20Z">
                <w:bookmarkStart w:colFirst="0" w:colLast="0" w:name="_heading=h.xqn26wtj6ve2" w:id="1119"/>
                <w:bookmarkEnd w:id="1119"/>
              </w:ins>
            </w:sdtContent>
          </w:sdt>
        </w:p>
      </w:sdtContent>
    </w:sdt>
    <w:sdt>
      <w:sdtPr>
        <w:id w:val="805091249"/>
        <w:tag w:val="goog_rdk_4333"/>
      </w:sdtPr>
      <w:sdtContent>
        <w:p w:rsidR="00000000" w:rsidDel="00000000" w:rsidP="00000000" w:rsidRDefault="00000000" w:rsidRPr="00000000" w14:paraId="000005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4381044"/>
              <w:tag w:val="goog_rdk_4331"/>
            </w:sdtPr>
            <w:sdtContent>
              <w:ins w:author="Anonymous" w:id="66" w:date="2026-09-22T03:03:20Z"/>
              <w:sdt>
                <w:sdtPr>
                  <w:id w:val="337566127"/>
                  <w:tag w:val="goog_rdk_4332"/>
                </w:sdtPr>
                <w:sdtContent>
                  <w:ins w:author="Anonymous" w:id="66" w:date="2026-09-22T03:03:20Z">
                    <w:r w:rsidDel="00000000" w:rsidR="00000000" w:rsidRPr="00000000">
                      <w:rPr>
                        <w:rtl w:val="0"/>
                      </w:rPr>
                    </w:r>
                  </w:ins>
                </w:sdtContent>
              </w:sdt>
              <w:ins w:author="Anonymous" w:id="66" w:date="2026-09-22T03:03:20Z">
                <w:bookmarkStart w:colFirst="0" w:colLast="0" w:name="_heading=h.3my2coakj7oo" w:id="1120"/>
                <w:bookmarkEnd w:id="1120"/>
              </w:ins>
            </w:sdtContent>
          </w:sdt>
        </w:p>
      </w:sdtContent>
    </w:sdt>
    <w:sdt>
      <w:sdtPr>
        <w:id w:val="-1242378680"/>
        <w:tag w:val="goog_rdk_4336"/>
      </w:sdtPr>
      <w:sdtContent>
        <w:p w:rsidR="00000000" w:rsidDel="00000000" w:rsidP="00000000" w:rsidRDefault="00000000" w:rsidRPr="00000000" w14:paraId="000005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9551415"/>
              <w:tag w:val="goog_rdk_4334"/>
            </w:sdtPr>
            <w:sdtContent>
              <w:ins w:author="Anonymous" w:id="66" w:date="2026-09-22T03:03:20Z"/>
              <w:sdt>
                <w:sdtPr>
                  <w:id w:val="701533612"/>
                  <w:tag w:val="goog_rdk_4335"/>
                </w:sdtPr>
                <w:sdtContent>
                  <w:ins w:author="Anonymous" w:id="66" w:date="2026-09-22T03:03:20Z">
                    <w:r w:rsidDel="00000000" w:rsidR="00000000" w:rsidRPr="00000000">
                      <w:rPr>
                        <w:rtl w:val="0"/>
                      </w:rPr>
                    </w:r>
                  </w:ins>
                </w:sdtContent>
              </w:sdt>
              <w:ins w:author="Anonymous" w:id="66" w:date="2026-09-22T03:03:20Z">
                <w:bookmarkStart w:colFirst="0" w:colLast="0" w:name="_heading=h.d8g59jydi87u" w:id="1121"/>
                <w:bookmarkEnd w:id="1121"/>
              </w:ins>
            </w:sdtContent>
          </w:sdt>
        </w:p>
      </w:sdtContent>
    </w:sdt>
    <w:sdt>
      <w:sdtPr>
        <w:id w:val="-97450587"/>
        <w:tag w:val="goog_rdk_4339"/>
      </w:sdtPr>
      <w:sdtContent>
        <w:p w:rsidR="00000000" w:rsidDel="00000000" w:rsidP="00000000" w:rsidRDefault="00000000" w:rsidRPr="00000000" w14:paraId="000005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4531757"/>
              <w:tag w:val="goog_rdk_4337"/>
            </w:sdtPr>
            <w:sdtContent>
              <w:ins w:author="Anonymous" w:id="66" w:date="2026-09-22T03:03:20Z"/>
              <w:sdt>
                <w:sdtPr>
                  <w:id w:val="142259510"/>
                  <w:tag w:val="goog_rdk_4338"/>
                </w:sdtPr>
                <w:sdtContent>
                  <w:ins w:author="Anonymous" w:id="66" w:date="2026-09-22T03:03:20Z">
                    <w:r w:rsidDel="00000000" w:rsidR="00000000" w:rsidRPr="00000000">
                      <w:rPr>
                        <w:rtl w:val="0"/>
                      </w:rPr>
                    </w:r>
                  </w:ins>
                </w:sdtContent>
              </w:sdt>
              <w:ins w:author="Anonymous" w:id="66" w:date="2026-09-22T03:03:20Z">
                <w:bookmarkStart w:colFirst="0" w:colLast="0" w:name="_heading=h.1vyebvzidw3" w:id="1122"/>
                <w:bookmarkEnd w:id="1122"/>
              </w:ins>
            </w:sdtContent>
          </w:sdt>
        </w:p>
      </w:sdtContent>
    </w:sdt>
    <w:sdt>
      <w:sdtPr>
        <w:id w:val="731528854"/>
        <w:tag w:val="goog_rdk_4342"/>
      </w:sdtPr>
      <w:sdtContent>
        <w:p w:rsidR="00000000" w:rsidDel="00000000" w:rsidP="00000000" w:rsidRDefault="00000000" w:rsidRPr="00000000" w14:paraId="000005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0768358"/>
              <w:tag w:val="goog_rdk_4340"/>
            </w:sdtPr>
            <w:sdtContent>
              <w:ins w:author="Anonymous" w:id="66" w:date="2026-09-22T03:03:20Z"/>
              <w:sdt>
                <w:sdtPr>
                  <w:id w:val="1562486157"/>
                  <w:tag w:val="goog_rdk_4341"/>
                </w:sdtPr>
                <w:sdtContent>
                  <w:ins w:author="Anonymous" w:id="66" w:date="2026-09-22T03:03:20Z">
                    <w:r w:rsidDel="00000000" w:rsidR="00000000" w:rsidRPr="00000000">
                      <w:rPr>
                        <w:rtl w:val="0"/>
                      </w:rPr>
                    </w:r>
                  </w:ins>
                </w:sdtContent>
              </w:sdt>
              <w:ins w:author="Anonymous" w:id="66" w:date="2026-09-22T03:03:20Z">
                <w:bookmarkStart w:colFirst="0" w:colLast="0" w:name="_heading=h.77efgjkmegf2" w:id="1123"/>
                <w:bookmarkEnd w:id="1123"/>
              </w:ins>
            </w:sdtContent>
          </w:sdt>
        </w:p>
      </w:sdtContent>
    </w:sdt>
    <w:sdt>
      <w:sdtPr>
        <w:id w:val="107272806"/>
        <w:tag w:val="goog_rdk_4345"/>
      </w:sdtPr>
      <w:sdtContent>
        <w:p w:rsidR="00000000" w:rsidDel="00000000" w:rsidP="00000000" w:rsidRDefault="00000000" w:rsidRPr="00000000" w14:paraId="000005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9810498"/>
              <w:tag w:val="goog_rdk_4343"/>
            </w:sdtPr>
            <w:sdtContent>
              <w:ins w:author="Anonymous" w:id="66" w:date="2026-09-22T03:03:20Z"/>
              <w:sdt>
                <w:sdtPr>
                  <w:id w:val="1586716943"/>
                  <w:tag w:val="goog_rdk_4344"/>
                </w:sdtPr>
                <w:sdtContent>
                  <w:ins w:author="Anonymous" w:id="66" w:date="2026-09-22T03:03:20Z">
                    <w:r w:rsidDel="00000000" w:rsidR="00000000" w:rsidRPr="00000000">
                      <w:rPr>
                        <w:rtl w:val="0"/>
                      </w:rPr>
                    </w:r>
                  </w:ins>
                </w:sdtContent>
              </w:sdt>
              <w:ins w:author="Anonymous" w:id="66" w:date="2026-09-22T03:03:20Z">
                <w:bookmarkStart w:colFirst="0" w:colLast="0" w:name="_heading=h.yau39kqfdh8s" w:id="1124"/>
                <w:bookmarkEnd w:id="1124"/>
              </w:ins>
            </w:sdtContent>
          </w:sdt>
        </w:p>
      </w:sdtContent>
    </w:sdt>
    <w:sdt>
      <w:sdtPr>
        <w:id w:val="-1679852437"/>
        <w:tag w:val="goog_rdk_4348"/>
      </w:sdtPr>
      <w:sdtContent>
        <w:p w:rsidR="00000000" w:rsidDel="00000000" w:rsidP="00000000" w:rsidRDefault="00000000" w:rsidRPr="00000000" w14:paraId="000005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2214724"/>
              <w:tag w:val="goog_rdk_4346"/>
            </w:sdtPr>
            <w:sdtContent>
              <w:ins w:author="Anonymous" w:id="66" w:date="2026-09-22T03:03:20Z"/>
              <w:sdt>
                <w:sdtPr>
                  <w:id w:val="1098723461"/>
                  <w:tag w:val="goog_rdk_4347"/>
                </w:sdtPr>
                <w:sdtContent>
                  <w:ins w:author="Anonymous" w:id="66" w:date="2026-09-22T03:03:20Z">
                    <w:r w:rsidDel="00000000" w:rsidR="00000000" w:rsidRPr="00000000">
                      <w:rPr>
                        <w:rtl w:val="0"/>
                      </w:rPr>
                    </w:r>
                  </w:ins>
                </w:sdtContent>
              </w:sdt>
              <w:ins w:author="Anonymous" w:id="66" w:date="2026-09-22T03:03:20Z">
                <w:bookmarkStart w:colFirst="0" w:colLast="0" w:name="_heading=h.efhyzlvwaqw8" w:id="1125"/>
                <w:bookmarkEnd w:id="1125"/>
              </w:ins>
            </w:sdtContent>
          </w:sdt>
        </w:p>
      </w:sdtContent>
    </w:sdt>
    <w:sdt>
      <w:sdtPr>
        <w:id w:val="-467952491"/>
        <w:tag w:val="goog_rdk_4351"/>
      </w:sdtPr>
      <w:sdtContent>
        <w:p w:rsidR="00000000" w:rsidDel="00000000" w:rsidP="00000000" w:rsidRDefault="00000000" w:rsidRPr="00000000" w14:paraId="000005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2483866"/>
              <w:tag w:val="goog_rdk_4349"/>
            </w:sdtPr>
            <w:sdtContent>
              <w:ins w:author="Anonymous" w:id="66" w:date="2026-09-22T03:03:20Z"/>
              <w:sdt>
                <w:sdtPr>
                  <w:id w:val="1856638652"/>
                  <w:tag w:val="goog_rdk_4350"/>
                </w:sdtPr>
                <w:sdtContent>
                  <w:ins w:author="Anonymous" w:id="66" w:date="2026-09-22T03:03:20Z">
                    <w:r w:rsidDel="00000000" w:rsidR="00000000" w:rsidRPr="00000000">
                      <w:rPr>
                        <w:rtl w:val="0"/>
                      </w:rPr>
                    </w:r>
                  </w:ins>
                </w:sdtContent>
              </w:sdt>
              <w:ins w:author="Anonymous" w:id="66" w:date="2026-09-22T03:03:20Z">
                <w:bookmarkStart w:colFirst="0" w:colLast="0" w:name="_heading=h.zbksutmfw0q8" w:id="1126"/>
                <w:bookmarkEnd w:id="1126"/>
              </w:ins>
            </w:sdtContent>
          </w:sdt>
        </w:p>
      </w:sdtContent>
    </w:sdt>
    <w:sdt>
      <w:sdtPr>
        <w:id w:val="577235545"/>
        <w:tag w:val="goog_rdk_4354"/>
      </w:sdtPr>
      <w:sdtContent>
        <w:p w:rsidR="00000000" w:rsidDel="00000000" w:rsidP="00000000" w:rsidRDefault="00000000" w:rsidRPr="00000000" w14:paraId="000005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7068116"/>
              <w:tag w:val="goog_rdk_4352"/>
            </w:sdtPr>
            <w:sdtContent>
              <w:ins w:author="Anonymous" w:id="66" w:date="2026-09-22T03:03:20Z"/>
              <w:sdt>
                <w:sdtPr>
                  <w:id w:val="699654476"/>
                  <w:tag w:val="goog_rdk_4353"/>
                </w:sdtPr>
                <w:sdtContent>
                  <w:ins w:author="Anonymous" w:id="66" w:date="2026-09-22T03:03:20Z">
                    <w:r w:rsidDel="00000000" w:rsidR="00000000" w:rsidRPr="00000000">
                      <w:rPr>
                        <w:rtl w:val="0"/>
                      </w:rPr>
                    </w:r>
                  </w:ins>
                </w:sdtContent>
              </w:sdt>
              <w:ins w:author="Anonymous" w:id="66" w:date="2026-09-22T03:03:20Z">
                <w:bookmarkStart w:colFirst="0" w:colLast="0" w:name="_heading=h.49k19utyvq3z" w:id="1127"/>
                <w:bookmarkEnd w:id="1127"/>
              </w:ins>
            </w:sdtContent>
          </w:sdt>
        </w:p>
      </w:sdtContent>
    </w:sdt>
    <w:sdt>
      <w:sdtPr>
        <w:id w:val="-1731952952"/>
        <w:tag w:val="goog_rdk_4357"/>
      </w:sdtPr>
      <w:sdtContent>
        <w:p w:rsidR="00000000" w:rsidDel="00000000" w:rsidP="00000000" w:rsidRDefault="00000000" w:rsidRPr="00000000" w14:paraId="000005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1910741"/>
              <w:tag w:val="goog_rdk_4355"/>
            </w:sdtPr>
            <w:sdtContent>
              <w:ins w:author="Anonymous" w:id="66" w:date="2026-09-22T03:03:20Z"/>
              <w:sdt>
                <w:sdtPr>
                  <w:id w:val="363955580"/>
                  <w:tag w:val="goog_rdk_4356"/>
                </w:sdtPr>
                <w:sdtContent>
                  <w:ins w:author="Anonymous" w:id="66" w:date="2026-09-22T03:03:20Z">
                    <w:r w:rsidDel="00000000" w:rsidR="00000000" w:rsidRPr="00000000">
                      <w:rPr>
                        <w:rtl w:val="0"/>
                      </w:rPr>
                    </w:r>
                  </w:ins>
                </w:sdtContent>
              </w:sdt>
              <w:ins w:author="Anonymous" w:id="66" w:date="2026-09-22T03:03:20Z">
                <w:bookmarkStart w:colFirst="0" w:colLast="0" w:name="_heading=h.o4n7hmynp52a" w:id="1128"/>
                <w:bookmarkEnd w:id="1128"/>
              </w:ins>
            </w:sdtContent>
          </w:sdt>
        </w:p>
      </w:sdtContent>
    </w:sdt>
    <w:sdt>
      <w:sdtPr>
        <w:id w:val="-1581588773"/>
        <w:tag w:val="goog_rdk_4360"/>
      </w:sdtPr>
      <w:sdtContent>
        <w:p w:rsidR="00000000" w:rsidDel="00000000" w:rsidP="00000000" w:rsidRDefault="00000000" w:rsidRPr="00000000" w14:paraId="000005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0582577"/>
              <w:tag w:val="goog_rdk_4358"/>
            </w:sdtPr>
            <w:sdtContent>
              <w:ins w:author="Anonymous" w:id="66" w:date="2026-09-22T03:03:20Z"/>
              <w:sdt>
                <w:sdtPr>
                  <w:id w:val="1823189186"/>
                  <w:tag w:val="goog_rdk_4359"/>
                </w:sdtPr>
                <w:sdtContent>
                  <w:ins w:author="Anonymous" w:id="66" w:date="2026-09-22T03:03:20Z">
                    <w:r w:rsidDel="00000000" w:rsidR="00000000" w:rsidRPr="00000000">
                      <w:rPr>
                        <w:rtl w:val="0"/>
                      </w:rPr>
                    </w:r>
                  </w:ins>
                </w:sdtContent>
              </w:sdt>
              <w:ins w:author="Anonymous" w:id="66" w:date="2026-09-22T03:03:20Z">
                <w:bookmarkStart w:colFirst="0" w:colLast="0" w:name="_heading=h.livlz4ekq94f" w:id="1129"/>
                <w:bookmarkEnd w:id="1129"/>
              </w:ins>
            </w:sdtContent>
          </w:sdt>
        </w:p>
      </w:sdtContent>
    </w:sdt>
    <w:sdt>
      <w:sdtPr>
        <w:id w:val="188993103"/>
        <w:tag w:val="goog_rdk_4363"/>
      </w:sdtPr>
      <w:sdtContent>
        <w:p w:rsidR="00000000" w:rsidDel="00000000" w:rsidP="00000000" w:rsidRDefault="00000000" w:rsidRPr="00000000" w14:paraId="000005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0963710"/>
              <w:tag w:val="goog_rdk_4361"/>
            </w:sdtPr>
            <w:sdtContent>
              <w:ins w:author="Anonymous" w:id="66" w:date="2026-09-22T03:03:20Z"/>
              <w:sdt>
                <w:sdtPr>
                  <w:id w:val="-840796947"/>
                  <w:tag w:val="goog_rdk_4362"/>
                </w:sdtPr>
                <w:sdtContent>
                  <w:ins w:author="Anonymous" w:id="66" w:date="2026-09-22T03:03:20Z">
                    <w:r w:rsidDel="00000000" w:rsidR="00000000" w:rsidRPr="00000000">
                      <w:rPr>
                        <w:rtl w:val="0"/>
                      </w:rPr>
                    </w:r>
                  </w:ins>
                </w:sdtContent>
              </w:sdt>
              <w:ins w:author="Anonymous" w:id="66" w:date="2026-09-22T03:03:20Z">
                <w:bookmarkStart w:colFirst="0" w:colLast="0" w:name="_heading=h.5lg09cc4utyl" w:id="1130"/>
                <w:bookmarkEnd w:id="1130"/>
              </w:ins>
            </w:sdtContent>
          </w:sdt>
        </w:p>
      </w:sdtContent>
    </w:sdt>
    <w:sdt>
      <w:sdtPr>
        <w:id w:val="2024075912"/>
        <w:tag w:val="goog_rdk_4366"/>
      </w:sdtPr>
      <w:sdtContent>
        <w:p w:rsidR="00000000" w:rsidDel="00000000" w:rsidP="00000000" w:rsidRDefault="00000000" w:rsidRPr="00000000" w14:paraId="000005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4245948"/>
              <w:tag w:val="goog_rdk_4364"/>
            </w:sdtPr>
            <w:sdtContent>
              <w:ins w:author="Anonymous" w:id="66" w:date="2026-09-22T03:03:20Z"/>
              <w:sdt>
                <w:sdtPr>
                  <w:id w:val="1043204236"/>
                  <w:tag w:val="goog_rdk_4365"/>
                </w:sdtPr>
                <w:sdtContent>
                  <w:ins w:author="Anonymous" w:id="66" w:date="2026-09-22T03:03:20Z">
                    <w:r w:rsidDel="00000000" w:rsidR="00000000" w:rsidRPr="00000000">
                      <w:rPr>
                        <w:rtl w:val="0"/>
                      </w:rPr>
                    </w:r>
                  </w:ins>
                </w:sdtContent>
              </w:sdt>
              <w:ins w:author="Anonymous" w:id="66" w:date="2026-09-22T03:03:20Z">
                <w:bookmarkStart w:colFirst="0" w:colLast="0" w:name="_heading=h.idpl34h2h58d" w:id="1131"/>
                <w:bookmarkEnd w:id="1131"/>
              </w:ins>
            </w:sdtContent>
          </w:sdt>
        </w:p>
      </w:sdtContent>
    </w:sdt>
    <w:sdt>
      <w:sdtPr>
        <w:id w:val="-1536146406"/>
        <w:tag w:val="goog_rdk_4369"/>
      </w:sdtPr>
      <w:sdtContent>
        <w:p w:rsidR="00000000" w:rsidDel="00000000" w:rsidP="00000000" w:rsidRDefault="00000000" w:rsidRPr="00000000" w14:paraId="000005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6879784"/>
              <w:tag w:val="goog_rdk_4367"/>
            </w:sdtPr>
            <w:sdtContent>
              <w:ins w:author="Anonymous" w:id="66" w:date="2026-09-22T03:03:20Z"/>
              <w:sdt>
                <w:sdtPr>
                  <w:id w:val="1426309989"/>
                  <w:tag w:val="goog_rdk_4368"/>
                </w:sdtPr>
                <w:sdtContent>
                  <w:ins w:author="Anonymous" w:id="66" w:date="2026-09-22T03:03:20Z">
                    <w:r w:rsidDel="00000000" w:rsidR="00000000" w:rsidRPr="00000000">
                      <w:rPr>
                        <w:rtl w:val="0"/>
                      </w:rPr>
                    </w:r>
                  </w:ins>
                </w:sdtContent>
              </w:sdt>
              <w:ins w:author="Anonymous" w:id="66" w:date="2026-09-22T03:03:20Z">
                <w:bookmarkStart w:colFirst="0" w:colLast="0" w:name="_heading=h.64kbv8xw9sbh" w:id="1132"/>
                <w:bookmarkEnd w:id="1132"/>
              </w:ins>
            </w:sdtContent>
          </w:sdt>
        </w:p>
      </w:sdtContent>
    </w:sdt>
    <w:sdt>
      <w:sdtPr>
        <w:id w:val="-1760603601"/>
        <w:tag w:val="goog_rdk_4372"/>
      </w:sdtPr>
      <w:sdtContent>
        <w:p w:rsidR="00000000" w:rsidDel="00000000" w:rsidP="00000000" w:rsidRDefault="00000000" w:rsidRPr="00000000" w14:paraId="000005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0880061"/>
              <w:tag w:val="goog_rdk_4370"/>
            </w:sdtPr>
            <w:sdtContent>
              <w:ins w:author="Anonymous" w:id="66" w:date="2026-09-22T03:03:20Z"/>
              <w:sdt>
                <w:sdtPr>
                  <w:id w:val="-1746247659"/>
                  <w:tag w:val="goog_rdk_4371"/>
                </w:sdtPr>
                <w:sdtContent>
                  <w:ins w:author="Anonymous" w:id="66" w:date="2026-09-22T03:03:20Z">
                    <w:r w:rsidDel="00000000" w:rsidR="00000000" w:rsidRPr="00000000">
                      <w:rPr>
                        <w:rtl w:val="0"/>
                      </w:rPr>
                    </w:r>
                  </w:ins>
                </w:sdtContent>
              </w:sdt>
              <w:ins w:author="Anonymous" w:id="66" w:date="2026-09-22T03:03:20Z">
                <w:bookmarkStart w:colFirst="0" w:colLast="0" w:name="_heading=h.9yfj4s6rcopc" w:id="1133"/>
                <w:bookmarkEnd w:id="1133"/>
              </w:ins>
            </w:sdtContent>
          </w:sdt>
        </w:p>
      </w:sdtContent>
    </w:sdt>
    <w:sdt>
      <w:sdtPr>
        <w:id w:val="1233409023"/>
        <w:tag w:val="goog_rdk_4375"/>
      </w:sdtPr>
      <w:sdtContent>
        <w:p w:rsidR="00000000" w:rsidDel="00000000" w:rsidP="00000000" w:rsidRDefault="00000000" w:rsidRPr="00000000" w14:paraId="000005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6829838"/>
              <w:tag w:val="goog_rdk_4373"/>
            </w:sdtPr>
            <w:sdtContent>
              <w:ins w:author="Anonymous" w:id="66" w:date="2026-09-22T03:03:20Z"/>
              <w:sdt>
                <w:sdtPr>
                  <w:id w:val="-1251549484"/>
                  <w:tag w:val="goog_rdk_4374"/>
                </w:sdtPr>
                <w:sdtContent>
                  <w:ins w:author="Anonymous" w:id="66" w:date="2026-09-22T03:03:20Z">
                    <w:r w:rsidDel="00000000" w:rsidR="00000000" w:rsidRPr="00000000">
                      <w:rPr>
                        <w:rtl w:val="0"/>
                      </w:rPr>
                    </w:r>
                  </w:ins>
                </w:sdtContent>
              </w:sdt>
              <w:ins w:author="Anonymous" w:id="66" w:date="2026-09-22T03:03:20Z">
                <w:bookmarkStart w:colFirst="0" w:colLast="0" w:name="_heading=h.73sq7ifj0pa3" w:id="1134"/>
                <w:bookmarkEnd w:id="1134"/>
              </w:ins>
            </w:sdtContent>
          </w:sdt>
        </w:p>
      </w:sdtContent>
    </w:sdt>
    <w:sdt>
      <w:sdtPr>
        <w:id w:val="-1219818186"/>
        <w:tag w:val="goog_rdk_4378"/>
      </w:sdtPr>
      <w:sdtContent>
        <w:p w:rsidR="00000000" w:rsidDel="00000000" w:rsidP="00000000" w:rsidRDefault="00000000" w:rsidRPr="00000000" w14:paraId="000005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3777857"/>
              <w:tag w:val="goog_rdk_4376"/>
            </w:sdtPr>
            <w:sdtContent>
              <w:ins w:author="Anonymous" w:id="66" w:date="2026-09-22T03:03:20Z"/>
              <w:sdt>
                <w:sdtPr>
                  <w:id w:val="-1481883863"/>
                  <w:tag w:val="goog_rdk_4377"/>
                </w:sdtPr>
                <w:sdtContent>
                  <w:ins w:author="Anonymous" w:id="66" w:date="2026-09-22T03:03:20Z">
                    <w:r w:rsidDel="00000000" w:rsidR="00000000" w:rsidRPr="00000000">
                      <w:rPr>
                        <w:rtl w:val="0"/>
                      </w:rPr>
                    </w:r>
                  </w:ins>
                </w:sdtContent>
              </w:sdt>
              <w:ins w:author="Anonymous" w:id="66" w:date="2026-09-22T03:03:20Z">
                <w:bookmarkStart w:colFirst="0" w:colLast="0" w:name="_heading=h.3541wcev6ui8" w:id="1135"/>
                <w:bookmarkEnd w:id="1135"/>
              </w:ins>
            </w:sdtContent>
          </w:sdt>
        </w:p>
      </w:sdtContent>
    </w:sdt>
    <w:sdt>
      <w:sdtPr>
        <w:id w:val="360938934"/>
        <w:tag w:val="goog_rdk_4381"/>
      </w:sdtPr>
      <w:sdtContent>
        <w:p w:rsidR="00000000" w:rsidDel="00000000" w:rsidP="00000000" w:rsidRDefault="00000000" w:rsidRPr="00000000" w14:paraId="000005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0958388"/>
              <w:tag w:val="goog_rdk_4379"/>
            </w:sdtPr>
            <w:sdtContent>
              <w:ins w:author="Anonymous" w:id="66" w:date="2026-09-22T03:03:20Z"/>
              <w:sdt>
                <w:sdtPr>
                  <w:id w:val="-963114005"/>
                  <w:tag w:val="goog_rdk_4380"/>
                </w:sdtPr>
                <w:sdtContent>
                  <w:ins w:author="Anonymous" w:id="66" w:date="2026-09-22T03:03:20Z">
                    <w:r w:rsidDel="00000000" w:rsidR="00000000" w:rsidRPr="00000000">
                      <w:rPr>
                        <w:rtl w:val="0"/>
                      </w:rPr>
                    </w:r>
                  </w:ins>
                </w:sdtContent>
              </w:sdt>
              <w:ins w:author="Anonymous" w:id="66" w:date="2026-09-22T03:03:20Z">
                <w:bookmarkStart w:colFirst="0" w:colLast="0" w:name="_heading=h.rg3jsxyvvcks" w:id="1136"/>
                <w:bookmarkEnd w:id="1136"/>
              </w:ins>
            </w:sdtContent>
          </w:sdt>
        </w:p>
      </w:sdtContent>
    </w:sdt>
    <w:sdt>
      <w:sdtPr>
        <w:id w:val="-1060084138"/>
        <w:tag w:val="goog_rdk_4384"/>
      </w:sdtPr>
      <w:sdtContent>
        <w:p w:rsidR="00000000" w:rsidDel="00000000" w:rsidP="00000000" w:rsidRDefault="00000000" w:rsidRPr="00000000" w14:paraId="000005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7060858"/>
              <w:tag w:val="goog_rdk_4382"/>
            </w:sdtPr>
            <w:sdtContent>
              <w:ins w:author="Anonymous" w:id="66" w:date="2026-09-22T03:03:20Z"/>
              <w:sdt>
                <w:sdtPr>
                  <w:id w:val="2009445433"/>
                  <w:tag w:val="goog_rdk_4383"/>
                </w:sdtPr>
                <w:sdtContent>
                  <w:ins w:author="Anonymous" w:id="66" w:date="2026-09-22T03:03:20Z">
                    <w:r w:rsidDel="00000000" w:rsidR="00000000" w:rsidRPr="00000000">
                      <w:rPr>
                        <w:rtl w:val="0"/>
                      </w:rPr>
                    </w:r>
                  </w:ins>
                </w:sdtContent>
              </w:sdt>
              <w:ins w:author="Anonymous" w:id="66" w:date="2026-09-22T03:03:20Z">
                <w:bookmarkStart w:colFirst="0" w:colLast="0" w:name="_heading=h.hb8zlmac0rjl" w:id="1137"/>
                <w:bookmarkEnd w:id="1137"/>
              </w:ins>
            </w:sdtContent>
          </w:sdt>
        </w:p>
      </w:sdtContent>
    </w:sdt>
    <w:sdt>
      <w:sdtPr>
        <w:id w:val="1989384937"/>
        <w:tag w:val="goog_rdk_4387"/>
      </w:sdtPr>
      <w:sdtContent>
        <w:p w:rsidR="00000000" w:rsidDel="00000000" w:rsidP="00000000" w:rsidRDefault="00000000" w:rsidRPr="00000000" w14:paraId="000005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1688348"/>
              <w:tag w:val="goog_rdk_4385"/>
            </w:sdtPr>
            <w:sdtContent>
              <w:ins w:author="Anonymous" w:id="66" w:date="2026-09-22T03:03:20Z"/>
              <w:sdt>
                <w:sdtPr>
                  <w:id w:val="2059581086"/>
                  <w:tag w:val="goog_rdk_4386"/>
                </w:sdtPr>
                <w:sdtContent>
                  <w:ins w:author="Anonymous" w:id="66" w:date="2026-09-22T03:03:20Z">
                    <w:r w:rsidDel="00000000" w:rsidR="00000000" w:rsidRPr="00000000">
                      <w:rPr>
                        <w:rtl w:val="0"/>
                      </w:rPr>
                    </w:r>
                  </w:ins>
                </w:sdtContent>
              </w:sdt>
              <w:ins w:author="Anonymous" w:id="66" w:date="2026-09-22T03:03:20Z">
                <w:bookmarkStart w:colFirst="0" w:colLast="0" w:name="_heading=h.7iz0xva9a4or" w:id="1138"/>
                <w:bookmarkEnd w:id="1138"/>
              </w:ins>
            </w:sdtContent>
          </w:sdt>
        </w:p>
      </w:sdtContent>
    </w:sdt>
    <w:sdt>
      <w:sdtPr>
        <w:id w:val="-1720572916"/>
        <w:tag w:val="goog_rdk_4390"/>
      </w:sdtPr>
      <w:sdtContent>
        <w:p w:rsidR="00000000" w:rsidDel="00000000" w:rsidP="00000000" w:rsidRDefault="00000000" w:rsidRPr="00000000" w14:paraId="000005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78017999"/>
              <w:tag w:val="goog_rdk_4388"/>
            </w:sdtPr>
            <w:sdtContent>
              <w:ins w:author="Anonymous" w:id="66" w:date="2026-09-22T03:03:20Z"/>
              <w:sdt>
                <w:sdtPr>
                  <w:id w:val="-961700719"/>
                  <w:tag w:val="goog_rdk_4389"/>
                </w:sdtPr>
                <w:sdtContent>
                  <w:ins w:author="Anonymous" w:id="66" w:date="2026-09-22T03:03:20Z">
                    <w:r w:rsidDel="00000000" w:rsidR="00000000" w:rsidRPr="00000000">
                      <w:rPr>
                        <w:rtl w:val="0"/>
                      </w:rPr>
                    </w:r>
                  </w:ins>
                </w:sdtContent>
              </w:sdt>
              <w:ins w:author="Anonymous" w:id="66" w:date="2026-09-22T03:03:20Z">
                <w:bookmarkStart w:colFirst="0" w:colLast="0" w:name="_heading=h.fmu447jzd2g" w:id="1139"/>
                <w:bookmarkEnd w:id="1139"/>
              </w:ins>
            </w:sdtContent>
          </w:sdt>
        </w:p>
      </w:sdtContent>
    </w:sdt>
    <w:sdt>
      <w:sdtPr>
        <w:id w:val="-1807076815"/>
        <w:tag w:val="goog_rdk_4393"/>
      </w:sdtPr>
      <w:sdtContent>
        <w:p w:rsidR="00000000" w:rsidDel="00000000" w:rsidP="00000000" w:rsidRDefault="00000000" w:rsidRPr="00000000" w14:paraId="000005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3576682"/>
              <w:tag w:val="goog_rdk_4391"/>
            </w:sdtPr>
            <w:sdtContent>
              <w:ins w:author="Anonymous" w:id="66" w:date="2026-09-22T03:03:20Z"/>
              <w:sdt>
                <w:sdtPr>
                  <w:id w:val="-1916157133"/>
                  <w:tag w:val="goog_rdk_4392"/>
                </w:sdtPr>
                <w:sdtContent>
                  <w:ins w:author="Anonymous" w:id="66" w:date="2026-09-22T03:03:20Z">
                    <w:r w:rsidDel="00000000" w:rsidR="00000000" w:rsidRPr="00000000">
                      <w:rPr>
                        <w:rtl w:val="0"/>
                      </w:rPr>
                    </w:r>
                  </w:ins>
                </w:sdtContent>
              </w:sdt>
              <w:ins w:author="Anonymous" w:id="66" w:date="2026-09-22T03:03:20Z">
                <w:bookmarkStart w:colFirst="0" w:colLast="0" w:name="_heading=h.f4lx0gv3hth8" w:id="1140"/>
                <w:bookmarkEnd w:id="1140"/>
              </w:ins>
            </w:sdtContent>
          </w:sdt>
        </w:p>
      </w:sdtContent>
    </w:sdt>
    <w:sdt>
      <w:sdtPr>
        <w:id w:val="-368779373"/>
        <w:tag w:val="goog_rdk_4396"/>
      </w:sdtPr>
      <w:sdtContent>
        <w:p w:rsidR="00000000" w:rsidDel="00000000" w:rsidP="00000000" w:rsidRDefault="00000000" w:rsidRPr="00000000" w14:paraId="000005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1832199"/>
              <w:tag w:val="goog_rdk_4394"/>
            </w:sdtPr>
            <w:sdtContent>
              <w:ins w:author="Anonymous" w:id="66" w:date="2026-09-22T03:03:20Z"/>
              <w:sdt>
                <w:sdtPr>
                  <w:id w:val="1121056273"/>
                  <w:tag w:val="goog_rdk_4395"/>
                </w:sdtPr>
                <w:sdtContent>
                  <w:ins w:author="Anonymous" w:id="66" w:date="2026-09-22T03:03:20Z">
                    <w:r w:rsidDel="00000000" w:rsidR="00000000" w:rsidRPr="00000000">
                      <w:rPr>
                        <w:rtl w:val="0"/>
                      </w:rPr>
                    </w:r>
                  </w:ins>
                </w:sdtContent>
              </w:sdt>
              <w:ins w:author="Anonymous" w:id="66" w:date="2026-09-22T03:03:20Z">
                <w:bookmarkStart w:colFirst="0" w:colLast="0" w:name="_heading=h.sbkmqt6ks6gx" w:id="1141"/>
                <w:bookmarkEnd w:id="1141"/>
              </w:ins>
            </w:sdtContent>
          </w:sdt>
        </w:p>
      </w:sdtContent>
    </w:sdt>
    <w:sdt>
      <w:sdtPr>
        <w:id w:val="602784827"/>
        <w:tag w:val="goog_rdk_4399"/>
      </w:sdtPr>
      <w:sdtContent>
        <w:p w:rsidR="00000000" w:rsidDel="00000000" w:rsidP="00000000" w:rsidRDefault="00000000" w:rsidRPr="00000000" w14:paraId="000005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7241654"/>
              <w:tag w:val="goog_rdk_4397"/>
            </w:sdtPr>
            <w:sdtContent>
              <w:ins w:author="Anonymous" w:id="66" w:date="2026-09-22T03:03:20Z"/>
              <w:sdt>
                <w:sdtPr>
                  <w:id w:val="1796463477"/>
                  <w:tag w:val="goog_rdk_4398"/>
                </w:sdtPr>
                <w:sdtContent>
                  <w:ins w:author="Anonymous" w:id="66" w:date="2026-09-22T03:03:20Z">
                    <w:r w:rsidDel="00000000" w:rsidR="00000000" w:rsidRPr="00000000">
                      <w:rPr>
                        <w:rtl w:val="0"/>
                      </w:rPr>
                    </w:r>
                  </w:ins>
                </w:sdtContent>
              </w:sdt>
              <w:ins w:author="Anonymous" w:id="66" w:date="2026-09-22T03:03:20Z">
                <w:bookmarkStart w:colFirst="0" w:colLast="0" w:name="_heading=h.s1foi7qr05oi" w:id="1142"/>
                <w:bookmarkEnd w:id="1142"/>
              </w:ins>
            </w:sdtContent>
          </w:sdt>
        </w:p>
      </w:sdtContent>
    </w:sdt>
    <w:sdt>
      <w:sdtPr>
        <w:id w:val="-1686481472"/>
        <w:tag w:val="goog_rdk_4402"/>
      </w:sdtPr>
      <w:sdtContent>
        <w:p w:rsidR="00000000" w:rsidDel="00000000" w:rsidP="00000000" w:rsidRDefault="00000000" w:rsidRPr="00000000" w14:paraId="000005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2497187"/>
              <w:tag w:val="goog_rdk_4400"/>
            </w:sdtPr>
            <w:sdtContent>
              <w:ins w:author="Anonymous" w:id="66" w:date="2026-09-22T03:03:20Z"/>
              <w:sdt>
                <w:sdtPr>
                  <w:id w:val="-1617023841"/>
                  <w:tag w:val="goog_rdk_4401"/>
                </w:sdtPr>
                <w:sdtContent>
                  <w:ins w:author="Anonymous" w:id="66" w:date="2026-09-22T03:03:20Z">
                    <w:r w:rsidDel="00000000" w:rsidR="00000000" w:rsidRPr="00000000">
                      <w:rPr>
                        <w:rtl w:val="0"/>
                      </w:rPr>
                    </w:r>
                  </w:ins>
                </w:sdtContent>
              </w:sdt>
              <w:ins w:author="Anonymous" w:id="66" w:date="2026-09-22T03:03:20Z">
                <w:bookmarkStart w:colFirst="0" w:colLast="0" w:name="_heading=h.up1ag4rdtoqa" w:id="1143"/>
                <w:bookmarkEnd w:id="1143"/>
              </w:ins>
            </w:sdtContent>
          </w:sdt>
        </w:p>
      </w:sdtContent>
    </w:sdt>
    <w:sdt>
      <w:sdtPr>
        <w:id w:val="262872340"/>
        <w:tag w:val="goog_rdk_4405"/>
      </w:sdtPr>
      <w:sdtContent>
        <w:p w:rsidR="00000000" w:rsidDel="00000000" w:rsidP="00000000" w:rsidRDefault="00000000" w:rsidRPr="00000000" w14:paraId="000005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0142982"/>
              <w:tag w:val="goog_rdk_4403"/>
            </w:sdtPr>
            <w:sdtContent>
              <w:ins w:author="Anonymous" w:id="66" w:date="2026-09-22T03:03:20Z"/>
              <w:sdt>
                <w:sdtPr>
                  <w:id w:val="1594606041"/>
                  <w:tag w:val="goog_rdk_4404"/>
                </w:sdtPr>
                <w:sdtContent>
                  <w:ins w:author="Anonymous" w:id="66" w:date="2026-09-22T03:03:20Z">
                    <w:r w:rsidDel="00000000" w:rsidR="00000000" w:rsidRPr="00000000">
                      <w:rPr>
                        <w:rtl w:val="0"/>
                      </w:rPr>
                    </w:r>
                  </w:ins>
                </w:sdtContent>
              </w:sdt>
              <w:ins w:author="Anonymous" w:id="66" w:date="2026-09-22T03:03:20Z">
                <w:bookmarkStart w:colFirst="0" w:colLast="0" w:name="_heading=h.6t9cbayp7vme" w:id="1144"/>
                <w:bookmarkEnd w:id="1144"/>
              </w:ins>
            </w:sdtContent>
          </w:sdt>
        </w:p>
      </w:sdtContent>
    </w:sdt>
    <w:sdt>
      <w:sdtPr>
        <w:id w:val="292599333"/>
        <w:tag w:val="goog_rdk_4408"/>
      </w:sdtPr>
      <w:sdtContent>
        <w:p w:rsidR="00000000" w:rsidDel="00000000" w:rsidP="00000000" w:rsidRDefault="00000000" w:rsidRPr="00000000" w14:paraId="000005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9698109"/>
              <w:tag w:val="goog_rdk_4406"/>
            </w:sdtPr>
            <w:sdtContent>
              <w:ins w:author="Anonymous" w:id="66" w:date="2026-09-22T03:03:20Z"/>
              <w:sdt>
                <w:sdtPr>
                  <w:id w:val="951413748"/>
                  <w:tag w:val="goog_rdk_4407"/>
                </w:sdtPr>
                <w:sdtContent>
                  <w:ins w:author="Anonymous" w:id="66" w:date="2026-09-22T03:03:20Z">
                    <w:r w:rsidDel="00000000" w:rsidR="00000000" w:rsidRPr="00000000">
                      <w:rPr>
                        <w:rtl w:val="0"/>
                      </w:rPr>
                    </w:r>
                  </w:ins>
                </w:sdtContent>
              </w:sdt>
              <w:ins w:author="Anonymous" w:id="66" w:date="2026-09-22T03:03:20Z">
                <w:bookmarkStart w:colFirst="0" w:colLast="0" w:name="_heading=h.kxeho9ekpwrc" w:id="1145"/>
                <w:bookmarkEnd w:id="1145"/>
              </w:ins>
            </w:sdtContent>
          </w:sdt>
        </w:p>
      </w:sdtContent>
    </w:sdt>
    <w:sdt>
      <w:sdtPr>
        <w:id w:val="-1782668131"/>
        <w:tag w:val="goog_rdk_4411"/>
      </w:sdtPr>
      <w:sdtContent>
        <w:p w:rsidR="00000000" w:rsidDel="00000000" w:rsidP="00000000" w:rsidRDefault="00000000" w:rsidRPr="00000000" w14:paraId="000005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0950818"/>
              <w:tag w:val="goog_rdk_4409"/>
            </w:sdtPr>
            <w:sdtContent>
              <w:ins w:author="Anonymous" w:id="66" w:date="2026-09-22T03:03:20Z"/>
              <w:sdt>
                <w:sdtPr>
                  <w:id w:val="1767153588"/>
                  <w:tag w:val="goog_rdk_4410"/>
                </w:sdtPr>
                <w:sdtContent>
                  <w:ins w:author="Anonymous" w:id="66" w:date="2026-09-22T03:03:20Z">
                    <w:r w:rsidDel="00000000" w:rsidR="00000000" w:rsidRPr="00000000">
                      <w:rPr>
                        <w:rtl w:val="0"/>
                      </w:rPr>
                    </w:r>
                  </w:ins>
                </w:sdtContent>
              </w:sdt>
              <w:ins w:author="Anonymous" w:id="66" w:date="2026-09-22T03:03:20Z">
                <w:bookmarkStart w:colFirst="0" w:colLast="0" w:name="_heading=h.byk389faxhsq" w:id="1146"/>
                <w:bookmarkEnd w:id="1146"/>
              </w:ins>
            </w:sdtContent>
          </w:sdt>
        </w:p>
      </w:sdtContent>
    </w:sdt>
    <w:sdt>
      <w:sdtPr>
        <w:id w:val="1731589244"/>
        <w:tag w:val="goog_rdk_4414"/>
      </w:sdtPr>
      <w:sdtContent>
        <w:p w:rsidR="00000000" w:rsidDel="00000000" w:rsidP="00000000" w:rsidRDefault="00000000" w:rsidRPr="00000000" w14:paraId="000005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5317106"/>
              <w:tag w:val="goog_rdk_4412"/>
            </w:sdtPr>
            <w:sdtContent>
              <w:ins w:author="Anonymous" w:id="66" w:date="2026-09-22T03:03:20Z"/>
              <w:sdt>
                <w:sdtPr>
                  <w:id w:val="945876677"/>
                  <w:tag w:val="goog_rdk_4413"/>
                </w:sdtPr>
                <w:sdtContent>
                  <w:ins w:author="Anonymous" w:id="66" w:date="2026-09-22T03:03:20Z">
                    <w:r w:rsidDel="00000000" w:rsidR="00000000" w:rsidRPr="00000000">
                      <w:rPr>
                        <w:rtl w:val="0"/>
                      </w:rPr>
                    </w:r>
                  </w:ins>
                </w:sdtContent>
              </w:sdt>
              <w:ins w:author="Anonymous" w:id="66" w:date="2026-09-22T03:03:20Z">
                <w:bookmarkStart w:colFirst="0" w:colLast="0" w:name="_heading=h.sg9cfvffe3be" w:id="1147"/>
                <w:bookmarkEnd w:id="1147"/>
              </w:ins>
            </w:sdtContent>
          </w:sdt>
        </w:p>
      </w:sdtContent>
    </w:sdt>
    <w:sdt>
      <w:sdtPr>
        <w:id w:val="-997085876"/>
        <w:tag w:val="goog_rdk_4417"/>
      </w:sdtPr>
      <w:sdtContent>
        <w:p w:rsidR="00000000" w:rsidDel="00000000" w:rsidP="00000000" w:rsidRDefault="00000000" w:rsidRPr="00000000" w14:paraId="000005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0475584"/>
              <w:tag w:val="goog_rdk_4415"/>
            </w:sdtPr>
            <w:sdtContent>
              <w:ins w:author="Anonymous" w:id="66" w:date="2026-09-22T03:03:20Z"/>
              <w:sdt>
                <w:sdtPr>
                  <w:id w:val="1152537791"/>
                  <w:tag w:val="goog_rdk_4416"/>
                </w:sdtPr>
                <w:sdtContent>
                  <w:ins w:author="Anonymous" w:id="66" w:date="2026-09-22T03:03:20Z">
                    <w:r w:rsidDel="00000000" w:rsidR="00000000" w:rsidRPr="00000000">
                      <w:rPr>
                        <w:rtl w:val="0"/>
                      </w:rPr>
                    </w:r>
                  </w:ins>
                </w:sdtContent>
              </w:sdt>
              <w:ins w:author="Anonymous" w:id="66" w:date="2026-09-22T03:03:20Z">
                <w:bookmarkStart w:colFirst="0" w:colLast="0" w:name="_heading=h.bgd5l1crrctk" w:id="1148"/>
                <w:bookmarkEnd w:id="1148"/>
              </w:ins>
            </w:sdtContent>
          </w:sdt>
        </w:p>
      </w:sdtContent>
    </w:sdt>
    <w:sdt>
      <w:sdtPr>
        <w:id w:val="876549645"/>
        <w:tag w:val="goog_rdk_4420"/>
      </w:sdtPr>
      <w:sdtContent>
        <w:p w:rsidR="00000000" w:rsidDel="00000000" w:rsidP="00000000" w:rsidRDefault="00000000" w:rsidRPr="00000000" w14:paraId="000005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0573929"/>
              <w:tag w:val="goog_rdk_4418"/>
            </w:sdtPr>
            <w:sdtContent>
              <w:ins w:author="Anonymous" w:id="66" w:date="2026-09-22T03:03:20Z"/>
              <w:sdt>
                <w:sdtPr>
                  <w:id w:val="1983008583"/>
                  <w:tag w:val="goog_rdk_4419"/>
                </w:sdtPr>
                <w:sdtContent>
                  <w:ins w:author="Anonymous" w:id="66" w:date="2026-09-22T03:03:20Z">
                    <w:r w:rsidDel="00000000" w:rsidR="00000000" w:rsidRPr="00000000">
                      <w:rPr>
                        <w:rtl w:val="0"/>
                      </w:rPr>
                    </w:r>
                  </w:ins>
                </w:sdtContent>
              </w:sdt>
              <w:ins w:author="Anonymous" w:id="66" w:date="2026-09-22T03:03:20Z">
                <w:bookmarkStart w:colFirst="0" w:colLast="0" w:name="_heading=h.fmaxhayq9ynu" w:id="1149"/>
                <w:bookmarkEnd w:id="1149"/>
              </w:ins>
            </w:sdtContent>
          </w:sdt>
        </w:p>
      </w:sdtContent>
    </w:sdt>
    <w:sdt>
      <w:sdtPr>
        <w:id w:val="2026620307"/>
        <w:tag w:val="goog_rdk_4423"/>
      </w:sdtPr>
      <w:sdtContent>
        <w:p w:rsidR="00000000" w:rsidDel="00000000" w:rsidP="00000000" w:rsidRDefault="00000000" w:rsidRPr="00000000" w14:paraId="000005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4115268"/>
              <w:tag w:val="goog_rdk_4421"/>
            </w:sdtPr>
            <w:sdtContent>
              <w:ins w:author="Anonymous" w:id="66" w:date="2026-09-22T03:03:20Z"/>
              <w:sdt>
                <w:sdtPr>
                  <w:id w:val="2040908187"/>
                  <w:tag w:val="goog_rdk_4422"/>
                </w:sdtPr>
                <w:sdtContent>
                  <w:ins w:author="Anonymous" w:id="66" w:date="2026-09-22T03:03:20Z">
                    <w:r w:rsidDel="00000000" w:rsidR="00000000" w:rsidRPr="00000000">
                      <w:rPr>
                        <w:rtl w:val="0"/>
                      </w:rPr>
                    </w:r>
                  </w:ins>
                </w:sdtContent>
              </w:sdt>
              <w:ins w:author="Anonymous" w:id="66" w:date="2026-09-22T03:03:20Z">
                <w:bookmarkStart w:colFirst="0" w:colLast="0" w:name="_heading=h.qex6wwlpp1g9" w:id="1150"/>
                <w:bookmarkEnd w:id="1150"/>
              </w:ins>
            </w:sdtContent>
          </w:sdt>
        </w:p>
      </w:sdtContent>
    </w:sdt>
    <w:sdt>
      <w:sdtPr>
        <w:id w:val="-1659665020"/>
        <w:tag w:val="goog_rdk_4426"/>
      </w:sdtPr>
      <w:sdtContent>
        <w:p w:rsidR="00000000" w:rsidDel="00000000" w:rsidP="00000000" w:rsidRDefault="00000000" w:rsidRPr="00000000" w14:paraId="000005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3105909"/>
              <w:tag w:val="goog_rdk_4424"/>
            </w:sdtPr>
            <w:sdtContent>
              <w:ins w:author="Anonymous" w:id="66" w:date="2026-09-22T03:03:20Z"/>
              <w:sdt>
                <w:sdtPr>
                  <w:id w:val="-2099652913"/>
                  <w:tag w:val="goog_rdk_4425"/>
                </w:sdtPr>
                <w:sdtContent>
                  <w:ins w:author="Anonymous" w:id="66" w:date="2026-09-22T03:03:20Z">
                    <w:r w:rsidDel="00000000" w:rsidR="00000000" w:rsidRPr="00000000">
                      <w:rPr>
                        <w:rtl w:val="0"/>
                      </w:rPr>
                    </w:r>
                  </w:ins>
                </w:sdtContent>
              </w:sdt>
              <w:ins w:author="Anonymous" w:id="66" w:date="2026-09-22T03:03:20Z">
                <w:bookmarkStart w:colFirst="0" w:colLast="0" w:name="_heading=h.q5r024opc14b" w:id="1151"/>
                <w:bookmarkEnd w:id="1151"/>
              </w:ins>
            </w:sdtContent>
          </w:sdt>
        </w:p>
      </w:sdtContent>
    </w:sdt>
    <w:sdt>
      <w:sdtPr>
        <w:id w:val="1113065052"/>
        <w:tag w:val="goog_rdk_4429"/>
      </w:sdtPr>
      <w:sdtContent>
        <w:p w:rsidR="00000000" w:rsidDel="00000000" w:rsidP="00000000" w:rsidRDefault="00000000" w:rsidRPr="00000000" w14:paraId="000005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9696307"/>
              <w:tag w:val="goog_rdk_4427"/>
            </w:sdtPr>
            <w:sdtContent>
              <w:ins w:author="Anonymous" w:id="66" w:date="2026-09-22T03:03:20Z"/>
              <w:sdt>
                <w:sdtPr>
                  <w:id w:val="-1866646298"/>
                  <w:tag w:val="goog_rdk_4428"/>
                </w:sdtPr>
                <w:sdtContent>
                  <w:ins w:author="Anonymous" w:id="66" w:date="2026-09-22T03:03:20Z">
                    <w:r w:rsidDel="00000000" w:rsidR="00000000" w:rsidRPr="00000000">
                      <w:rPr>
                        <w:rtl w:val="0"/>
                      </w:rPr>
                    </w:r>
                  </w:ins>
                </w:sdtContent>
              </w:sdt>
              <w:ins w:author="Anonymous" w:id="66" w:date="2026-09-22T03:03:20Z">
                <w:bookmarkStart w:colFirst="0" w:colLast="0" w:name="_heading=h.qq965f5irxb" w:id="1152"/>
                <w:bookmarkEnd w:id="1152"/>
              </w:ins>
            </w:sdtContent>
          </w:sdt>
        </w:p>
      </w:sdtContent>
    </w:sdt>
    <w:sdt>
      <w:sdtPr>
        <w:id w:val="-1246994432"/>
        <w:tag w:val="goog_rdk_4432"/>
      </w:sdtPr>
      <w:sdtContent>
        <w:p w:rsidR="00000000" w:rsidDel="00000000" w:rsidP="00000000" w:rsidRDefault="00000000" w:rsidRPr="00000000" w14:paraId="000005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5419746"/>
              <w:tag w:val="goog_rdk_4430"/>
            </w:sdtPr>
            <w:sdtContent>
              <w:ins w:author="Anonymous" w:id="66" w:date="2026-09-22T03:03:20Z"/>
              <w:sdt>
                <w:sdtPr>
                  <w:id w:val="-1775186399"/>
                  <w:tag w:val="goog_rdk_4431"/>
                </w:sdtPr>
                <w:sdtContent>
                  <w:ins w:author="Anonymous" w:id="66" w:date="2026-09-22T03:03:20Z">
                    <w:r w:rsidDel="00000000" w:rsidR="00000000" w:rsidRPr="00000000">
                      <w:rPr>
                        <w:rtl w:val="0"/>
                      </w:rPr>
                    </w:r>
                  </w:ins>
                </w:sdtContent>
              </w:sdt>
              <w:ins w:author="Anonymous" w:id="66" w:date="2026-09-22T03:03:20Z">
                <w:bookmarkStart w:colFirst="0" w:colLast="0" w:name="_heading=h.sqh570ycimws" w:id="1153"/>
                <w:bookmarkEnd w:id="1153"/>
              </w:ins>
            </w:sdtContent>
          </w:sdt>
        </w:p>
      </w:sdtContent>
    </w:sdt>
    <w:sdt>
      <w:sdtPr>
        <w:id w:val="-715234178"/>
        <w:tag w:val="goog_rdk_4435"/>
      </w:sdtPr>
      <w:sdtContent>
        <w:p w:rsidR="00000000" w:rsidDel="00000000" w:rsidP="00000000" w:rsidRDefault="00000000" w:rsidRPr="00000000" w14:paraId="000005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4085524"/>
              <w:tag w:val="goog_rdk_4433"/>
            </w:sdtPr>
            <w:sdtContent>
              <w:ins w:author="Anonymous" w:id="66" w:date="2026-09-22T03:03:20Z"/>
              <w:sdt>
                <w:sdtPr>
                  <w:id w:val="-1181182814"/>
                  <w:tag w:val="goog_rdk_4434"/>
                </w:sdtPr>
                <w:sdtContent>
                  <w:ins w:author="Anonymous" w:id="66" w:date="2026-09-22T03:03:20Z">
                    <w:r w:rsidDel="00000000" w:rsidR="00000000" w:rsidRPr="00000000">
                      <w:rPr>
                        <w:rtl w:val="0"/>
                      </w:rPr>
                    </w:r>
                  </w:ins>
                </w:sdtContent>
              </w:sdt>
              <w:ins w:author="Anonymous" w:id="66" w:date="2026-09-22T03:03:20Z">
                <w:bookmarkStart w:colFirst="0" w:colLast="0" w:name="_heading=h.hnb51512op1z" w:id="1154"/>
                <w:bookmarkEnd w:id="1154"/>
              </w:ins>
            </w:sdtContent>
          </w:sdt>
        </w:p>
      </w:sdtContent>
    </w:sdt>
    <w:sdt>
      <w:sdtPr>
        <w:id w:val="2051523710"/>
        <w:tag w:val="goog_rdk_4438"/>
      </w:sdtPr>
      <w:sdtContent>
        <w:p w:rsidR="00000000" w:rsidDel="00000000" w:rsidP="00000000" w:rsidRDefault="00000000" w:rsidRPr="00000000" w14:paraId="000005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1022707"/>
              <w:tag w:val="goog_rdk_4436"/>
            </w:sdtPr>
            <w:sdtContent>
              <w:ins w:author="Anonymous" w:id="66" w:date="2026-09-22T03:03:20Z"/>
              <w:sdt>
                <w:sdtPr>
                  <w:id w:val="1417137319"/>
                  <w:tag w:val="goog_rdk_4437"/>
                </w:sdtPr>
                <w:sdtContent>
                  <w:ins w:author="Anonymous" w:id="66" w:date="2026-09-22T03:03:20Z">
                    <w:r w:rsidDel="00000000" w:rsidR="00000000" w:rsidRPr="00000000">
                      <w:rPr>
                        <w:rtl w:val="0"/>
                      </w:rPr>
                    </w:r>
                  </w:ins>
                </w:sdtContent>
              </w:sdt>
              <w:ins w:author="Anonymous" w:id="66" w:date="2026-09-22T03:03:20Z">
                <w:bookmarkStart w:colFirst="0" w:colLast="0" w:name="_heading=h.7axgdjrgd52g" w:id="1155"/>
                <w:bookmarkEnd w:id="1155"/>
              </w:ins>
            </w:sdtContent>
          </w:sdt>
        </w:p>
      </w:sdtContent>
    </w:sdt>
    <w:sdt>
      <w:sdtPr>
        <w:id w:val="-332333243"/>
        <w:tag w:val="goog_rdk_4441"/>
      </w:sdtPr>
      <w:sdtContent>
        <w:p w:rsidR="00000000" w:rsidDel="00000000" w:rsidP="00000000" w:rsidRDefault="00000000" w:rsidRPr="00000000" w14:paraId="000005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1555071"/>
              <w:tag w:val="goog_rdk_4439"/>
            </w:sdtPr>
            <w:sdtContent>
              <w:ins w:author="Anonymous" w:id="66" w:date="2026-09-22T03:03:20Z"/>
              <w:sdt>
                <w:sdtPr>
                  <w:id w:val="2074193515"/>
                  <w:tag w:val="goog_rdk_4440"/>
                </w:sdtPr>
                <w:sdtContent>
                  <w:ins w:author="Anonymous" w:id="66" w:date="2026-09-22T03:03:20Z">
                    <w:r w:rsidDel="00000000" w:rsidR="00000000" w:rsidRPr="00000000">
                      <w:rPr>
                        <w:rtl w:val="0"/>
                      </w:rPr>
                    </w:r>
                  </w:ins>
                </w:sdtContent>
              </w:sdt>
              <w:ins w:author="Anonymous" w:id="66" w:date="2026-09-22T03:03:20Z">
                <w:bookmarkStart w:colFirst="0" w:colLast="0" w:name="_heading=h.aiddqv266ubp" w:id="1156"/>
                <w:bookmarkEnd w:id="1156"/>
              </w:ins>
            </w:sdtContent>
          </w:sdt>
        </w:p>
      </w:sdtContent>
    </w:sdt>
    <w:sdt>
      <w:sdtPr>
        <w:id w:val="-474994891"/>
        <w:tag w:val="goog_rdk_4444"/>
      </w:sdtPr>
      <w:sdtContent>
        <w:p w:rsidR="00000000" w:rsidDel="00000000" w:rsidP="00000000" w:rsidRDefault="00000000" w:rsidRPr="00000000" w14:paraId="000005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0372328"/>
              <w:tag w:val="goog_rdk_4442"/>
            </w:sdtPr>
            <w:sdtContent>
              <w:ins w:author="Anonymous" w:id="66" w:date="2026-09-22T03:03:20Z"/>
              <w:sdt>
                <w:sdtPr>
                  <w:id w:val="-1614214759"/>
                  <w:tag w:val="goog_rdk_4443"/>
                </w:sdtPr>
                <w:sdtContent>
                  <w:ins w:author="Anonymous" w:id="66" w:date="2026-09-22T03:03:20Z">
                    <w:r w:rsidDel="00000000" w:rsidR="00000000" w:rsidRPr="00000000">
                      <w:rPr>
                        <w:rtl w:val="0"/>
                      </w:rPr>
                    </w:r>
                  </w:ins>
                </w:sdtContent>
              </w:sdt>
              <w:ins w:author="Anonymous" w:id="66" w:date="2026-09-22T03:03:20Z">
                <w:bookmarkStart w:colFirst="0" w:colLast="0" w:name="_heading=h.7mdthdyzaz39" w:id="1157"/>
                <w:bookmarkEnd w:id="1157"/>
              </w:ins>
            </w:sdtContent>
          </w:sdt>
        </w:p>
      </w:sdtContent>
    </w:sdt>
    <w:sdt>
      <w:sdtPr>
        <w:id w:val="-1087540726"/>
        <w:tag w:val="goog_rdk_4447"/>
      </w:sdtPr>
      <w:sdtContent>
        <w:p w:rsidR="00000000" w:rsidDel="00000000" w:rsidP="00000000" w:rsidRDefault="00000000" w:rsidRPr="00000000" w14:paraId="000005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2271694"/>
              <w:tag w:val="goog_rdk_4445"/>
            </w:sdtPr>
            <w:sdtContent>
              <w:ins w:author="Anonymous" w:id="66" w:date="2026-09-22T03:03:20Z"/>
              <w:sdt>
                <w:sdtPr>
                  <w:id w:val="1165537076"/>
                  <w:tag w:val="goog_rdk_4446"/>
                </w:sdtPr>
                <w:sdtContent>
                  <w:ins w:author="Anonymous" w:id="66" w:date="2026-09-22T03:03:20Z">
                    <w:r w:rsidDel="00000000" w:rsidR="00000000" w:rsidRPr="00000000">
                      <w:rPr>
                        <w:rtl w:val="0"/>
                      </w:rPr>
                    </w:r>
                  </w:ins>
                </w:sdtContent>
              </w:sdt>
              <w:ins w:author="Anonymous" w:id="66" w:date="2026-09-22T03:03:20Z">
                <w:bookmarkStart w:colFirst="0" w:colLast="0" w:name="_heading=h.57ik3zfhb4o9" w:id="1158"/>
                <w:bookmarkEnd w:id="1158"/>
              </w:ins>
            </w:sdtContent>
          </w:sdt>
        </w:p>
      </w:sdtContent>
    </w:sdt>
    <w:sdt>
      <w:sdtPr>
        <w:id w:val="-604529065"/>
        <w:tag w:val="goog_rdk_4450"/>
      </w:sdtPr>
      <w:sdtContent>
        <w:p w:rsidR="00000000" w:rsidDel="00000000" w:rsidP="00000000" w:rsidRDefault="00000000" w:rsidRPr="00000000" w14:paraId="000005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6104497"/>
              <w:tag w:val="goog_rdk_4448"/>
            </w:sdtPr>
            <w:sdtContent>
              <w:ins w:author="Anonymous" w:id="66" w:date="2026-09-22T03:03:20Z"/>
              <w:sdt>
                <w:sdtPr>
                  <w:id w:val="-356603063"/>
                  <w:tag w:val="goog_rdk_4449"/>
                </w:sdtPr>
                <w:sdtContent>
                  <w:ins w:author="Anonymous" w:id="66" w:date="2026-09-22T03:03:20Z">
                    <w:r w:rsidDel="00000000" w:rsidR="00000000" w:rsidRPr="00000000">
                      <w:rPr>
                        <w:rtl w:val="0"/>
                      </w:rPr>
                    </w:r>
                  </w:ins>
                </w:sdtContent>
              </w:sdt>
              <w:ins w:author="Anonymous" w:id="66" w:date="2026-09-22T03:03:20Z">
                <w:bookmarkStart w:colFirst="0" w:colLast="0" w:name="_heading=h.yz342uc57z1o" w:id="1159"/>
                <w:bookmarkEnd w:id="1159"/>
              </w:ins>
            </w:sdtContent>
          </w:sdt>
        </w:p>
      </w:sdtContent>
    </w:sdt>
    <w:sdt>
      <w:sdtPr>
        <w:id w:val="2006065976"/>
        <w:tag w:val="goog_rdk_4453"/>
      </w:sdtPr>
      <w:sdtContent>
        <w:p w:rsidR="00000000" w:rsidDel="00000000" w:rsidP="00000000" w:rsidRDefault="00000000" w:rsidRPr="00000000" w14:paraId="000005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8681597"/>
              <w:tag w:val="goog_rdk_4451"/>
            </w:sdtPr>
            <w:sdtContent>
              <w:ins w:author="Anonymous" w:id="66" w:date="2026-09-22T03:03:20Z"/>
              <w:sdt>
                <w:sdtPr>
                  <w:id w:val="-267103696"/>
                  <w:tag w:val="goog_rdk_4452"/>
                </w:sdtPr>
                <w:sdtContent>
                  <w:ins w:author="Anonymous" w:id="66" w:date="2026-09-22T03:03:20Z">
                    <w:r w:rsidDel="00000000" w:rsidR="00000000" w:rsidRPr="00000000">
                      <w:rPr>
                        <w:rtl w:val="0"/>
                      </w:rPr>
                    </w:r>
                  </w:ins>
                </w:sdtContent>
              </w:sdt>
              <w:ins w:author="Anonymous" w:id="66" w:date="2026-09-22T03:03:20Z">
                <w:bookmarkStart w:colFirst="0" w:colLast="0" w:name="_heading=h.uv0njakdkh6f" w:id="1160"/>
                <w:bookmarkEnd w:id="1160"/>
              </w:ins>
            </w:sdtContent>
          </w:sdt>
        </w:p>
      </w:sdtContent>
    </w:sdt>
    <w:sdt>
      <w:sdtPr>
        <w:id w:val="413611054"/>
        <w:tag w:val="goog_rdk_4456"/>
      </w:sdtPr>
      <w:sdtContent>
        <w:p w:rsidR="00000000" w:rsidDel="00000000" w:rsidP="00000000" w:rsidRDefault="00000000" w:rsidRPr="00000000" w14:paraId="000005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9080296"/>
              <w:tag w:val="goog_rdk_4454"/>
            </w:sdtPr>
            <w:sdtContent>
              <w:ins w:author="Anonymous" w:id="66" w:date="2026-09-22T03:03:20Z"/>
              <w:sdt>
                <w:sdtPr>
                  <w:id w:val="-1051912262"/>
                  <w:tag w:val="goog_rdk_4455"/>
                </w:sdtPr>
                <w:sdtContent>
                  <w:ins w:author="Anonymous" w:id="66" w:date="2026-09-22T03:03:20Z">
                    <w:r w:rsidDel="00000000" w:rsidR="00000000" w:rsidRPr="00000000">
                      <w:rPr>
                        <w:rtl w:val="0"/>
                      </w:rPr>
                    </w:r>
                  </w:ins>
                </w:sdtContent>
              </w:sdt>
              <w:ins w:author="Anonymous" w:id="66" w:date="2026-09-22T03:03:20Z">
                <w:bookmarkStart w:colFirst="0" w:colLast="0" w:name="_heading=h.8km5z3i5kejm" w:id="1161"/>
                <w:bookmarkEnd w:id="1161"/>
              </w:ins>
            </w:sdtContent>
          </w:sdt>
        </w:p>
      </w:sdtContent>
    </w:sdt>
    <w:sdt>
      <w:sdtPr>
        <w:id w:val="1111987141"/>
        <w:tag w:val="goog_rdk_4459"/>
      </w:sdtPr>
      <w:sdtContent>
        <w:p w:rsidR="00000000" w:rsidDel="00000000" w:rsidP="00000000" w:rsidRDefault="00000000" w:rsidRPr="00000000" w14:paraId="000005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4441502"/>
              <w:tag w:val="goog_rdk_4457"/>
            </w:sdtPr>
            <w:sdtContent>
              <w:ins w:author="Anonymous" w:id="66" w:date="2026-09-22T03:03:20Z"/>
              <w:sdt>
                <w:sdtPr>
                  <w:id w:val="-1969865886"/>
                  <w:tag w:val="goog_rdk_4458"/>
                </w:sdtPr>
                <w:sdtContent>
                  <w:ins w:author="Anonymous" w:id="66" w:date="2026-09-22T03:03:20Z">
                    <w:r w:rsidDel="00000000" w:rsidR="00000000" w:rsidRPr="00000000">
                      <w:rPr>
                        <w:rtl w:val="0"/>
                      </w:rPr>
                    </w:r>
                  </w:ins>
                </w:sdtContent>
              </w:sdt>
              <w:ins w:author="Anonymous" w:id="66" w:date="2026-09-22T03:03:20Z">
                <w:bookmarkStart w:colFirst="0" w:colLast="0" w:name="_heading=h.ms9bzdwpewr6" w:id="1162"/>
                <w:bookmarkEnd w:id="1162"/>
              </w:ins>
            </w:sdtContent>
          </w:sdt>
        </w:p>
      </w:sdtContent>
    </w:sdt>
    <w:sdt>
      <w:sdtPr>
        <w:id w:val="526529968"/>
        <w:tag w:val="goog_rdk_4462"/>
      </w:sdtPr>
      <w:sdtContent>
        <w:p w:rsidR="00000000" w:rsidDel="00000000" w:rsidP="00000000" w:rsidRDefault="00000000" w:rsidRPr="00000000" w14:paraId="000005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6831400"/>
              <w:tag w:val="goog_rdk_4460"/>
            </w:sdtPr>
            <w:sdtContent>
              <w:ins w:author="Anonymous" w:id="66" w:date="2026-09-22T03:03:20Z"/>
              <w:sdt>
                <w:sdtPr>
                  <w:id w:val="2094089000"/>
                  <w:tag w:val="goog_rdk_4461"/>
                </w:sdtPr>
                <w:sdtContent>
                  <w:ins w:author="Anonymous" w:id="66" w:date="2026-09-22T03:03:20Z">
                    <w:r w:rsidDel="00000000" w:rsidR="00000000" w:rsidRPr="00000000">
                      <w:rPr>
                        <w:rtl w:val="0"/>
                      </w:rPr>
                    </w:r>
                  </w:ins>
                </w:sdtContent>
              </w:sdt>
              <w:ins w:author="Anonymous" w:id="66" w:date="2026-09-22T03:03:20Z">
                <w:bookmarkStart w:colFirst="0" w:colLast="0" w:name="_heading=h.9lrv34p3nma7" w:id="1163"/>
                <w:bookmarkEnd w:id="1163"/>
              </w:ins>
            </w:sdtContent>
          </w:sdt>
        </w:p>
      </w:sdtContent>
    </w:sdt>
    <w:sdt>
      <w:sdtPr>
        <w:id w:val="-409095876"/>
        <w:tag w:val="goog_rdk_4465"/>
      </w:sdtPr>
      <w:sdtContent>
        <w:p w:rsidR="00000000" w:rsidDel="00000000" w:rsidP="00000000" w:rsidRDefault="00000000" w:rsidRPr="00000000" w14:paraId="000005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65428483"/>
              <w:tag w:val="goog_rdk_4463"/>
            </w:sdtPr>
            <w:sdtContent>
              <w:ins w:author="Anonymous" w:id="66" w:date="2026-09-22T03:03:20Z"/>
              <w:sdt>
                <w:sdtPr>
                  <w:id w:val="64177403"/>
                  <w:tag w:val="goog_rdk_4464"/>
                </w:sdtPr>
                <w:sdtContent>
                  <w:ins w:author="Anonymous" w:id="66" w:date="2026-09-22T03:03:20Z">
                    <w:r w:rsidDel="00000000" w:rsidR="00000000" w:rsidRPr="00000000">
                      <w:rPr>
                        <w:rtl w:val="0"/>
                      </w:rPr>
                    </w:r>
                  </w:ins>
                </w:sdtContent>
              </w:sdt>
              <w:ins w:author="Anonymous" w:id="66" w:date="2026-09-22T03:03:20Z">
                <w:bookmarkStart w:colFirst="0" w:colLast="0" w:name="_heading=h.xnrp3u5b4eg" w:id="1164"/>
                <w:bookmarkEnd w:id="1164"/>
              </w:ins>
            </w:sdtContent>
          </w:sdt>
        </w:p>
      </w:sdtContent>
    </w:sdt>
    <w:sdt>
      <w:sdtPr>
        <w:id w:val="-100826282"/>
        <w:tag w:val="goog_rdk_4468"/>
      </w:sdtPr>
      <w:sdtContent>
        <w:p w:rsidR="00000000" w:rsidDel="00000000" w:rsidP="00000000" w:rsidRDefault="00000000" w:rsidRPr="00000000" w14:paraId="000005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7113133"/>
              <w:tag w:val="goog_rdk_4466"/>
            </w:sdtPr>
            <w:sdtContent>
              <w:ins w:author="Anonymous" w:id="66" w:date="2026-09-22T03:03:20Z"/>
              <w:sdt>
                <w:sdtPr>
                  <w:id w:val="1481834960"/>
                  <w:tag w:val="goog_rdk_4467"/>
                </w:sdtPr>
                <w:sdtContent>
                  <w:ins w:author="Anonymous" w:id="66" w:date="2026-09-22T03:03:20Z">
                    <w:r w:rsidDel="00000000" w:rsidR="00000000" w:rsidRPr="00000000">
                      <w:rPr>
                        <w:rtl w:val="0"/>
                      </w:rPr>
                    </w:r>
                  </w:ins>
                </w:sdtContent>
              </w:sdt>
              <w:ins w:author="Anonymous" w:id="66" w:date="2026-09-22T03:03:20Z">
                <w:bookmarkStart w:colFirst="0" w:colLast="0" w:name="_heading=h.vxvj5xp245r6" w:id="1165"/>
                <w:bookmarkEnd w:id="1165"/>
              </w:ins>
            </w:sdtContent>
          </w:sdt>
        </w:p>
      </w:sdtContent>
    </w:sdt>
    <w:sdt>
      <w:sdtPr>
        <w:id w:val="217916038"/>
        <w:tag w:val="goog_rdk_4471"/>
      </w:sdtPr>
      <w:sdtContent>
        <w:p w:rsidR="00000000" w:rsidDel="00000000" w:rsidP="00000000" w:rsidRDefault="00000000" w:rsidRPr="00000000" w14:paraId="000005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1978373"/>
              <w:tag w:val="goog_rdk_4469"/>
            </w:sdtPr>
            <w:sdtContent>
              <w:ins w:author="Anonymous" w:id="66" w:date="2026-09-22T03:03:20Z"/>
              <w:sdt>
                <w:sdtPr>
                  <w:id w:val="-2037395350"/>
                  <w:tag w:val="goog_rdk_4470"/>
                </w:sdtPr>
                <w:sdtContent>
                  <w:ins w:author="Anonymous" w:id="66" w:date="2026-09-22T03:03:20Z">
                    <w:r w:rsidDel="00000000" w:rsidR="00000000" w:rsidRPr="00000000">
                      <w:rPr>
                        <w:rtl w:val="0"/>
                      </w:rPr>
                    </w:r>
                  </w:ins>
                </w:sdtContent>
              </w:sdt>
              <w:ins w:author="Anonymous" w:id="66" w:date="2026-09-22T03:03:20Z">
                <w:bookmarkStart w:colFirst="0" w:colLast="0" w:name="_heading=h.6nh65hktt22g" w:id="1166"/>
                <w:bookmarkEnd w:id="1166"/>
              </w:ins>
            </w:sdtContent>
          </w:sdt>
        </w:p>
      </w:sdtContent>
    </w:sdt>
    <w:sdt>
      <w:sdtPr>
        <w:id w:val="1594548389"/>
        <w:tag w:val="goog_rdk_4474"/>
      </w:sdtPr>
      <w:sdtContent>
        <w:p w:rsidR="00000000" w:rsidDel="00000000" w:rsidP="00000000" w:rsidRDefault="00000000" w:rsidRPr="00000000" w14:paraId="000005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7750129"/>
              <w:tag w:val="goog_rdk_4472"/>
            </w:sdtPr>
            <w:sdtContent>
              <w:ins w:author="Anonymous" w:id="66" w:date="2026-09-22T03:03:20Z"/>
              <w:sdt>
                <w:sdtPr>
                  <w:id w:val="1509644096"/>
                  <w:tag w:val="goog_rdk_4473"/>
                </w:sdtPr>
                <w:sdtContent>
                  <w:ins w:author="Anonymous" w:id="66" w:date="2026-09-22T03:03:20Z">
                    <w:r w:rsidDel="00000000" w:rsidR="00000000" w:rsidRPr="00000000">
                      <w:rPr>
                        <w:rtl w:val="0"/>
                      </w:rPr>
                    </w:r>
                  </w:ins>
                </w:sdtContent>
              </w:sdt>
              <w:ins w:author="Anonymous" w:id="66" w:date="2026-09-22T03:03:20Z">
                <w:bookmarkStart w:colFirst="0" w:colLast="0" w:name="_heading=h.nd6ekakjca7f" w:id="1167"/>
                <w:bookmarkEnd w:id="1167"/>
              </w:ins>
            </w:sdtContent>
          </w:sdt>
        </w:p>
      </w:sdtContent>
    </w:sdt>
    <w:sdt>
      <w:sdtPr>
        <w:id w:val="-2054382568"/>
        <w:tag w:val="goog_rdk_4477"/>
      </w:sdtPr>
      <w:sdtContent>
        <w:p w:rsidR="00000000" w:rsidDel="00000000" w:rsidP="00000000" w:rsidRDefault="00000000" w:rsidRPr="00000000" w14:paraId="000005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6185520"/>
              <w:tag w:val="goog_rdk_4475"/>
            </w:sdtPr>
            <w:sdtContent>
              <w:ins w:author="Anonymous" w:id="66" w:date="2026-09-22T03:03:20Z"/>
              <w:sdt>
                <w:sdtPr>
                  <w:id w:val="-1653598449"/>
                  <w:tag w:val="goog_rdk_4476"/>
                </w:sdtPr>
                <w:sdtContent>
                  <w:ins w:author="Anonymous" w:id="66" w:date="2026-09-22T03:03:20Z">
                    <w:r w:rsidDel="00000000" w:rsidR="00000000" w:rsidRPr="00000000">
                      <w:rPr>
                        <w:rtl w:val="0"/>
                      </w:rPr>
                    </w:r>
                  </w:ins>
                </w:sdtContent>
              </w:sdt>
              <w:ins w:author="Anonymous" w:id="66" w:date="2026-09-22T03:03:20Z">
                <w:bookmarkStart w:colFirst="0" w:colLast="0" w:name="_heading=h.cy6zbumpoo1z" w:id="1168"/>
                <w:bookmarkEnd w:id="1168"/>
              </w:ins>
            </w:sdtContent>
          </w:sdt>
        </w:p>
      </w:sdtContent>
    </w:sdt>
    <w:sdt>
      <w:sdtPr>
        <w:id w:val="1406682241"/>
        <w:tag w:val="goog_rdk_4480"/>
      </w:sdtPr>
      <w:sdtContent>
        <w:p w:rsidR="00000000" w:rsidDel="00000000" w:rsidP="00000000" w:rsidRDefault="00000000" w:rsidRPr="00000000" w14:paraId="000005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4016895"/>
              <w:tag w:val="goog_rdk_4478"/>
            </w:sdtPr>
            <w:sdtContent>
              <w:ins w:author="Anonymous" w:id="66" w:date="2026-09-22T03:03:20Z"/>
              <w:sdt>
                <w:sdtPr>
                  <w:id w:val="-960576030"/>
                  <w:tag w:val="goog_rdk_4479"/>
                </w:sdtPr>
                <w:sdtContent>
                  <w:ins w:author="Anonymous" w:id="66" w:date="2026-09-22T03:03:20Z">
                    <w:r w:rsidDel="00000000" w:rsidR="00000000" w:rsidRPr="00000000">
                      <w:rPr>
                        <w:rtl w:val="0"/>
                      </w:rPr>
                    </w:r>
                  </w:ins>
                </w:sdtContent>
              </w:sdt>
              <w:ins w:author="Anonymous" w:id="66" w:date="2026-09-22T03:03:20Z">
                <w:bookmarkStart w:colFirst="0" w:colLast="0" w:name="_heading=h.2cmbol67itxy" w:id="1169"/>
                <w:bookmarkEnd w:id="1169"/>
              </w:ins>
            </w:sdtContent>
          </w:sdt>
        </w:p>
      </w:sdtContent>
    </w:sdt>
    <w:sdt>
      <w:sdtPr>
        <w:id w:val="1456090050"/>
        <w:tag w:val="goog_rdk_4483"/>
      </w:sdtPr>
      <w:sdtContent>
        <w:p w:rsidR="00000000" w:rsidDel="00000000" w:rsidP="00000000" w:rsidRDefault="00000000" w:rsidRPr="00000000" w14:paraId="000005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9392010"/>
              <w:tag w:val="goog_rdk_4481"/>
            </w:sdtPr>
            <w:sdtContent>
              <w:ins w:author="Anonymous" w:id="66" w:date="2026-09-22T03:03:20Z"/>
              <w:sdt>
                <w:sdtPr>
                  <w:id w:val="1939634428"/>
                  <w:tag w:val="goog_rdk_4482"/>
                </w:sdtPr>
                <w:sdtContent>
                  <w:ins w:author="Anonymous" w:id="66" w:date="2026-09-22T03:03:20Z">
                    <w:r w:rsidDel="00000000" w:rsidR="00000000" w:rsidRPr="00000000">
                      <w:rPr>
                        <w:rtl w:val="0"/>
                      </w:rPr>
                    </w:r>
                  </w:ins>
                </w:sdtContent>
              </w:sdt>
              <w:ins w:author="Anonymous" w:id="66" w:date="2026-09-22T03:03:20Z">
                <w:bookmarkStart w:colFirst="0" w:colLast="0" w:name="_heading=h.60a6vtc3w68u" w:id="1170"/>
                <w:bookmarkEnd w:id="1170"/>
              </w:ins>
            </w:sdtContent>
          </w:sdt>
        </w:p>
      </w:sdtContent>
    </w:sdt>
    <w:sdt>
      <w:sdtPr>
        <w:id w:val="-1931269764"/>
        <w:tag w:val="goog_rdk_4486"/>
      </w:sdtPr>
      <w:sdtContent>
        <w:p w:rsidR="00000000" w:rsidDel="00000000" w:rsidP="00000000" w:rsidRDefault="00000000" w:rsidRPr="00000000" w14:paraId="000005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7883185"/>
              <w:tag w:val="goog_rdk_4484"/>
            </w:sdtPr>
            <w:sdtContent>
              <w:ins w:author="Anonymous" w:id="66" w:date="2026-09-22T03:03:20Z"/>
              <w:sdt>
                <w:sdtPr>
                  <w:id w:val="356229036"/>
                  <w:tag w:val="goog_rdk_4485"/>
                </w:sdtPr>
                <w:sdtContent>
                  <w:ins w:author="Anonymous" w:id="66" w:date="2026-09-22T03:03:20Z">
                    <w:r w:rsidDel="00000000" w:rsidR="00000000" w:rsidRPr="00000000">
                      <w:rPr>
                        <w:rtl w:val="0"/>
                      </w:rPr>
                    </w:r>
                  </w:ins>
                </w:sdtContent>
              </w:sdt>
              <w:ins w:author="Anonymous" w:id="66" w:date="2026-09-22T03:03:20Z">
                <w:bookmarkStart w:colFirst="0" w:colLast="0" w:name="_heading=h.dnb85g10h68n" w:id="1171"/>
                <w:bookmarkEnd w:id="1171"/>
              </w:ins>
            </w:sdtContent>
          </w:sdt>
        </w:p>
      </w:sdtContent>
    </w:sdt>
    <w:sdt>
      <w:sdtPr>
        <w:id w:val="1444449266"/>
        <w:tag w:val="goog_rdk_4489"/>
      </w:sdtPr>
      <w:sdtContent>
        <w:p w:rsidR="00000000" w:rsidDel="00000000" w:rsidP="00000000" w:rsidRDefault="00000000" w:rsidRPr="00000000" w14:paraId="000005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7915871"/>
              <w:tag w:val="goog_rdk_4487"/>
            </w:sdtPr>
            <w:sdtContent>
              <w:ins w:author="Anonymous" w:id="66" w:date="2026-09-22T03:03:20Z"/>
              <w:sdt>
                <w:sdtPr>
                  <w:id w:val="-954610356"/>
                  <w:tag w:val="goog_rdk_4488"/>
                </w:sdtPr>
                <w:sdtContent>
                  <w:ins w:author="Anonymous" w:id="66" w:date="2026-09-22T03:03:20Z">
                    <w:r w:rsidDel="00000000" w:rsidR="00000000" w:rsidRPr="00000000">
                      <w:rPr>
                        <w:rtl w:val="0"/>
                      </w:rPr>
                    </w:r>
                  </w:ins>
                </w:sdtContent>
              </w:sdt>
              <w:ins w:author="Anonymous" w:id="66" w:date="2026-09-22T03:03:20Z">
                <w:bookmarkStart w:colFirst="0" w:colLast="0" w:name="_heading=h.q945pdihhwug" w:id="1172"/>
                <w:bookmarkEnd w:id="1172"/>
              </w:ins>
            </w:sdtContent>
          </w:sdt>
        </w:p>
      </w:sdtContent>
    </w:sdt>
    <w:sdt>
      <w:sdtPr>
        <w:id w:val="297786475"/>
        <w:tag w:val="goog_rdk_4492"/>
      </w:sdtPr>
      <w:sdtContent>
        <w:p w:rsidR="00000000" w:rsidDel="00000000" w:rsidP="00000000" w:rsidRDefault="00000000" w:rsidRPr="00000000" w14:paraId="000005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5639805"/>
              <w:tag w:val="goog_rdk_4490"/>
            </w:sdtPr>
            <w:sdtContent>
              <w:ins w:author="Anonymous" w:id="66" w:date="2026-09-22T03:03:20Z"/>
              <w:sdt>
                <w:sdtPr>
                  <w:id w:val="-1798548158"/>
                  <w:tag w:val="goog_rdk_4491"/>
                </w:sdtPr>
                <w:sdtContent>
                  <w:ins w:author="Anonymous" w:id="66" w:date="2026-09-22T03:03:20Z">
                    <w:r w:rsidDel="00000000" w:rsidR="00000000" w:rsidRPr="00000000">
                      <w:rPr>
                        <w:rtl w:val="0"/>
                      </w:rPr>
                    </w:r>
                  </w:ins>
                </w:sdtContent>
              </w:sdt>
              <w:ins w:author="Anonymous" w:id="66" w:date="2026-09-22T03:03:20Z">
                <w:bookmarkStart w:colFirst="0" w:colLast="0" w:name="_heading=h.kyo3z32n62u0" w:id="1173"/>
                <w:bookmarkEnd w:id="1173"/>
              </w:ins>
            </w:sdtContent>
          </w:sdt>
        </w:p>
      </w:sdtContent>
    </w:sdt>
    <w:sdt>
      <w:sdtPr>
        <w:id w:val="-2076151649"/>
        <w:tag w:val="goog_rdk_4495"/>
      </w:sdtPr>
      <w:sdtContent>
        <w:p w:rsidR="00000000" w:rsidDel="00000000" w:rsidP="00000000" w:rsidRDefault="00000000" w:rsidRPr="00000000" w14:paraId="000005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6880210"/>
              <w:tag w:val="goog_rdk_4493"/>
            </w:sdtPr>
            <w:sdtContent>
              <w:ins w:author="Anonymous" w:id="66" w:date="2026-09-22T03:03:20Z"/>
              <w:sdt>
                <w:sdtPr>
                  <w:id w:val="1641395048"/>
                  <w:tag w:val="goog_rdk_4494"/>
                </w:sdtPr>
                <w:sdtContent>
                  <w:ins w:author="Anonymous" w:id="66" w:date="2026-09-22T03:03:20Z">
                    <w:r w:rsidDel="00000000" w:rsidR="00000000" w:rsidRPr="00000000">
                      <w:rPr>
                        <w:rtl w:val="0"/>
                      </w:rPr>
                    </w:r>
                  </w:ins>
                </w:sdtContent>
              </w:sdt>
              <w:ins w:author="Anonymous" w:id="66" w:date="2026-09-22T03:03:20Z">
                <w:bookmarkStart w:colFirst="0" w:colLast="0" w:name="_heading=h.wnf6tfkvh9vi" w:id="1174"/>
                <w:bookmarkEnd w:id="1174"/>
              </w:ins>
            </w:sdtContent>
          </w:sdt>
        </w:p>
      </w:sdtContent>
    </w:sdt>
    <w:sdt>
      <w:sdtPr>
        <w:id w:val="-378220992"/>
        <w:tag w:val="goog_rdk_4498"/>
      </w:sdtPr>
      <w:sdtContent>
        <w:p w:rsidR="00000000" w:rsidDel="00000000" w:rsidP="00000000" w:rsidRDefault="00000000" w:rsidRPr="00000000" w14:paraId="000005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592997"/>
              <w:tag w:val="goog_rdk_4496"/>
            </w:sdtPr>
            <w:sdtContent>
              <w:ins w:author="Anonymous" w:id="66" w:date="2026-09-22T03:03:20Z"/>
              <w:sdt>
                <w:sdtPr>
                  <w:id w:val="1036896141"/>
                  <w:tag w:val="goog_rdk_4497"/>
                </w:sdtPr>
                <w:sdtContent>
                  <w:ins w:author="Anonymous" w:id="66" w:date="2026-09-22T03:03:20Z">
                    <w:r w:rsidDel="00000000" w:rsidR="00000000" w:rsidRPr="00000000">
                      <w:rPr>
                        <w:rtl w:val="0"/>
                      </w:rPr>
                    </w:r>
                  </w:ins>
                </w:sdtContent>
              </w:sdt>
              <w:ins w:author="Anonymous" w:id="66" w:date="2026-09-22T03:03:20Z">
                <w:bookmarkStart w:colFirst="0" w:colLast="0" w:name="_heading=h.dsej17l8y9jk" w:id="1175"/>
                <w:bookmarkEnd w:id="1175"/>
              </w:ins>
            </w:sdtContent>
          </w:sdt>
        </w:p>
      </w:sdtContent>
    </w:sdt>
    <w:sdt>
      <w:sdtPr>
        <w:id w:val="-1947870453"/>
        <w:tag w:val="goog_rdk_4501"/>
      </w:sdtPr>
      <w:sdtContent>
        <w:p w:rsidR="00000000" w:rsidDel="00000000" w:rsidP="00000000" w:rsidRDefault="00000000" w:rsidRPr="00000000" w14:paraId="000005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3706693"/>
              <w:tag w:val="goog_rdk_4499"/>
            </w:sdtPr>
            <w:sdtContent>
              <w:ins w:author="Anonymous" w:id="66" w:date="2026-09-22T03:03:20Z"/>
              <w:sdt>
                <w:sdtPr>
                  <w:id w:val="778494133"/>
                  <w:tag w:val="goog_rdk_4500"/>
                </w:sdtPr>
                <w:sdtContent>
                  <w:ins w:author="Anonymous" w:id="66" w:date="2026-09-22T03:03:20Z">
                    <w:r w:rsidDel="00000000" w:rsidR="00000000" w:rsidRPr="00000000">
                      <w:rPr>
                        <w:rtl w:val="0"/>
                      </w:rPr>
                    </w:r>
                  </w:ins>
                </w:sdtContent>
              </w:sdt>
              <w:ins w:author="Anonymous" w:id="66" w:date="2026-09-22T03:03:20Z">
                <w:bookmarkStart w:colFirst="0" w:colLast="0" w:name="_heading=h.r3mf0pvi6obp" w:id="1176"/>
                <w:bookmarkEnd w:id="1176"/>
              </w:ins>
            </w:sdtContent>
          </w:sdt>
        </w:p>
      </w:sdtContent>
    </w:sdt>
    <w:sdt>
      <w:sdtPr>
        <w:id w:val="-733355392"/>
        <w:tag w:val="goog_rdk_4504"/>
      </w:sdtPr>
      <w:sdtContent>
        <w:p w:rsidR="00000000" w:rsidDel="00000000" w:rsidP="00000000" w:rsidRDefault="00000000" w:rsidRPr="00000000" w14:paraId="000005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0132066"/>
              <w:tag w:val="goog_rdk_4502"/>
            </w:sdtPr>
            <w:sdtContent>
              <w:ins w:author="Anonymous" w:id="66" w:date="2026-09-22T03:03:20Z"/>
              <w:sdt>
                <w:sdtPr>
                  <w:id w:val="1612289543"/>
                  <w:tag w:val="goog_rdk_4503"/>
                </w:sdtPr>
                <w:sdtContent>
                  <w:ins w:author="Anonymous" w:id="66" w:date="2026-09-22T03:03:20Z">
                    <w:r w:rsidDel="00000000" w:rsidR="00000000" w:rsidRPr="00000000">
                      <w:rPr>
                        <w:rtl w:val="0"/>
                      </w:rPr>
                    </w:r>
                  </w:ins>
                </w:sdtContent>
              </w:sdt>
              <w:ins w:author="Anonymous" w:id="66" w:date="2026-09-22T03:03:20Z">
                <w:bookmarkStart w:colFirst="0" w:colLast="0" w:name="_heading=h.z7d07izk4c4" w:id="1177"/>
                <w:bookmarkEnd w:id="1177"/>
              </w:ins>
            </w:sdtContent>
          </w:sdt>
        </w:p>
      </w:sdtContent>
    </w:sdt>
    <w:sdt>
      <w:sdtPr>
        <w:id w:val="133260832"/>
        <w:tag w:val="goog_rdk_4507"/>
      </w:sdtPr>
      <w:sdtContent>
        <w:p w:rsidR="00000000" w:rsidDel="00000000" w:rsidP="00000000" w:rsidRDefault="00000000" w:rsidRPr="00000000" w14:paraId="000005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5578363"/>
              <w:tag w:val="goog_rdk_4505"/>
            </w:sdtPr>
            <w:sdtContent>
              <w:ins w:author="Anonymous" w:id="66" w:date="2026-09-22T03:03:20Z"/>
              <w:sdt>
                <w:sdtPr>
                  <w:id w:val="1031893667"/>
                  <w:tag w:val="goog_rdk_4506"/>
                </w:sdtPr>
                <w:sdtContent>
                  <w:ins w:author="Anonymous" w:id="66" w:date="2026-09-22T03:03:20Z">
                    <w:r w:rsidDel="00000000" w:rsidR="00000000" w:rsidRPr="00000000">
                      <w:rPr>
                        <w:rtl w:val="0"/>
                      </w:rPr>
                    </w:r>
                  </w:ins>
                </w:sdtContent>
              </w:sdt>
              <w:ins w:author="Anonymous" w:id="66" w:date="2026-09-22T03:03:20Z">
                <w:bookmarkStart w:colFirst="0" w:colLast="0" w:name="_heading=h.bycm67525kph" w:id="1178"/>
                <w:bookmarkEnd w:id="1178"/>
              </w:ins>
            </w:sdtContent>
          </w:sdt>
        </w:p>
      </w:sdtContent>
    </w:sdt>
    <w:sdt>
      <w:sdtPr>
        <w:id w:val="1477165293"/>
        <w:tag w:val="goog_rdk_4510"/>
      </w:sdtPr>
      <w:sdtContent>
        <w:p w:rsidR="00000000" w:rsidDel="00000000" w:rsidP="00000000" w:rsidRDefault="00000000" w:rsidRPr="00000000" w14:paraId="000005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4502381"/>
              <w:tag w:val="goog_rdk_4508"/>
            </w:sdtPr>
            <w:sdtContent>
              <w:ins w:author="Anonymous" w:id="66" w:date="2026-09-22T03:03:20Z"/>
              <w:sdt>
                <w:sdtPr>
                  <w:id w:val="615804690"/>
                  <w:tag w:val="goog_rdk_4509"/>
                </w:sdtPr>
                <w:sdtContent>
                  <w:ins w:author="Anonymous" w:id="66" w:date="2026-09-22T03:03:20Z">
                    <w:r w:rsidDel="00000000" w:rsidR="00000000" w:rsidRPr="00000000">
                      <w:rPr>
                        <w:rtl w:val="0"/>
                      </w:rPr>
                    </w:r>
                  </w:ins>
                </w:sdtContent>
              </w:sdt>
              <w:ins w:author="Anonymous" w:id="66" w:date="2026-09-22T03:03:20Z">
                <w:bookmarkStart w:colFirst="0" w:colLast="0" w:name="_heading=h.mfs8sgh9di2n" w:id="1179"/>
                <w:bookmarkEnd w:id="1179"/>
              </w:ins>
            </w:sdtContent>
          </w:sdt>
        </w:p>
      </w:sdtContent>
    </w:sdt>
    <w:sdt>
      <w:sdtPr>
        <w:id w:val="1995282684"/>
        <w:tag w:val="goog_rdk_4513"/>
      </w:sdtPr>
      <w:sdtContent>
        <w:p w:rsidR="00000000" w:rsidDel="00000000" w:rsidP="00000000" w:rsidRDefault="00000000" w:rsidRPr="00000000" w14:paraId="000005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5968339"/>
              <w:tag w:val="goog_rdk_4511"/>
            </w:sdtPr>
            <w:sdtContent>
              <w:ins w:author="Anonymous" w:id="66" w:date="2026-09-22T03:03:20Z"/>
              <w:sdt>
                <w:sdtPr>
                  <w:id w:val="1361001804"/>
                  <w:tag w:val="goog_rdk_4512"/>
                </w:sdtPr>
                <w:sdtContent>
                  <w:ins w:author="Anonymous" w:id="66" w:date="2026-09-22T03:03:20Z">
                    <w:r w:rsidDel="00000000" w:rsidR="00000000" w:rsidRPr="00000000">
                      <w:rPr>
                        <w:rtl w:val="0"/>
                      </w:rPr>
                    </w:r>
                  </w:ins>
                </w:sdtContent>
              </w:sdt>
              <w:ins w:author="Anonymous" w:id="66" w:date="2026-09-22T03:03:20Z">
                <w:bookmarkStart w:colFirst="0" w:colLast="0" w:name="_heading=h.78pfxouc6ri8" w:id="1180"/>
                <w:bookmarkEnd w:id="1180"/>
              </w:ins>
            </w:sdtContent>
          </w:sdt>
        </w:p>
      </w:sdtContent>
    </w:sdt>
    <w:sdt>
      <w:sdtPr>
        <w:id w:val="-1547492517"/>
        <w:tag w:val="goog_rdk_4516"/>
      </w:sdtPr>
      <w:sdtContent>
        <w:p w:rsidR="00000000" w:rsidDel="00000000" w:rsidP="00000000" w:rsidRDefault="00000000" w:rsidRPr="00000000" w14:paraId="000005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8225991"/>
              <w:tag w:val="goog_rdk_4514"/>
            </w:sdtPr>
            <w:sdtContent>
              <w:ins w:author="Anonymous" w:id="66" w:date="2026-09-22T03:03:20Z"/>
              <w:sdt>
                <w:sdtPr>
                  <w:id w:val="397435249"/>
                  <w:tag w:val="goog_rdk_4515"/>
                </w:sdtPr>
                <w:sdtContent>
                  <w:ins w:author="Anonymous" w:id="66" w:date="2026-09-22T03:03:20Z">
                    <w:r w:rsidDel="00000000" w:rsidR="00000000" w:rsidRPr="00000000">
                      <w:rPr>
                        <w:rtl w:val="0"/>
                      </w:rPr>
                    </w:r>
                  </w:ins>
                </w:sdtContent>
              </w:sdt>
              <w:ins w:author="Anonymous" w:id="66" w:date="2026-09-22T03:03:20Z">
                <w:bookmarkStart w:colFirst="0" w:colLast="0" w:name="_heading=h.32j7ekoh0dw" w:id="1181"/>
                <w:bookmarkEnd w:id="1181"/>
              </w:ins>
            </w:sdtContent>
          </w:sdt>
        </w:p>
      </w:sdtContent>
    </w:sdt>
    <w:sdt>
      <w:sdtPr>
        <w:id w:val="5780828"/>
        <w:tag w:val="goog_rdk_4519"/>
      </w:sdtPr>
      <w:sdtContent>
        <w:p w:rsidR="00000000" w:rsidDel="00000000" w:rsidP="00000000" w:rsidRDefault="00000000" w:rsidRPr="00000000" w14:paraId="000005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0345881"/>
              <w:tag w:val="goog_rdk_4517"/>
            </w:sdtPr>
            <w:sdtContent>
              <w:ins w:author="Anonymous" w:id="66" w:date="2026-09-22T03:03:20Z"/>
              <w:sdt>
                <w:sdtPr>
                  <w:id w:val="-1034150641"/>
                  <w:tag w:val="goog_rdk_4518"/>
                </w:sdtPr>
                <w:sdtContent>
                  <w:ins w:author="Anonymous" w:id="66" w:date="2026-09-22T03:03:20Z">
                    <w:r w:rsidDel="00000000" w:rsidR="00000000" w:rsidRPr="00000000">
                      <w:rPr>
                        <w:rtl w:val="0"/>
                      </w:rPr>
                    </w:r>
                  </w:ins>
                </w:sdtContent>
              </w:sdt>
              <w:ins w:author="Anonymous" w:id="66" w:date="2026-09-22T03:03:20Z">
                <w:bookmarkStart w:colFirst="0" w:colLast="0" w:name="_heading=h.8axnzui1fkp5" w:id="1182"/>
                <w:bookmarkEnd w:id="1182"/>
              </w:ins>
            </w:sdtContent>
          </w:sdt>
        </w:p>
      </w:sdtContent>
    </w:sdt>
    <w:sdt>
      <w:sdtPr>
        <w:id w:val="266348538"/>
        <w:tag w:val="goog_rdk_4522"/>
      </w:sdtPr>
      <w:sdtContent>
        <w:p w:rsidR="00000000" w:rsidDel="00000000" w:rsidP="00000000" w:rsidRDefault="00000000" w:rsidRPr="00000000" w14:paraId="000005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6231435"/>
              <w:tag w:val="goog_rdk_4520"/>
            </w:sdtPr>
            <w:sdtContent>
              <w:ins w:author="Anonymous" w:id="66" w:date="2026-09-22T03:03:20Z"/>
              <w:sdt>
                <w:sdtPr>
                  <w:id w:val="792930813"/>
                  <w:tag w:val="goog_rdk_4521"/>
                </w:sdtPr>
                <w:sdtContent>
                  <w:ins w:author="Anonymous" w:id="66" w:date="2026-09-22T03:03:20Z">
                    <w:r w:rsidDel="00000000" w:rsidR="00000000" w:rsidRPr="00000000">
                      <w:rPr>
                        <w:rtl w:val="0"/>
                      </w:rPr>
                    </w:r>
                  </w:ins>
                </w:sdtContent>
              </w:sdt>
              <w:ins w:author="Anonymous" w:id="66" w:date="2026-09-22T03:03:20Z">
                <w:bookmarkStart w:colFirst="0" w:colLast="0" w:name="_heading=h.ytr8qrtnhfs7" w:id="1183"/>
                <w:bookmarkEnd w:id="1183"/>
              </w:ins>
            </w:sdtContent>
          </w:sdt>
        </w:p>
      </w:sdtContent>
    </w:sdt>
    <w:sdt>
      <w:sdtPr>
        <w:id w:val="1894222018"/>
        <w:tag w:val="goog_rdk_4525"/>
      </w:sdtPr>
      <w:sdtContent>
        <w:p w:rsidR="00000000" w:rsidDel="00000000" w:rsidP="00000000" w:rsidRDefault="00000000" w:rsidRPr="00000000" w14:paraId="000005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5109037"/>
              <w:tag w:val="goog_rdk_4523"/>
            </w:sdtPr>
            <w:sdtContent>
              <w:ins w:author="Anonymous" w:id="66" w:date="2026-09-22T03:03:20Z"/>
              <w:sdt>
                <w:sdtPr>
                  <w:id w:val="-687455164"/>
                  <w:tag w:val="goog_rdk_4524"/>
                </w:sdtPr>
                <w:sdtContent>
                  <w:ins w:author="Anonymous" w:id="66" w:date="2026-09-22T03:03:20Z">
                    <w:r w:rsidDel="00000000" w:rsidR="00000000" w:rsidRPr="00000000">
                      <w:rPr>
                        <w:rtl w:val="0"/>
                      </w:rPr>
                    </w:r>
                  </w:ins>
                </w:sdtContent>
              </w:sdt>
              <w:ins w:author="Anonymous" w:id="66" w:date="2026-09-22T03:03:20Z">
                <w:bookmarkStart w:colFirst="0" w:colLast="0" w:name="_heading=h.jpjogyozgejf" w:id="1184"/>
                <w:bookmarkEnd w:id="1184"/>
              </w:ins>
            </w:sdtContent>
          </w:sdt>
        </w:p>
      </w:sdtContent>
    </w:sdt>
    <w:sdt>
      <w:sdtPr>
        <w:id w:val="1071226668"/>
        <w:tag w:val="goog_rdk_4528"/>
      </w:sdtPr>
      <w:sdtContent>
        <w:p w:rsidR="00000000" w:rsidDel="00000000" w:rsidP="00000000" w:rsidRDefault="00000000" w:rsidRPr="00000000" w14:paraId="000005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3866005"/>
              <w:tag w:val="goog_rdk_4526"/>
            </w:sdtPr>
            <w:sdtContent>
              <w:ins w:author="Anonymous" w:id="66" w:date="2026-09-22T03:03:20Z"/>
              <w:sdt>
                <w:sdtPr>
                  <w:id w:val="84968793"/>
                  <w:tag w:val="goog_rdk_4527"/>
                </w:sdtPr>
                <w:sdtContent>
                  <w:ins w:author="Anonymous" w:id="66" w:date="2026-09-22T03:03:20Z">
                    <w:r w:rsidDel="00000000" w:rsidR="00000000" w:rsidRPr="00000000">
                      <w:rPr>
                        <w:rtl w:val="0"/>
                      </w:rPr>
                    </w:r>
                  </w:ins>
                </w:sdtContent>
              </w:sdt>
              <w:ins w:author="Anonymous" w:id="66" w:date="2026-09-22T03:03:20Z">
                <w:bookmarkStart w:colFirst="0" w:colLast="0" w:name="_heading=h.o4q8aln3qrzh" w:id="1185"/>
                <w:bookmarkEnd w:id="1185"/>
              </w:ins>
            </w:sdtContent>
          </w:sdt>
        </w:p>
      </w:sdtContent>
    </w:sdt>
    <w:sdt>
      <w:sdtPr>
        <w:id w:val="314817412"/>
        <w:tag w:val="goog_rdk_4531"/>
      </w:sdtPr>
      <w:sdtContent>
        <w:p w:rsidR="00000000" w:rsidDel="00000000" w:rsidP="00000000" w:rsidRDefault="00000000" w:rsidRPr="00000000" w14:paraId="000005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4138816"/>
              <w:tag w:val="goog_rdk_4529"/>
            </w:sdtPr>
            <w:sdtContent>
              <w:ins w:author="Anonymous" w:id="66" w:date="2026-09-22T03:03:20Z"/>
              <w:sdt>
                <w:sdtPr>
                  <w:id w:val="-605909610"/>
                  <w:tag w:val="goog_rdk_4530"/>
                </w:sdtPr>
                <w:sdtContent>
                  <w:ins w:author="Anonymous" w:id="66" w:date="2026-09-22T03:03:20Z">
                    <w:r w:rsidDel="00000000" w:rsidR="00000000" w:rsidRPr="00000000">
                      <w:rPr>
                        <w:rtl w:val="0"/>
                      </w:rPr>
                    </w:r>
                  </w:ins>
                </w:sdtContent>
              </w:sdt>
              <w:ins w:author="Anonymous" w:id="66" w:date="2026-09-22T03:03:20Z">
                <w:bookmarkStart w:colFirst="0" w:colLast="0" w:name="_heading=h.m915vuxy4wm9" w:id="1186"/>
                <w:bookmarkEnd w:id="1186"/>
              </w:ins>
            </w:sdtContent>
          </w:sdt>
        </w:p>
      </w:sdtContent>
    </w:sdt>
    <w:sdt>
      <w:sdtPr>
        <w:id w:val="708861219"/>
        <w:tag w:val="goog_rdk_4534"/>
      </w:sdtPr>
      <w:sdtContent>
        <w:p w:rsidR="00000000" w:rsidDel="00000000" w:rsidP="00000000" w:rsidRDefault="00000000" w:rsidRPr="00000000" w14:paraId="000005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7284378"/>
              <w:tag w:val="goog_rdk_4532"/>
            </w:sdtPr>
            <w:sdtContent>
              <w:ins w:author="Anonymous" w:id="66" w:date="2026-09-22T03:03:20Z"/>
              <w:sdt>
                <w:sdtPr>
                  <w:id w:val="917012303"/>
                  <w:tag w:val="goog_rdk_4533"/>
                </w:sdtPr>
                <w:sdtContent>
                  <w:ins w:author="Anonymous" w:id="66" w:date="2026-09-22T03:03:20Z">
                    <w:r w:rsidDel="00000000" w:rsidR="00000000" w:rsidRPr="00000000">
                      <w:rPr>
                        <w:rtl w:val="0"/>
                      </w:rPr>
                    </w:r>
                  </w:ins>
                </w:sdtContent>
              </w:sdt>
              <w:ins w:author="Anonymous" w:id="66" w:date="2026-09-22T03:03:20Z">
                <w:bookmarkStart w:colFirst="0" w:colLast="0" w:name="_heading=h.nxs4ro179tsj" w:id="1187"/>
                <w:bookmarkEnd w:id="1187"/>
              </w:ins>
            </w:sdtContent>
          </w:sdt>
        </w:p>
      </w:sdtContent>
    </w:sdt>
    <w:sdt>
      <w:sdtPr>
        <w:id w:val="1186210232"/>
        <w:tag w:val="goog_rdk_4537"/>
      </w:sdtPr>
      <w:sdtContent>
        <w:p w:rsidR="00000000" w:rsidDel="00000000" w:rsidP="00000000" w:rsidRDefault="00000000" w:rsidRPr="00000000" w14:paraId="000005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3629062"/>
              <w:tag w:val="goog_rdk_4535"/>
            </w:sdtPr>
            <w:sdtContent>
              <w:ins w:author="Anonymous" w:id="66" w:date="2026-09-22T03:03:20Z"/>
              <w:sdt>
                <w:sdtPr>
                  <w:id w:val="-1734030832"/>
                  <w:tag w:val="goog_rdk_4536"/>
                </w:sdtPr>
                <w:sdtContent>
                  <w:ins w:author="Anonymous" w:id="66" w:date="2026-09-22T03:03:20Z">
                    <w:r w:rsidDel="00000000" w:rsidR="00000000" w:rsidRPr="00000000">
                      <w:rPr>
                        <w:rtl w:val="0"/>
                      </w:rPr>
                    </w:r>
                  </w:ins>
                </w:sdtContent>
              </w:sdt>
              <w:ins w:author="Anonymous" w:id="66" w:date="2026-09-22T03:03:20Z">
                <w:bookmarkStart w:colFirst="0" w:colLast="0" w:name="_heading=h.62l5bdvtpbr9" w:id="1188"/>
                <w:bookmarkEnd w:id="1188"/>
              </w:ins>
            </w:sdtContent>
          </w:sdt>
        </w:p>
      </w:sdtContent>
    </w:sdt>
    <w:sdt>
      <w:sdtPr>
        <w:id w:val="-1941534335"/>
        <w:tag w:val="goog_rdk_4540"/>
      </w:sdtPr>
      <w:sdtContent>
        <w:p w:rsidR="00000000" w:rsidDel="00000000" w:rsidP="00000000" w:rsidRDefault="00000000" w:rsidRPr="00000000" w14:paraId="000005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0970764"/>
              <w:tag w:val="goog_rdk_4538"/>
            </w:sdtPr>
            <w:sdtContent>
              <w:ins w:author="Anonymous" w:id="66" w:date="2026-09-22T03:03:20Z"/>
              <w:sdt>
                <w:sdtPr>
                  <w:id w:val="574210907"/>
                  <w:tag w:val="goog_rdk_4539"/>
                </w:sdtPr>
                <w:sdtContent>
                  <w:ins w:author="Anonymous" w:id="66" w:date="2026-09-22T03:03:20Z">
                    <w:r w:rsidDel="00000000" w:rsidR="00000000" w:rsidRPr="00000000">
                      <w:rPr>
                        <w:rtl w:val="0"/>
                      </w:rPr>
                    </w:r>
                  </w:ins>
                </w:sdtContent>
              </w:sdt>
              <w:ins w:author="Anonymous" w:id="66" w:date="2026-09-22T03:03:20Z">
                <w:bookmarkStart w:colFirst="0" w:colLast="0" w:name="_heading=h.ap2vf2tdsnuw" w:id="1189"/>
                <w:bookmarkEnd w:id="1189"/>
              </w:ins>
            </w:sdtContent>
          </w:sdt>
        </w:p>
      </w:sdtContent>
    </w:sdt>
    <w:sdt>
      <w:sdtPr>
        <w:id w:val="54561322"/>
        <w:tag w:val="goog_rdk_4543"/>
      </w:sdtPr>
      <w:sdtContent>
        <w:p w:rsidR="00000000" w:rsidDel="00000000" w:rsidP="00000000" w:rsidRDefault="00000000" w:rsidRPr="00000000" w14:paraId="000005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8470702"/>
              <w:tag w:val="goog_rdk_4541"/>
            </w:sdtPr>
            <w:sdtContent>
              <w:ins w:author="Anonymous" w:id="66" w:date="2026-09-22T03:03:20Z"/>
              <w:sdt>
                <w:sdtPr>
                  <w:id w:val="-224652661"/>
                  <w:tag w:val="goog_rdk_4542"/>
                </w:sdtPr>
                <w:sdtContent>
                  <w:ins w:author="Anonymous" w:id="66" w:date="2026-09-22T03:03:20Z">
                    <w:r w:rsidDel="00000000" w:rsidR="00000000" w:rsidRPr="00000000">
                      <w:rPr>
                        <w:rtl w:val="0"/>
                      </w:rPr>
                    </w:r>
                  </w:ins>
                </w:sdtContent>
              </w:sdt>
              <w:ins w:author="Anonymous" w:id="66" w:date="2026-09-22T03:03:20Z">
                <w:bookmarkStart w:colFirst="0" w:colLast="0" w:name="_heading=h.jcigzgcuosen" w:id="1190"/>
                <w:bookmarkEnd w:id="1190"/>
              </w:ins>
            </w:sdtContent>
          </w:sdt>
        </w:p>
      </w:sdtContent>
    </w:sdt>
    <w:sdt>
      <w:sdtPr>
        <w:id w:val="-1917128918"/>
        <w:tag w:val="goog_rdk_4546"/>
      </w:sdtPr>
      <w:sdtContent>
        <w:p w:rsidR="00000000" w:rsidDel="00000000" w:rsidP="00000000" w:rsidRDefault="00000000" w:rsidRPr="00000000" w14:paraId="000005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912163"/>
              <w:tag w:val="goog_rdk_4544"/>
            </w:sdtPr>
            <w:sdtContent>
              <w:ins w:author="Anonymous" w:id="66" w:date="2026-09-22T03:03:20Z"/>
              <w:sdt>
                <w:sdtPr>
                  <w:id w:val="1954016118"/>
                  <w:tag w:val="goog_rdk_4545"/>
                </w:sdtPr>
                <w:sdtContent>
                  <w:ins w:author="Anonymous" w:id="66" w:date="2026-09-22T03:03:20Z">
                    <w:r w:rsidDel="00000000" w:rsidR="00000000" w:rsidRPr="00000000">
                      <w:rPr>
                        <w:rtl w:val="0"/>
                      </w:rPr>
                    </w:r>
                  </w:ins>
                </w:sdtContent>
              </w:sdt>
              <w:ins w:author="Anonymous" w:id="66" w:date="2026-09-22T03:03:20Z">
                <w:bookmarkStart w:colFirst="0" w:colLast="0" w:name="_heading=h.p5bkmsvjio6x" w:id="1191"/>
                <w:bookmarkEnd w:id="1191"/>
              </w:ins>
            </w:sdtContent>
          </w:sdt>
        </w:p>
      </w:sdtContent>
    </w:sdt>
    <w:sdt>
      <w:sdtPr>
        <w:id w:val="-1631154475"/>
        <w:tag w:val="goog_rdk_4549"/>
      </w:sdtPr>
      <w:sdtContent>
        <w:p w:rsidR="00000000" w:rsidDel="00000000" w:rsidP="00000000" w:rsidRDefault="00000000" w:rsidRPr="00000000" w14:paraId="000005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4609388"/>
              <w:tag w:val="goog_rdk_4547"/>
            </w:sdtPr>
            <w:sdtContent>
              <w:ins w:author="Anonymous" w:id="66" w:date="2026-09-22T03:03:20Z"/>
              <w:sdt>
                <w:sdtPr>
                  <w:id w:val="-753723632"/>
                  <w:tag w:val="goog_rdk_4548"/>
                </w:sdtPr>
                <w:sdtContent>
                  <w:ins w:author="Anonymous" w:id="66" w:date="2026-09-22T03:03:20Z">
                    <w:r w:rsidDel="00000000" w:rsidR="00000000" w:rsidRPr="00000000">
                      <w:rPr>
                        <w:rtl w:val="0"/>
                      </w:rPr>
                    </w:r>
                  </w:ins>
                </w:sdtContent>
              </w:sdt>
              <w:ins w:author="Anonymous" w:id="66" w:date="2026-09-22T03:03:20Z">
                <w:bookmarkStart w:colFirst="0" w:colLast="0" w:name="_heading=h.1k1gjcuyhl63" w:id="1192"/>
                <w:bookmarkEnd w:id="1192"/>
              </w:ins>
            </w:sdtContent>
          </w:sdt>
        </w:p>
      </w:sdtContent>
    </w:sdt>
    <w:sdt>
      <w:sdtPr>
        <w:id w:val="-1703392408"/>
        <w:tag w:val="goog_rdk_4552"/>
      </w:sdtPr>
      <w:sdtContent>
        <w:p w:rsidR="00000000" w:rsidDel="00000000" w:rsidP="00000000" w:rsidRDefault="00000000" w:rsidRPr="00000000" w14:paraId="000005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6481751"/>
              <w:tag w:val="goog_rdk_4550"/>
            </w:sdtPr>
            <w:sdtContent>
              <w:ins w:author="Anonymous" w:id="66" w:date="2026-09-22T03:03:20Z"/>
              <w:sdt>
                <w:sdtPr>
                  <w:id w:val="1018548496"/>
                  <w:tag w:val="goog_rdk_4551"/>
                </w:sdtPr>
                <w:sdtContent>
                  <w:ins w:author="Anonymous" w:id="66" w:date="2026-09-22T03:03:20Z">
                    <w:r w:rsidDel="00000000" w:rsidR="00000000" w:rsidRPr="00000000">
                      <w:rPr>
                        <w:rtl w:val="0"/>
                      </w:rPr>
                    </w:r>
                  </w:ins>
                </w:sdtContent>
              </w:sdt>
              <w:ins w:author="Anonymous" w:id="66" w:date="2026-09-22T03:03:20Z">
                <w:bookmarkStart w:colFirst="0" w:colLast="0" w:name="_heading=h.jteg60k1mva1" w:id="1193"/>
                <w:bookmarkEnd w:id="1193"/>
              </w:ins>
            </w:sdtContent>
          </w:sdt>
        </w:p>
      </w:sdtContent>
    </w:sdt>
    <w:sdt>
      <w:sdtPr>
        <w:id w:val="-1987910218"/>
        <w:tag w:val="goog_rdk_4555"/>
      </w:sdtPr>
      <w:sdtContent>
        <w:p w:rsidR="00000000" w:rsidDel="00000000" w:rsidP="00000000" w:rsidRDefault="00000000" w:rsidRPr="00000000" w14:paraId="000005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1642023"/>
              <w:tag w:val="goog_rdk_4553"/>
            </w:sdtPr>
            <w:sdtContent>
              <w:ins w:author="Anonymous" w:id="66" w:date="2026-09-22T03:03:20Z"/>
              <w:sdt>
                <w:sdtPr>
                  <w:id w:val="-1503367401"/>
                  <w:tag w:val="goog_rdk_4554"/>
                </w:sdtPr>
                <w:sdtContent>
                  <w:ins w:author="Anonymous" w:id="66" w:date="2026-09-22T03:03:20Z">
                    <w:r w:rsidDel="00000000" w:rsidR="00000000" w:rsidRPr="00000000">
                      <w:rPr>
                        <w:rtl w:val="0"/>
                      </w:rPr>
                    </w:r>
                  </w:ins>
                </w:sdtContent>
              </w:sdt>
              <w:ins w:author="Anonymous" w:id="66" w:date="2026-09-22T03:03:20Z">
                <w:bookmarkStart w:colFirst="0" w:colLast="0" w:name="_heading=h.icunz2w4rks" w:id="1194"/>
                <w:bookmarkEnd w:id="1194"/>
              </w:ins>
            </w:sdtContent>
          </w:sdt>
        </w:p>
      </w:sdtContent>
    </w:sdt>
    <w:sdt>
      <w:sdtPr>
        <w:id w:val="-1236754552"/>
        <w:tag w:val="goog_rdk_4558"/>
      </w:sdtPr>
      <w:sdtContent>
        <w:p w:rsidR="00000000" w:rsidDel="00000000" w:rsidP="00000000" w:rsidRDefault="00000000" w:rsidRPr="00000000" w14:paraId="000005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6035049"/>
              <w:tag w:val="goog_rdk_4556"/>
            </w:sdtPr>
            <w:sdtContent>
              <w:ins w:author="Anonymous" w:id="66" w:date="2026-09-22T03:03:20Z"/>
              <w:sdt>
                <w:sdtPr>
                  <w:id w:val="2083773784"/>
                  <w:tag w:val="goog_rdk_4557"/>
                </w:sdtPr>
                <w:sdtContent>
                  <w:ins w:author="Anonymous" w:id="66" w:date="2026-09-22T03:03:20Z">
                    <w:r w:rsidDel="00000000" w:rsidR="00000000" w:rsidRPr="00000000">
                      <w:rPr>
                        <w:rtl w:val="0"/>
                      </w:rPr>
                    </w:r>
                  </w:ins>
                </w:sdtContent>
              </w:sdt>
              <w:ins w:author="Anonymous" w:id="66" w:date="2026-09-22T03:03:20Z">
                <w:bookmarkStart w:colFirst="0" w:colLast="0" w:name="_heading=h.dc14ia3jc547" w:id="1195"/>
                <w:bookmarkEnd w:id="1195"/>
              </w:ins>
            </w:sdtContent>
          </w:sdt>
        </w:p>
      </w:sdtContent>
    </w:sdt>
    <w:sdt>
      <w:sdtPr>
        <w:id w:val="-594628765"/>
        <w:tag w:val="goog_rdk_4561"/>
      </w:sdtPr>
      <w:sdtContent>
        <w:p w:rsidR="00000000" w:rsidDel="00000000" w:rsidP="00000000" w:rsidRDefault="00000000" w:rsidRPr="00000000" w14:paraId="000005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9058477"/>
              <w:tag w:val="goog_rdk_4559"/>
            </w:sdtPr>
            <w:sdtContent>
              <w:ins w:author="Anonymous" w:id="66" w:date="2026-09-22T03:03:20Z"/>
              <w:sdt>
                <w:sdtPr>
                  <w:id w:val="146991259"/>
                  <w:tag w:val="goog_rdk_4560"/>
                </w:sdtPr>
                <w:sdtContent>
                  <w:ins w:author="Anonymous" w:id="66" w:date="2026-09-22T03:03:20Z">
                    <w:r w:rsidDel="00000000" w:rsidR="00000000" w:rsidRPr="00000000">
                      <w:rPr>
                        <w:rtl w:val="0"/>
                      </w:rPr>
                    </w:r>
                  </w:ins>
                </w:sdtContent>
              </w:sdt>
              <w:ins w:author="Anonymous" w:id="66" w:date="2026-09-22T03:03:20Z">
                <w:bookmarkStart w:colFirst="0" w:colLast="0" w:name="_heading=h.np4hash40tfg" w:id="1196"/>
                <w:bookmarkEnd w:id="1196"/>
              </w:ins>
            </w:sdtContent>
          </w:sdt>
        </w:p>
      </w:sdtContent>
    </w:sdt>
    <w:sdt>
      <w:sdtPr>
        <w:id w:val="-801341359"/>
        <w:tag w:val="goog_rdk_4564"/>
      </w:sdtPr>
      <w:sdtContent>
        <w:p w:rsidR="00000000" w:rsidDel="00000000" w:rsidP="00000000" w:rsidRDefault="00000000" w:rsidRPr="00000000" w14:paraId="000005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3582733"/>
              <w:tag w:val="goog_rdk_4562"/>
            </w:sdtPr>
            <w:sdtContent>
              <w:ins w:author="Anonymous" w:id="66" w:date="2026-09-22T03:03:20Z"/>
              <w:sdt>
                <w:sdtPr>
                  <w:id w:val="1705138233"/>
                  <w:tag w:val="goog_rdk_4563"/>
                </w:sdtPr>
                <w:sdtContent>
                  <w:ins w:author="Anonymous" w:id="66" w:date="2026-09-22T03:03:20Z">
                    <w:r w:rsidDel="00000000" w:rsidR="00000000" w:rsidRPr="00000000">
                      <w:rPr>
                        <w:rtl w:val="0"/>
                      </w:rPr>
                    </w:r>
                  </w:ins>
                </w:sdtContent>
              </w:sdt>
              <w:ins w:author="Anonymous" w:id="66" w:date="2026-09-22T03:03:20Z">
                <w:bookmarkStart w:colFirst="0" w:colLast="0" w:name="_heading=h.guprv25l2pzc" w:id="1197"/>
                <w:bookmarkEnd w:id="1197"/>
              </w:ins>
            </w:sdtContent>
          </w:sdt>
        </w:p>
      </w:sdtContent>
    </w:sdt>
    <w:sdt>
      <w:sdtPr>
        <w:id w:val="-489633861"/>
        <w:tag w:val="goog_rdk_4567"/>
      </w:sdtPr>
      <w:sdtContent>
        <w:p w:rsidR="00000000" w:rsidDel="00000000" w:rsidP="00000000" w:rsidRDefault="00000000" w:rsidRPr="00000000" w14:paraId="000005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9910073"/>
              <w:tag w:val="goog_rdk_4565"/>
            </w:sdtPr>
            <w:sdtContent>
              <w:ins w:author="Anonymous" w:id="66" w:date="2026-09-22T03:03:20Z"/>
              <w:sdt>
                <w:sdtPr>
                  <w:id w:val="1974851943"/>
                  <w:tag w:val="goog_rdk_4566"/>
                </w:sdtPr>
                <w:sdtContent>
                  <w:ins w:author="Anonymous" w:id="66" w:date="2026-09-22T03:03:20Z">
                    <w:r w:rsidDel="00000000" w:rsidR="00000000" w:rsidRPr="00000000">
                      <w:rPr>
                        <w:rtl w:val="0"/>
                      </w:rPr>
                    </w:r>
                  </w:ins>
                </w:sdtContent>
              </w:sdt>
              <w:ins w:author="Anonymous" w:id="66" w:date="2026-09-22T03:03:20Z">
                <w:bookmarkStart w:colFirst="0" w:colLast="0" w:name="_heading=h.y4b398vnhah5" w:id="1198"/>
                <w:bookmarkEnd w:id="1198"/>
              </w:ins>
            </w:sdtContent>
          </w:sdt>
        </w:p>
      </w:sdtContent>
    </w:sdt>
    <w:sdt>
      <w:sdtPr>
        <w:id w:val="-629775074"/>
        <w:tag w:val="goog_rdk_4570"/>
      </w:sdtPr>
      <w:sdtContent>
        <w:p w:rsidR="00000000" w:rsidDel="00000000" w:rsidP="00000000" w:rsidRDefault="00000000" w:rsidRPr="00000000" w14:paraId="000005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5359426"/>
              <w:tag w:val="goog_rdk_4568"/>
            </w:sdtPr>
            <w:sdtContent>
              <w:ins w:author="Anonymous" w:id="66" w:date="2026-09-22T03:03:20Z"/>
              <w:sdt>
                <w:sdtPr>
                  <w:id w:val="-1042826964"/>
                  <w:tag w:val="goog_rdk_4569"/>
                </w:sdtPr>
                <w:sdtContent>
                  <w:ins w:author="Anonymous" w:id="66" w:date="2026-09-22T03:03:20Z">
                    <w:r w:rsidDel="00000000" w:rsidR="00000000" w:rsidRPr="00000000">
                      <w:rPr>
                        <w:rtl w:val="0"/>
                      </w:rPr>
                    </w:r>
                  </w:ins>
                </w:sdtContent>
              </w:sdt>
              <w:ins w:author="Anonymous" w:id="66" w:date="2026-09-22T03:03:20Z">
                <w:bookmarkStart w:colFirst="0" w:colLast="0" w:name="_heading=h.c70c4jbh00wk" w:id="1199"/>
                <w:bookmarkEnd w:id="1199"/>
              </w:ins>
            </w:sdtContent>
          </w:sdt>
        </w:p>
      </w:sdtContent>
    </w:sdt>
    <w:sdt>
      <w:sdtPr>
        <w:id w:val="14882373"/>
        <w:tag w:val="goog_rdk_4573"/>
      </w:sdtPr>
      <w:sdtContent>
        <w:p w:rsidR="00000000" w:rsidDel="00000000" w:rsidP="00000000" w:rsidRDefault="00000000" w:rsidRPr="00000000" w14:paraId="000005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3537612"/>
              <w:tag w:val="goog_rdk_4571"/>
            </w:sdtPr>
            <w:sdtContent>
              <w:ins w:author="Anonymous" w:id="66" w:date="2026-09-22T03:03:20Z"/>
              <w:sdt>
                <w:sdtPr>
                  <w:id w:val="256470674"/>
                  <w:tag w:val="goog_rdk_4572"/>
                </w:sdtPr>
                <w:sdtContent>
                  <w:ins w:author="Anonymous" w:id="66" w:date="2026-09-22T03:03:20Z">
                    <w:r w:rsidDel="00000000" w:rsidR="00000000" w:rsidRPr="00000000">
                      <w:rPr>
                        <w:rtl w:val="0"/>
                      </w:rPr>
                    </w:r>
                  </w:ins>
                </w:sdtContent>
              </w:sdt>
              <w:ins w:author="Anonymous" w:id="66" w:date="2026-09-22T03:03:20Z">
                <w:bookmarkStart w:colFirst="0" w:colLast="0" w:name="_heading=h.2o4rx4wem7nw" w:id="1200"/>
                <w:bookmarkEnd w:id="1200"/>
              </w:ins>
            </w:sdtContent>
          </w:sdt>
        </w:p>
      </w:sdtContent>
    </w:sdt>
    <w:sdt>
      <w:sdtPr>
        <w:id w:val="-1419118393"/>
        <w:tag w:val="goog_rdk_4576"/>
      </w:sdtPr>
      <w:sdtContent>
        <w:p w:rsidR="00000000" w:rsidDel="00000000" w:rsidP="00000000" w:rsidRDefault="00000000" w:rsidRPr="00000000" w14:paraId="000005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2741407"/>
              <w:tag w:val="goog_rdk_4574"/>
            </w:sdtPr>
            <w:sdtContent>
              <w:ins w:author="Anonymous" w:id="66" w:date="2026-09-22T03:03:20Z"/>
              <w:sdt>
                <w:sdtPr>
                  <w:id w:val="784004671"/>
                  <w:tag w:val="goog_rdk_4575"/>
                </w:sdtPr>
                <w:sdtContent>
                  <w:ins w:author="Anonymous" w:id="66" w:date="2026-09-22T03:03:20Z">
                    <w:r w:rsidDel="00000000" w:rsidR="00000000" w:rsidRPr="00000000">
                      <w:rPr>
                        <w:rtl w:val="0"/>
                      </w:rPr>
                    </w:r>
                  </w:ins>
                </w:sdtContent>
              </w:sdt>
              <w:ins w:author="Anonymous" w:id="66" w:date="2026-09-22T03:03:20Z">
                <w:bookmarkStart w:colFirst="0" w:colLast="0" w:name="_heading=h.vnj6onvyubj" w:id="1201"/>
                <w:bookmarkEnd w:id="1201"/>
              </w:ins>
            </w:sdtContent>
          </w:sdt>
        </w:p>
      </w:sdtContent>
    </w:sdt>
    <w:sdt>
      <w:sdtPr>
        <w:id w:val="-1595155117"/>
        <w:tag w:val="goog_rdk_4579"/>
      </w:sdtPr>
      <w:sdtContent>
        <w:p w:rsidR="00000000" w:rsidDel="00000000" w:rsidP="00000000" w:rsidRDefault="00000000" w:rsidRPr="00000000" w14:paraId="000005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3892173"/>
              <w:tag w:val="goog_rdk_4577"/>
            </w:sdtPr>
            <w:sdtContent>
              <w:ins w:author="Anonymous" w:id="66" w:date="2026-09-22T03:03:20Z"/>
              <w:sdt>
                <w:sdtPr>
                  <w:id w:val="-772604805"/>
                  <w:tag w:val="goog_rdk_4578"/>
                </w:sdtPr>
                <w:sdtContent>
                  <w:ins w:author="Anonymous" w:id="66" w:date="2026-09-22T03:03:20Z">
                    <w:r w:rsidDel="00000000" w:rsidR="00000000" w:rsidRPr="00000000">
                      <w:rPr>
                        <w:rtl w:val="0"/>
                      </w:rPr>
                    </w:r>
                  </w:ins>
                </w:sdtContent>
              </w:sdt>
              <w:ins w:author="Anonymous" w:id="66" w:date="2026-09-22T03:03:20Z">
                <w:bookmarkStart w:colFirst="0" w:colLast="0" w:name="_heading=h.unkyxrd3gty" w:id="1202"/>
                <w:bookmarkEnd w:id="1202"/>
              </w:ins>
            </w:sdtContent>
          </w:sdt>
        </w:p>
      </w:sdtContent>
    </w:sdt>
    <w:sdt>
      <w:sdtPr>
        <w:id w:val="-309368426"/>
        <w:tag w:val="goog_rdk_4582"/>
      </w:sdtPr>
      <w:sdtContent>
        <w:p w:rsidR="00000000" w:rsidDel="00000000" w:rsidP="00000000" w:rsidRDefault="00000000" w:rsidRPr="00000000" w14:paraId="000005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6817406"/>
              <w:tag w:val="goog_rdk_4580"/>
            </w:sdtPr>
            <w:sdtContent>
              <w:ins w:author="Anonymous" w:id="66" w:date="2026-09-22T03:03:20Z"/>
              <w:sdt>
                <w:sdtPr>
                  <w:id w:val="761386526"/>
                  <w:tag w:val="goog_rdk_4581"/>
                </w:sdtPr>
                <w:sdtContent>
                  <w:ins w:author="Anonymous" w:id="66" w:date="2026-09-22T03:03:20Z">
                    <w:r w:rsidDel="00000000" w:rsidR="00000000" w:rsidRPr="00000000">
                      <w:rPr>
                        <w:rtl w:val="0"/>
                      </w:rPr>
                    </w:r>
                  </w:ins>
                </w:sdtContent>
              </w:sdt>
              <w:ins w:author="Anonymous" w:id="66" w:date="2026-09-22T03:03:20Z">
                <w:bookmarkStart w:colFirst="0" w:colLast="0" w:name="_heading=h.5rw6e8gbs2wp" w:id="1203"/>
                <w:bookmarkEnd w:id="1203"/>
              </w:ins>
            </w:sdtContent>
          </w:sdt>
        </w:p>
      </w:sdtContent>
    </w:sdt>
    <w:sdt>
      <w:sdtPr>
        <w:id w:val="124455657"/>
        <w:tag w:val="goog_rdk_4585"/>
      </w:sdtPr>
      <w:sdtContent>
        <w:p w:rsidR="00000000" w:rsidDel="00000000" w:rsidP="00000000" w:rsidRDefault="00000000" w:rsidRPr="00000000" w14:paraId="000005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3313708"/>
              <w:tag w:val="goog_rdk_4583"/>
            </w:sdtPr>
            <w:sdtContent>
              <w:ins w:author="Anonymous" w:id="66" w:date="2026-09-22T03:03:20Z"/>
              <w:sdt>
                <w:sdtPr>
                  <w:id w:val="-903262683"/>
                  <w:tag w:val="goog_rdk_4584"/>
                </w:sdtPr>
                <w:sdtContent>
                  <w:ins w:author="Anonymous" w:id="66" w:date="2026-09-22T03:03:20Z">
                    <w:r w:rsidDel="00000000" w:rsidR="00000000" w:rsidRPr="00000000">
                      <w:rPr>
                        <w:rtl w:val="0"/>
                      </w:rPr>
                    </w:r>
                  </w:ins>
                </w:sdtContent>
              </w:sdt>
              <w:ins w:author="Anonymous" w:id="66" w:date="2026-09-22T03:03:20Z">
                <w:bookmarkStart w:colFirst="0" w:colLast="0" w:name="_heading=h.5y3adjymzk8n" w:id="1204"/>
                <w:bookmarkEnd w:id="1204"/>
              </w:ins>
            </w:sdtContent>
          </w:sdt>
        </w:p>
      </w:sdtContent>
    </w:sdt>
    <w:sdt>
      <w:sdtPr>
        <w:id w:val="-1567967032"/>
        <w:tag w:val="goog_rdk_4588"/>
      </w:sdtPr>
      <w:sdtContent>
        <w:p w:rsidR="00000000" w:rsidDel="00000000" w:rsidP="00000000" w:rsidRDefault="00000000" w:rsidRPr="00000000" w14:paraId="000005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8155491"/>
              <w:tag w:val="goog_rdk_4586"/>
            </w:sdtPr>
            <w:sdtContent>
              <w:ins w:author="Anonymous" w:id="66" w:date="2026-09-22T03:03:20Z"/>
              <w:sdt>
                <w:sdtPr>
                  <w:id w:val="878919011"/>
                  <w:tag w:val="goog_rdk_4587"/>
                </w:sdtPr>
                <w:sdtContent>
                  <w:ins w:author="Anonymous" w:id="66" w:date="2026-09-22T03:03:20Z">
                    <w:r w:rsidDel="00000000" w:rsidR="00000000" w:rsidRPr="00000000">
                      <w:rPr>
                        <w:rtl w:val="0"/>
                      </w:rPr>
                    </w:r>
                  </w:ins>
                </w:sdtContent>
              </w:sdt>
              <w:ins w:author="Anonymous" w:id="66" w:date="2026-09-22T03:03:20Z">
                <w:bookmarkStart w:colFirst="0" w:colLast="0" w:name="_heading=h.slxv0kz2j6fq" w:id="1205"/>
                <w:bookmarkEnd w:id="1205"/>
              </w:ins>
            </w:sdtContent>
          </w:sdt>
        </w:p>
      </w:sdtContent>
    </w:sdt>
    <w:sdt>
      <w:sdtPr>
        <w:id w:val="905676748"/>
        <w:tag w:val="goog_rdk_4591"/>
      </w:sdtPr>
      <w:sdtContent>
        <w:p w:rsidR="00000000" w:rsidDel="00000000" w:rsidP="00000000" w:rsidRDefault="00000000" w:rsidRPr="00000000" w14:paraId="000006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7223672"/>
              <w:tag w:val="goog_rdk_4589"/>
            </w:sdtPr>
            <w:sdtContent>
              <w:ins w:author="Anonymous" w:id="66" w:date="2026-09-22T03:03:20Z"/>
              <w:sdt>
                <w:sdtPr>
                  <w:id w:val="548468377"/>
                  <w:tag w:val="goog_rdk_4590"/>
                </w:sdtPr>
                <w:sdtContent>
                  <w:ins w:author="Anonymous" w:id="66" w:date="2026-09-22T03:03:20Z">
                    <w:r w:rsidDel="00000000" w:rsidR="00000000" w:rsidRPr="00000000">
                      <w:rPr>
                        <w:rtl w:val="0"/>
                      </w:rPr>
                    </w:r>
                  </w:ins>
                </w:sdtContent>
              </w:sdt>
              <w:ins w:author="Anonymous" w:id="66" w:date="2026-09-22T03:03:20Z">
                <w:bookmarkStart w:colFirst="0" w:colLast="0" w:name="_heading=h.blym49kcskd" w:id="1206"/>
                <w:bookmarkEnd w:id="1206"/>
              </w:ins>
            </w:sdtContent>
          </w:sdt>
        </w:p>
      </w:sdtContent>
    </w:sdt>
    <w:sdt>
      <w:sdtPr>
        <w:id w:val="-20509831"/>
        <w:tag w:val="goog_rdk_4594"/>
      </w:sdtPr>
      <w:sdtContent>
        <w:p w:rsidR="00000000" w:rsidDel="00000000" w:rsidP="00000000" w:rsidRDefault="00000000" w:rsidRPr="00000000" w14:paraId="000006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1346604"/>
              <w:tag w:val="goog_rdk_4592"/>
            </w:sdtPr>
            <w:sdtContent>
              <w:ins w:author="Anonymous" w:id="66" w:date="2026-09-22T03:03:20Z"/>
              <w:sdt>
                <w:sdtPr>
                  <w:id w:val="995983449"/>
                  <w:tag w:val="goog_rdk_4593"/>
                </w:sdtPr>
                <w:sdtContent>
                  <w:ins w:author="Anonymous" w:id="66" w:date="2026-09-22T03:03:20Z">
                    <w:r w:rsidDel="00000000" w:rsidR="00000000" w:rsidRPr="00000000">
                      <w:rPr>
                        <w:rtl w:val="0"/>
                      </w:rPr>
                    </w:r>
                  </w:ins>
                </w:sdtContent>
              </w:sdt>
              <w:ins w:author="Anonymous" w:id="66" w:date="2026-09-22T03:03:20Z">
                <w:bookmarkStart w:colFirst="0" w:colLast="0" w:name="_heading=h.deu7qx47vebb" w:id="1207"/>
                <w:bookmarkEnd w:id="1207"/>
              </w:ins>
            </w:sdtContent>
          </w:sdt>
        </w:p>
      </w:sdtContent>
    </w:sdt>
    <w:sdt>
      <w:sdtPr>
        <w:id w:val="1091078268"/>
        <w:tag w:val="goog_rdk_4597"/>
      </w:sdtPr>
      <w:sdtContent>
        <w:p w:rsidR="00000000" w:rsidDel="00000000" w:rsidP="00000000" w:rsidRDefault="00000000" w:rsidRPr="00000000" w14:paraId="000006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921068"/>
              <w:tag w:val="goog_rdk_4595"/>
            </w:sdtPr>
            <w:sdtContent>
              <w:ins w:author="Anonymous" w:id="66" w:date="2026-09-22T03:03:20Z"/>
              <w:sdt>
                <w:sdtPr>
                  <w:id w:val="312254422"/>
                  <w:tag w:val="goog_rdk_4596"/>
                </w:sdtPr>
                <w:sdtContent>
                  <w:ins w:author="Anonymous" w:id="66" w:date="2026-09-22T03:03:20Z">
                    <w:r w:rsidDel="00000000" w:rsidR="00000000" w:rsidRPr="00000000">
                      <w:rPr>
                        <w:rtl w:val="0"/>
                      </w:rPr>
                    </w:r>
                  </w:ins>
                </w:sdtContent>
              </w:sdt>
              <w:ins w:author="Anonymous" w:id="66" w:date="2026-09-22T03:03:20Z">
                <w:bookmarkStart w:colFirst="0" w:colLast="0" w:name="_heading=h.g9k3tqk7ka00" w:id="1208"/>
                <w:bookmarkEnd w:id="1208"/>
              </w:ins>
            </w:sdtContent>
          </w:sdt>
        </w:p>
      </w:sdtContent>
    </w:sdt>
    <w:sdt>
      <w:sdtPr>
        <w:id w:val="-1568278374"/>
        <w:tag w:val="goog_rdk_4600"/>
      </w:sdtPr>
      <w:sdtContent>
        <w:p w:rsidR="00000000" w:rsidDel="00000000" w:rsidP="00000000" w:rsidRDefault="00000000" w:rsidRPr="00000000" w14:paraId="000006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0099770"/>
              <w:tag w:val="goog_rdk_4598"/>
            </w:sdtPr>
            <w:sdtContent>
              <w:ins w:author="Anonymous" w:id="66" w:date="2026-09-22T03:03:20Z"/>
              <w:sdt>
                <w:sdtPr>
                  <w:id w:val="1957737152"/>
                  <w:tag w:val="goog_rdk_4599"/>
                </w:sdtPr>
                <w:sdtContent>
                  <w:ins w:author="Anonymous" w:id="66" w:date="2026-09-22T03:03:20Z">
                    <w:r w:rsidDel="00000000" w:rsidR="00000000" w:rsidRPr="00000000">
                      <w:rPr>
                        <w:rtl w:val="0"/>
                      </w:rPr>
                    </w:r>
                  </w:ins>
                </w:sdtContent>
              </w:sdt>
              <w:ins w:author="Anonymous" w:id="66" w:date="2026-09-22T03:03:20Z">
                <w:bookmarkStart w:colFirst="0" w:colLast="0" w:name="_heading=h.2jd7clrymww5" w:id="1209"/>
                <w:bookmarkEnd w:id="1209"/>
              </w:ins>
            </w:sdtContent>
          </w:sdt>
        </w:p>
      </w:sdtContent>
    </w:sdt>
    <w:sdt>
      <w:sdtPr>
        <w:id w:val="-1116283870"/>
        <w:tag w:val="goog_rdk_4603"/>
      </w:sdtPr>
      <w:sdtContent>
        <w:p w:rsidR="00000000" w:rsidDel="00000000" w:rsidP="00000000" w:rsidRDefault="00000000" w:rsidRPr="00000000" w14:paraId="000006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8167720"/>
              <w:tag w:val="goog_rdk_4601"/>
            </w:sdtPr>
            <w:sdtContent>
              <w:ins w:author="Anonymous" w:id="66" w:date="2026-09-22T03:03:20Z"/>
              <w:sdt>
                <w:sdtPr>
                  <w:id w:val="704731900"/>
                  <w:tag w:val="goog_rdk_4602"/>
                </w:sdtPr>
                <w:sdtContent>
                  <w:ins w:author="Anonymous" w:id="66" w:date="2026-09-22T03:03:20Z">
                    <w:r w:rsidDel="00000000" w:rsidR="00000000" w:rsidRPr="00000000">
                      <w:rPr>
                        <w:rtl w:val="0"/>
                      </w:rPr>
                    </w:r>
                  </w:ins>
                </w:sdtContent>
              </w:sdt>
              <w:ins w:author="Anonymous" w:id="66" w:date="2026-09-22T03:03:20Z">
                <w:bookmarkStart w:colFirst="0" w:colLast="0" w:name="_heading=h.gb78mk5ab44h" w:id="1210"/>
                <w:bookmarkEnd w:id="1210"/>
              </w:ins>
            </w:sdtContent>
          </w:sdt>
        </w:p>
      </w:sdtContent>
    </w:sdt>
    <w:sdt>
      <w:sdtPr>
        <w:id w:val="1969413245"/>
        <w:tag w:val="goog_rdk_4606"/>
      </w:sdtPr>
      <w:sdtContent>
        <w:p w:rsidR="00000000" w:rsidDel="00000000" w:rsidP="00000000" w:rsidRDefault="00000000" w:rsidRPr="00000000" w14:paraId="000006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7020416"/>
              <w:tag w:val="goog_rdk_4604"/>
            </w:sdtPr>
            <w:sdtContent>
              <w:ins w:author="Anonymous" w:id="66" w:date="2026-09-22T03:03:20Z"/>
              <w:sdt>
                <w:sdtPr>
                  <w:id w:val="711784272"/>
                  <w:tag w:val="goog_rdk_4605"/>
                </w:sdtPr>
                <w:sdtContent>
                  <w:ins w:author="Anonymous" w:id="66" w:date="2026-09-22T03:03:20Z">
                    <w:r w:rsidDel="00000000" w:rsidR="00000000" w:rsidRPr="00000000">
                      <w:rPr>
                        <w:rtl w:val="0"/>
                      </w:rPr>
                    </w:r>
                  </w:ins>
                </w:sdtContent>
              </w:sdt>
              <w:ins w:author="Anonymous" w:id="66" w:date="2026-09-22T03:03:20Z">
                <w:bookmarkStart w:colFirst="0" w:colLast="0" w:name="_heading=h.kf0kd8k1nptw" w:id="1211"/>
                <w:bookmarkEnd w:id="1211"/>
              </w:ins>
            </w:sdtContent>
          </w:sdt>
        </w:p>
      </w:sdtContent>
    </w:sdt>
    <w:sdt>
      <w:sdtPr>
        <w:id w:val="725761508"/>
        <w:tag w:val="goog_rdk_4609"/>
      </w:sdtPr>
      <w:sdtContent>
        <w:p w:rsidR="00000000" w:rsidDel="00000000" w:rsidP="00000000" w:rsidRDefault="00000000" w:rsidRPr="00000000" w14:paraId="000006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902739"/>
              <w:tag w:val="goog_rdk_4607"/>
            </w:sdtPr>
            <w:sdtContent>
              <w:ins w:author="Anonymous" w:id="66" w:date="2026-09-22T03:03:20Z"/>
              <w:sdt>
                <w:sdtPr>
                  <w:id w:val="1281290301"/>
                  <w:tag w:val="goog_rdk_4608"/>
                </w:sdtPr>
                <w:sdtContent>
                  <w:ins w:author="Anonymous" w:id="66" w:date="2026-09-22T03:03:20Z">
                    <w:r w:rsidDel="00000000" w:rsidR="00000000" w:rsidRPr="00000000">
                      <w:rPr>
                        <w:rtl w:val="0"/>
                      </w:rPr>
                    </w:r>
                  </w:ins>
                </w:sdtContent>
              </w:sdt>
              <w:ins w:author="Anonymous" w:id="66" w:date="2026-09-22T03:03:20Z">
                <w:bookmarkStart w:colFirst="0" w:colLast="0" w:name="_heading=h.lm9jv1m8zou4" w:id="1212"/>
                <w:bookmarkEnd w:id="1212"/>
              </w:ins>
            </w:sdtContent>
          </w:sdt>
        </w:p>
      </w:sdtContent>
    </w:sdt>
    <w:sdt>
      <w:sdtPr>
        <w:id w:val="-1454758807"/>
        <w:tag w:val="goog_rdk_4612"/>
      </w:sdtPr>
      <w:sdtContent>
        <w:p w:rsidR="00000000" w:rsidDel="00000000" w:rsidP="00000000" w:rsidRDefault="00000000" w:rsidRPr="00000000" w14:paraId="000006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6858868"/>
              <w:tag w:val="goog_rdk_4610"/>
            </w:sdtPr>
            <w:sdtContent>
              <w:ins w:author="Anonymous" w:id="66" w:date="2026-09-22T03:03:20Z"/>
              <w:sdt>
                <w:sdtPr>
                  <w:id w:val="-210448382"/>
                  <w:tag w:val="goog_rdk_4611"/>
                </w:sdtPr>
                <w:sdtContent>
                  <w:ins w:author="Anonymous" w:id="66" w:date="2026-09-22T03:03:20Z">
                    <w:r w:rsidDel="00000000" w:rsidR="00000000" w:rsidRPr="00000000">
                      <w:rPr>
                        <w:rtl w:val="0"/>
                      </w:rPr>
                    </w:r>
                  </w:ins>
                </w:sdtContent>
              </w:sdt>
              <w:ins w:author="Anonymous" w:id="66" w:date="2026-09-22T03:03:20Z">
                <w:bookmarkStart w:colFirst="0" w:colLast="0" w:name="_heading=h.vmkp0bi5b4en" w:id="1213"/>
                <w:bookmarkEnd w:id="1213"/>
              </w:ins>
            </w:sdtContent>
          </w:sdt>
        </w:p>
      </w:sdtContent>
    </w:sdt>
    <w:sdt>
      <w:sdtPr>
        <w:id w:val="-2112969855"/>
        <w:tag w:val="goog_rdk_4615"/>
      </w:sdtPr>
      <w:sdtContent>
        <w:p w:rsidR="00000000" w:rsidDel="00000000" w:rsidP="00000000" w:rsidRDefault="00000000" w:rsidRPr="00000000" w14:paraId="000006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8301191"/>
              <w:tag w:val="goog_rdk_4613"/>
            </w:sdtPr>
            <w:sdtContent>
              <w:ins w:author="Anonymous" w:id="66" w:date="2026-09-22T03:03:20Z"/>
              <w:sdt>
                <w:sdtPr>
                  <w:id w:val="1941712795"/>
                  <w:tag w:val="goog_rdk_4614"/>
                </w:sdtPr>
                <w:sdtContent>
                  <w:ins w:author="Anonymous" w:id="66" w:date="2026-09-22T03:03:20Z">
                    <w:r w:rsidDel="00000000" w:rsidR="00000000" w:rsidRPr="00000000">
                      <w:rPr>
                        <w:rtl w:val="0"/>
                      </w:rPr>
                    </w:r>
                  </w:ins>
                </w:sdtContent>
              </w:sdt>
              <w:ins w:author="Anonymous" w:id="66" w:date="2026-09-22T03:03:20Z">
                <w:bookmarkStart w:colFirst="0" w:colLast="0" w:name="_heading=h.idt2cfo0lofq" w:id="1214"/>
                <w:bookmarkEnd w:id="1214"/>
              </w:ins>
            </w:sdtContent>
          </w:sdt>
        </w:p>
      </w:sdtContent>
    </w:sdt>
    <w:sdt>
      <w:sdtPr>
        <w:id w:val="-1444633903"/>
        <w:tag w:val="goog_rdk_4618"/>
      </w:sdtPr>
      <w:sdtContent>
        <w:p w:rsidR="00000000" w:rsidDel="00000000" w:rsidP="00000000" w:rsidRDefault="00000000" w:rsidRPr="00000000" w14:paraId="000006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6388582"/>
              <w:tag w:val="goog_rdk_4616"/>
            </w:sdtPr>
            <w:sdtContent>
              <w:ins w:author="Anonymous" w:id="66" w:date="2026-09-22T03:03:20Z"/>
              <w:sdt>
                <w:sdtPr>
                  <w:id w:val="-1244434784"/>
                  <w:tag w:val="goog_rdk_4617"/>
                </w:sdtPr>
                <w:sdtContent>
                  <w:ins w:author="Anonymous" w:id="66" w:date="2026-09-22T03:03:20Z">
                    <w:r w:rsidDel="00000000" w:rsidR="00000000" w:rsidRPr="00000000">
                      <w:rPr>
                        <w:rtl w:val="0"/>
                      </w:rPr>
                    </w:r>
                  </w:ins>
                </w:sdtContent>
              </w:sdt>
              <w:ins w:author="Anonymous" w:id="66" w:date="2026-09-22T03:03:20Z">
                <w:bookmarkStart w:colFirst="0" w:colLast="0" w:name="_heading=h.euwp0je5tc9r" w:id="1215"/>
                <w:bookmarkEnd w:id="1215"/>
              </w:ins>
            </w:sdtContent>
          </w:sdt>
        </w:p>
      </w:sdtContent>
    </w:sdt>
    <w:sdt>
      <w:sdtPr>
        <w:id w:val="1152224943"/>
        <w:tag w:val="goog_rdk_4621"/>
      </w:sdtPr>
      <w:sdtContent>
        <w:p w:rsidR="00000000" w:rsidDel="00000000" w:rsidP="00000000" w:rsidRDefault="00000000" w:rsidRPr="00000000" w14:paraId="000006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863086"/>
              <w:tag w:val="goog_rdk_4619"/>
            </w:sdtPr>
            <w:sdtContent>
              <w:ins w:author="Anonymous" w:id="66" w:date="2026-09-22T03:03:20Z"/>
              <w:sdt>
                <w:sdtPr>
                  <w:id w:val="662126589"/>
                  <w:tag w:val="goog_rdk_4620"/>
                </w:sdtPr>
                <w:sdtContent>
                  <w:ins w:author="Anonymous" w:id="66" w:date="2026-09-22T03:03:20Z">
                    <w:r w:rsidDel="00000000" w:rsidR="00000000" w:rsidRPr="00000000">
                      <w:rPr>
                        <w:rtl w:val="0"/>
                      </w:rPr>
                    </w:r>
                  </w:ins>
                </w:sdtContent>
              </w:sdt>
              <w:ins w:author="Anonymous" w:id="66" w:date="2026-09-22T03:03:20Z">
                <w:bookmarkStart w:colFirst="0" w:colLast="0" w:name="_heading=h.xwpbuas1shuf" w:id="1216"/>
                <w:bookmarkEnd w:id="1216"/>
              </w:ins>
            </w:sdtContent>
          </w:sdt>
        </w:p>
      </w:sdtContent>
    </w:sdt>
    <w:sdt>
      <w:sdtPr>
        <w:id w:val="-42542038"/>
        <w:tag w:val="goog_rdk_4624"/>
      </w:sdtPr>
      <w:sdtContent>
        <w:p w:rsidR="00000000" w:rsidDel="00000000" w:rsidP="00000000" w:rsidRDefault="00000000" w:rsidRPr="00000000" w14:paraId="000006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9308195"/>
              <w:tag w:val="goog_rdk_4622"/>
            </w:sdtPr>
            <w:sdtContent>
              <w:ins w:author="Anonymous" w:id="66" w:date="2026-09-22T03:03:20Z"/>
              <w:sdt>
                <w:sdtPr>
                  <w:id w:val="726074150"/>
                  <w:tag w:val="goog_rdk_4623"/>
                </w:sdtPr>
                <w:sdtContent>
                  <w:ins w:author="Anonymous" w:id="66" w:date="2026-09-22T03:03:20Z">
                    <w:r w:rsidDel="00000000" w:rsidR="00000000" w:rsidRPr="00000000">
                      <w:rPr>
                        <w:rtl w:val="0"/>
                      </w:rPr>
                    </w:r>
                  </w:ins>
                </w:sdtContent>
              </w:sdt>
              <w:ins w:author="Anonymous" w:id="66" w:date="2026-09-22T03:03:20Z">
                <w:bookmarkStart w:colFirst="0" w:colLast="0" w:name="_heading=h.7mlvjepoz0jw" w:id="1217"/>
                <w:bookmarkEnd w:id="1217"/>
              </w:ins>
            </w:sdtContent>
          </w:sdt>
        </w:p>
      </w:sdtContent>
    </w:sdt>
    <w:sdt>
      <w:sdtPr>
        <w:id w:val="-1063822493"/>
        <w:tag w:val="goog_rdk_4627"/>
      </w:sdtPr>
      <w:sdtContent>
        <w:p w:rsidR="00000000" w:rsidDel="00000000" w:rsidP="00000000" w:rsidRDefault="00000000" w:rsidRPr="00000000" w14:paraId="000006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4190113"/>
              <w:tag w:val="goog_rdk_4625"/>
            </w:sdtPr>
            <w:sdtContent>
              <w:ins w:author="Anonymous" w:id="66" w:date="2026-09-22T03:03:20Z"/>
              <w:sdt>
                <w:sdtPr>
                  <w:id w:val="164229029"/>
                  <w:tag w:val="goog_rdk_4626"/>
                </w:sdtPr>
                <w:sdtContent>
                  <w:ins w:author="Anonymous" w:id="66" w:date="2026-09-22T03:03:20Z">
                    <w:r w:rsidDel="00000000" w:rsidR="00000000" w:rsidRPr="00000000">
                      <w:rPr>
                        <w:rtl w:val="0"/>
                      </w:rPr>
                    </w:r>
                  </w:ins>
                </w:sdtContent>
              </w:sdt>
              <w:ins w:author="Anonymous" w:id="66" w:date="2026-09-22T03:03:20Z">
                <w:bookmarkStart w:colFirst="0" w:colLast="0" w:name="_heading=h.qtd9z4ddk3i" w:id="1218"/>
                <w:bookmarkEnd w:id="1218"/>
              </w:ins>
            </w:sdtContent>
          </w:sdt>
        </w:p>
      </w:sdtContent>
    </w:sdt>
    <w:sdt>
      <w:sdtPr>
        <w:id w:val="1546934473"/>
        <w:tag w:val="goog_rdk_4630"/>
      </w:sdtPr>
      <w:sdtContent>
        <w:p w:rsidR="00000000" w:rsidDel="00000000" w:rsidP="00000000" w:rsidRDefault="00000000" w:rsidRPr="00000000" w14:paraId="000006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4388995"/>
              <w:tag w:val="goog_rdk_4628"/>
            </w:sdtPr>
            <w:sdtContent>
              <w:ins w:author="Anonymous" w:id="66" w:date="2026-09-22T03:03:20Z"/>
              <w:sdt>
                <w:sdtPr>
                  <w:id w:val="-587264573"/>
                  <w:tag w:val="goog_rdk_4629"/>
                </w:sdtPr>
                <w:sdtContent>
                  <w:ins w:author="Anonymous" w:id="66" w:date="2026-09-22T03:03:20Z">
                    <w:r w:rsidDel="00000000" w:rsidR="00000000" w:rsidRPr="00000000">
                      <w:rPr>
                        <w:rtl w:val="0"/>
                      </w:rPr>
                    </w:r>
                  </w:ins>
                </w:sdtContent>
              </w:sdt>
              <w:ins w:author="Anonymous" w:id="66" w:date="2026-09-22T03:03:20Z">
                <w:bookmarkStart w:colFirst="0" w:colLast="0" w:name="_heading=h.anb43lsk8dol" w:id="1219"/>
                <w:bookmarkEnd w:id="1219"/>
              </w:ins>
            </w:sdtContent>
          </w:sdt>
        </w:p>
      </w:sdtContent>
    </w:sdt>
    <w:sdt>
      <w:sdtPr>
        <w:id w:val="1582862729"/>
        <w:tag w:val="goog_rdk_4633"/>
      </w:sdtPr>
      <w:sdtContent>
        <w:p w:rsidR="00000000" w:rsidDel="00000000" w:rsidP="00000000" w:rsidRDefault="00000000" w:rsidRPr="00000000" w14:paraId="000006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3854618"/>
              <w:tag w:val="goog_rdk_4631"/>
            </w:sdtPr>
            <w:sdtContent>
              <w:ins w:author="Anonymous" w:id="66" w:date="2026-09-22T03:03:20Z"/>
              <w:sdt>
                <w:sdtPr>
                  <w:id w:val="251790317"/>
                  <w:tag w:val="goog_rdk_4632"/>
                </w:sdtPr>
                <w:sdtContent>
                  <w:ins w:author="Anonymous" w:id="66" w:date="2026-09-22T03:03:20Z">
                    <w:r w:rsidDel="00000000" w:rsidR="00000000" w:rsidRPr="00000000">
                      <w:rPr>
                        <w:rtl w:val="0"/>
                      </w:rPr>
                    </w:r>
                  </w:ins>
                </w:sdtContent>
              </w:sdt>
              <w:ins w:author="Anonymous" w:id="66" w:date="2026-09-22T03:03:20Z">
                <w:bookmarkStart w:colFirst="0" w:colLast="0" w:name="_heading=h.zcjhrkt5hfyv" w:id="1220"/>
                <w:bookmarkEnd w:id="1220"/>
              </w:ins>
            </w:sdtContent>
          </w:sdt>
        </w:p>
      </w:sdtContent>
    </w:sdt>
    <w:sdt>
      <w:sdtPr>
        <w:id w:val="-2096696310"/>
        <w:tag w:val="goog_rdk_4636"/>
      </w:sdtPr>
      <w:sdtContent>
        <w:p w:rsidR="00000000" w:rsidDel="00000000" w:rsidP="00000000" w:rsidRDefault="00000000" w:rsidRPr="00000000" w14:paraId="000006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09839158"/>
              <w:tag w:val="goog_rdk_4634"/>
            </w:sdtPr>
            <w:sdtContent>
              <w:ins w:author="Anonymous" w:id="66" w:date="2026-09-22T03:03:20Z"/>
              <w:sdt>
                <w:sdtPr>
                  <w:id w:val="-879841916"/>
                  <w:tag w:val="goog_rdk_4635"/>
                </w:sdtPr>
                <w:sdtContent>
                  <w:ins w:author="Anonymous" w:id="66" w:date="2026-09-22T03:03:20Z">
                    <w:r w:rsidDel="00000000" w:rsidR="00000000" w:rsidRPr="00000000">
                      <w:rPr>
                        <w:rtl w:val="0"/>
                      </w:rPr>
                    </w:r>
                  </w:ins>
                </w:sdtContent>
              </w:sdt>
              <w:ins w:author="Anonymous" w:id="66" w:date="2026-09-22T03:03:20Z">
                <w:bookmarkStart w:colFirst="0" w:colLast="0" w:name="_heading=h.ia00y8c9q60l" w:id="1221"/>
                <w:bookmarkEnd w:id="1221"/>
              </w:ins>
            </w:sdtContent>
          </w:sdt>
        </w:p>
      </w:sdtContent>
    </w:sdt>
    <w:sdt>
      <w:sdtPr>
        <w:id w:val="670250098"/>
        <w:tag w:val="goog_rdk_4639"/>
      </w:sdtPr>
      <w:sdtContent>
        <w:p w:rsidR="00000000" w:rsidDel="00000000" w:rsidP="00000000" w:rsidRDefault="00000000" w:rsidRPr="00000000" w14:paraId="000006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6866710"/>
              <w:tag w:val="goog_rdk_4637"/>
            </w:sdtPr>
            <w:sdtContent>
              <w:ins w:author="Anonymous" w:id="66" w:date="2026-09-22T03:03:20Z"/>
              <w:sdt>
                <w:sdtPr>
                  <w:id w:val="862816612"/>
                  <w:tag w:val="goog_rdk_4638"/>
                </w:sdtPr>
                <w:sdtContent>
                  <w:ins w:author="Anonymous" w:id="66" w:date="2026-09-22T03:03:20Z">
                    <w:r w:rsidDel="00000000" w:rsidR="00000000" w:rsidRPr="00000000">
                      <w:rPr>
                        <w:rtl w:val="0"/>
                      </w:rPr>
                    </w:r>
                  </w:ins>
                </w:sdtContent>
              </w:sdt>
              <w:ins w:author="Anonymous" w:id="66" w:date="2026-09-22T03:03:20Z">
                <w:bookmarkStart w:colFirst="0" w:colLast="0" w:name="_heading=h.fn2tkmm5vxto" w:id="1222"/>
                <w:bookmarkEnd w:id="1222"/>
              </w:ins>
            </w:sdtContent>
          </w:sdt>
        </w:p>
      </w:sdtContent>
    </w:sdt>
    <w:sdt>
      <w:sdtPr>
        <w:id w:val="-2033570588"/>
        <w:tag w:val="goog_rdk_4642"/>
      </w:sdtPr>
      <w:sdtContent>
        <w:p w:rsidR="00000000" w:rsidDel="00000000" w:rsidP="00000000" w:rsidRDefault="00000000" w:rsidRPr="00000000" w14:paraId="000006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2086159"/>
              <w:tag w:val="goog_rdk_4640"/>
            </w:sdtPr>
            <w:sdtContent>
              <w:ins w:author="Anonymous" w:id="66" w:date="2026-09-22T03:03:20Z"/>
              <w:sdt>
                <w:sdtPr>
                  <w:id w:val="940765402"/>
                  <w:tag w:val="goog_rdk_4641"/>
                </w:sdtPr>
                <w:sdtContent>
                  <w:ins w:author="Anonymous" w:id="66" w:date="2026-09-22T03:03:20Z">
                    <w:r w:rsidDel="00000000" w:rsidR="00000000" w:rsidRPr="00000000">
                      <w:rPr>
                        <w:rtl w:val="0"/>
                      </w:rPr>
                    </w:r>
                  </w:ins>
                </w:sdtContent>
              </w:sdt>
              <w:ins w:author="Anonymous" w:id="66" w:date="2026-09-22T03:03:20Z">
                <w:bookmarkStart w:colFirst="0" w:colLast="0" w:name="_heading=h.u5tbjvi6h8cw" w:id="1223"/>
                <w:bookmarkEnd w:id="1223"/>
              </w:ins>
            </w:sdtContent>
          </w:sdt>
        </w:p>
      </w:sdtContent>
    </w:sdt>
    <w:sdt>
      <w:sdtPr>
        <w:id w:val="-365686294"/>
        <w:tag w:val="goog_rdk_4645"/>
      </w:sdtPr>
      <w:sdtContent>
        <w:p w:rsidR="00000000" w:rsidDel="00000000" w:rsidP="00000000" w:rsidRDefault="00000000" w:rsidRPr="00000000" w14:paraId="000006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7657581"/>
              <w:tag w:val="goog_rdk_4643"/>
            </w:sdtPr>
            <w:sdtContent>
              <w:ins w:author="Anonymous" w:id="66" w:date="2026-09-22T03:03:20Z"/>
              <w:sdt>
                <w:sdtPr>
                  <w:id w:val="-990174122"/>
                  <w:tag w:val="goog_rdk_4644"/>
                </w:sdtPr>
                <w:sdtContent>
                  <w:ins w:author="Anonymous" w:id="66" w:date="2026-09-22T03:03:20Z">
                    <w:r w:rsidDel="00000000" w:rsidR="00000000" w:rsidRPr="00000000">
                      <w:rPr>
                        <w:rtl w:val="0"/>
                      </w:rPr>
                    </w:r>
                  </w:ins>
                </w:sdtContent>
              </w:sdt>
              <w:ins w:author="Anonymous" w:id="66" w:date="2026-09-22T03:03:20Z">
                <w:bookmarkStart w:colFirst="0" w:colLast="0" w:name="_heading=h.9if516gpk8x6" w:id="1224"/>
                <w:bookmarkEnd w:id="1224"/>
              </w:ins>
            </w:sdtContent>
          </w:sdt>
        </w:p>
      </w:sdtContent>
    </w:sdt>
    <w:sdt>
      <w:sdtPr>
        <w:id w:val="-1392872299"/>
        <w:tag w:val="goog_rdk_4648"/>
      </w:sdtPr>
      <w:sdtContent>
        <w:p w:rsidR="00000000" w:rsidDel="00000000" w:rsidP="00000000" w:rsidRDefault="00000000" w:rsidRPr="00000000" w14:paraId="000006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1289537"/>
              <w:tag w:val="goog_rdk_4646"/>
            </w:sdtPr>
            <w:sdtContent>
              <w:ins w:author="Anonymous" w:id="66" w:date="2026-09-22T03:03:20Z"/>
              <w:sdt>
                <w:sdtPr>
                  <w:id w:val="1133323524"/>
                  <w:tag w:val="goog_rdk_4647"/>
                </w:sdtPr>
                <w:sdtContent>
                  <w:ins w:author="Anonymous" w:id="66" w:date="2026-09-22T03:03:20Z">
                    <w:r w:rsidDel="00000000" w:rsidR="00000000" w:rsidRPr="00000000">
                      <w:rPr>
                        <w:rtl w:val="0"/>
                      </w:rPr>
                    </w:r>
                  </w:ins>
                </w:sdtContent>
              </w:sdt>
              <w:ins w:author="Anonymous" w:id="66" w:date="2026-09-22T03:03:20Z">
                <w:bookmarkStart w:colFirst="0" w:colLast="0" w:name="_heading=h.a2kw2m6hm8g8" w:id="1225"/>
                <w:bookmarkEnd w:id="1225"/>
              </w:ins>
            </w:sdtContent>
          </w:sdt>
        </w:p>
      </w:sdtContent>
    </w:sdt>
    <w:sdt>
      <w:sdtPr>
        <w:id w:val="-1778641922"/>
        <w:tag w:val="goog_rdk_4651"/>
      </w:sdtPr>
      <w:sdtContent>
        <w:p w:rsidR="00000000" w:rsidDel="00000000" w:rsidP="00000000" w:rsidRDefault="00000000" w:rsidRPr="00000000" w14:paraId="000006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9009562"/>
              <w:tag w:val="goog_rdk_4649"/>
            </w:sdtPr>
            <w:sdtContent>
              <w:ins w:author="Anonymous" w:id="66" w:date="2026-09-22T03:03:20Z"/>
              <w:sdt>
                <w:sdtPr>
                  <w:id w:val="-1785831480"/>
                  <w:tag w:val="goog_rdk_4650"/>
                </w:sdtPr>
                <w:sdtContent>
                  <w:ins w:author="Anonymous" w:id="66" w:date="2026-09-22T03:03:20Z">
                    <w:r w:rsidDel="00000000" w:rsidR="00000000" w:rsidRPr="00000000">
                      <w:rPr>
                        <w:rtl w:val="0"/>
                      </w:rPr>
                    </w:r>
                  </w:ins>
                </w:sdtContent>
              </w:sdt>
              <w:ins w:author="Anonymous" w:id="66" w:date="2026-09-22T03:03:20Z">
                <w:bookmarkStart w:colFirst="0" w:colLast="0" w:name="_heading=h.w1bag22vhszx" w:id="1226"/>
                <w:bookmarkEnd w:id="1226"/>
              </w:ins>
            </w:sdtContent>
          </w:sdt>
        </w:p>
      </w:sdtContent>
    </w:sdt>
    <w:sdt>
      <w:sdtPr>
        <w:id w:val="249069724"/>
        <w:tag w:val="goog_rdk_4654"/>
      </w:sdtPr>
      <w:sdtContent>
        <w:p w:rsidR="00000000" w:rsidDel="00000000" w:rsidP="00000000" w:rsidRDefault="00000000" w:rsidRPr="00000000" w14:paraId="000006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1967991"/>
              <w:tag w:val="goog_rdk_4652"/>
            </w:sdtPr>
            <w:sdtContent>
              <w:ins w:author="Anonymous" w:id="66" w:date="2026-09-22T03:03:20Z"/>
              <w:sdt>
                <w:sdtPr>
                  <w:id w:val="1500587786"/>
                  <w:tag w:val="goog_rdk_4653"/>
                </w:sdtPr>
                <w:sdtContent>
                  <w:ins w:author="Anonymous" w:id="66" w:date="2026-09-22T03:03:20Z">
                    <w:r w:rsidDel="00000000" w:rsidR="00000000" w:rsidRPr="00000000">
                      <w:rPr>
                        <w:rtl w:val="0"/>
                      </w:rPr>
                    </w:r>
                  </w:ins>
                </w:sdtContent>
              </w:sdt>
              <w:ins w:author="Anonymous" w:id="66" w:date="2026-09-22T03:03:20Z">
                <w:bookmarkStart w:colFirst="0" w:colLast="0" w:name="_heading=h.wffgl4puu1cl" w:id="1227"/>
                <w:bookmarkEnd w:id="1227"/>
              </w:ins>
            </w:sdtContent>
          </w:sdt>
        </w:p>
      </w:sdtContent>
    </w:sdt>
    <w:sdt>
      <w:sdtPr>
        <w:id w:val="-964849920"/>
        <w:tag w:val="goog_rdk_4657"/>
      </w:sdtPr>
      <w:sdtContent>
        <w:p w:rsidR="00000000" w:rsidDel="00000000" w:rsidP="00000000" w:rsidRDefault="00000000" w:rsidRPr="00000000" w14:paraId="000006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31789321"/>
              <w:tag w:val="goog_rdk_4655"/>
            </w:sdtPr>
            <w:sdtContent>
              <w:ins w:author="Anonymous" w:id="66" w:date="2026-09-22T03:03:20Z"/>
              <w:sdt>
                <w:sdtPr>
                  <w:id w:val="-1425539516"/>
                  <w:tag w:val="goog_rdk_4656"/>
                </w:sdtPr>
                <w:sdtContent>
                  <w:ins w:author="Anonymous" w:id="66" w:date="2026-09-22T03:03:20Z">
                    <w:r w:rsidDel="00000000" w:rsidR="00000000" w:rsidRPr="00000000">
                      <w:rPr>
                        <w:rtl w:val="0"/>
                      </w:rPr>
                    </w:r>
                  </w:ins>
                </w:sdtContent>
              </w:sdt>
              <w:ins w:author="Anonymous" w:id="66" w:date="2026-09-22T03:03:20Z">
                <w:bookmarkStart w:colFirst="0" w:colLast="0" w:name="_heading=h.q11t3engvzqr" w:id="1228"/>
                <w:bookmarkEnd w:id="1228"/>
              </w:ins>
            </w:sdtContent>
          </w:sdt>
        </w:p>
      </w:sdtContent>
    </w:sdt>
    <w:sdt>
      <w:sdtPr>
        <w:id w:val="-1946117769"/>
        <w:tag w:val="goog_rdk_4660"/>
      </w:sdtPr>
      <w:sdtContent>
        <w:p w:rsidR="00000000" w:rsidDel="00000000" w:rsidP="00000000" w:rsidRDefault="00000000" w:rsidRPr="00000000" w14:paraId="000006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8430639"/>
              <w:tag w:val="goog_rdk_4658"/>
            </w:sdtPr>
            <w:sdtContent>
              <w:ins w:author="Anonymous" w:id="66" w:date="2026-09-22T03:03:20Z"/>
              <w:sdt>
                <w:sdtPr>
                  <w:id w:val="-1704479884"/>
                  <w:tag w:val="goog_rdk_4659"/>
                </w:sdtPr>
                <w:sdtContent>
                  <w:ins w:author="Anonymous" w:id="66" w:date="2026-09-22T03:03:20Z">
                    <w:r w:rsidDel="00000000" w:rsidR="00000000" w:rsidRPr="00000000">
                      <w:rPr>
                        <w:rtl w:val="0"/>
                      </w:rPr>
                    </w:r>
                  </w:ins>
                </w:sdtContent>
              </w:sdt>
              <w:ins w:author="Anonymous" w:id="66" w:date="2026-09-22T03:03:20Z">
                <w:bookmarkStart w:colFirst="0" w:colLast="0" w:name="_heading=h.o5tpdxy9lwba" w:id="1229"/>
                <w:bookmarkEnd w:id="1229"/>
              </w:ins>
            </w:sdtContent>
          </w:sdt>
        </w:p>
      </w:sdtContent>
    </w:sdt>
    <w:sdt>
      <w:sdtPr>
        <w:id w:val="-1855089868"/>
        <w:tag w:val="goog_rdk_4663"/>
      </w:sdtPr>
      <w:sdtContent>
        <w:p w:rsidR="00000000" w:rsidDel="00000000" w:rsidP="00000000" w:rsidRDefault="00000000" w:rsidRPr="00000000" w14:paraId="000006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80529043"/>
              <w:tag w:val="goog_rdk_4661"/>
            </w:sdtPr>
            <w:sdtContent>
              <w:ins w:author="Anonymous" w:id="66" w:date="2026-09-22T03:03:20Z"/>
              <w:sdt>
                <w:sdtPr>
                  <w:id w:val="1107446175"/>
                  <w:tag w:val="goog_rdk_4662"/>
                </w:sdtPr>
                <w:sdtContent>
                  <w:ins w:author="Anonymous" w:id="66" w:date="2026-09-22T03:03:20Z">
                    <w:r w:rsidDel="00000000" w:rsidR="00000000" w:rsidRPr="00000000">
                      <w:rPr>
                        <w:rtl w:val="0"/>
                      </w:rPr>
                    </w:r>
                  </w:ins>
                </w:sdtContent>
              </w:sdt>
              <w:ins w:author="Anonymous" w:id="66" w:date="2026-09-22T03:03:20Z">
                <w:bookmarkStart w:colFirst="0" w:colLast="0" w:name="_heading=h.lopbczpsxvqw" w:id="1230"/>
                <w:bookmarkEnd w:id="1230"/>
              </w:ins>
            </w:sdtContent>
          </w:sdt>
        </w:p>
      </w:sdtContent>
    </w:sdt>
    <w:sdt>
      <w:sdtPr>
        <w:id w:val="-780801383"/>
        <w:tag w:val="goog_rdk_4666"/>
      </w:sdtPr>
      <w:sdtContent>
        <w:p w:rsidR="00000000" w:rsidDel="00000000" w:rsidP="00000000" w:rsidRDefault="00000000" w:rsidRPr="00000000" w14:paraId="000006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3507846"/>
              <w:tag w:val="goog_rdk_4664"/>
            </w:sdtPr>
            <w:sdtContent>
              <w:ins w:author="Anonymous" w:id="66" w:date="2026-09-22T03:03:20Z"/>
              <w:sdt>
                <w:sdtPr>
                  <w:id w:val="-1136348002"/>
                  <w:tag w:val="goog_rdk_4665"/>
                </w:sdtPr>
                <w:sdtContent>
                  <w:ins w:author="Anonymous" w:id="66" w:date="2026-09-22T03:03:20Z">
                    <w:r w:rsidDel="00000000" w:rsidR="00000000" w:rsidRPr="00000000">
                      <w:rPr>
                        <w:rtl w:val="0"/>
                      </w:rPr>
                    </w:r>
                  </w:ins>
                </w:sdtContent>
              </w:sdt>
              <w:ins w:author="Anonymous" w:id="66" w:date="2026-09-22T03:03:20Z">
                <w:bookmarkStart w:colFirst="0" w:colLast="0" w:name="_heading=h.ms2mq0ali5xz" w:id="1231"/>
                <w:bookmarkEnd w:id="1231"/>
              </w:ins>
            </w:sdtContent>
          </w:sdt>
        </w:p>
      </w:sdtContent>
    </w:sdt>
    <w:sdt>
      <w:sdtPr>
        <w:id w:val="103365600"/>
        <w:tag w:val="goog_rdk_4669"/>
      </w:sdtPr>
      <w:sdtContent>
        <w:p w:rsidR="00000000" w:rsidDel="00000000" w:rsidP="00000000" w:rsidRDefault="00000000" w:rsidRPr="00000000" w14:paraId="000006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5887280"/>
              <w:tag w:val="goog_rdk_4667"/>
            </w:sdtPr>
            <w:sdtContent>
              <w:ins w:author="Anonymous" w:id="66" w:date="2026-09-22T03:03:20Z"/>
              <w:sdt>
                <w:sdtPr>
                  <w:id w:val="943809146"/>
                  <w:tag w:val="goog_rdk_4668"/>
                </w:sdtPr>
                <w:sdtContent>
                  <w:ins w:author="Anonymous" w:id="66" w:date="2026-09-22T03:03:20Z">
                    <w:r w:rsidDel="00000000" w:rsidR="00000000" w:rsidRPr="00000000">
                      <w:rPr>
                        <w:rtl w:val="0"/>
                      </w:rPr>
                    </w:r>
                  </w:ins>
                </w:sdtContent>
              </w:sdt>
              <w:ins w:author="Anonymous" w:id="66" w:date="2026-09-22T03:03:20Z">
                <w:bookmarkStart w:colFirst="0" w:colLast="0" w:name="_heading=h.jx3wgn8z2284" w:id="1232"/>
                <w:bookmarkEnd w:id="1232"/>
              </w:ins>
            </w:sdtContent>
          </w:sdt>
        </w:p>
      </w:sdtContent>
    </w:sdt>
    <w:sdt>
      <w:sdtPr>
        <w:id w:val="2049037102"/>
        <w:tag w:val="goog_rdk_4672"/>
      </w:sdtPr>
      <w:sdtContent>
        <w:p w:rsidR="00000000" w:rsidDel="00000000" w:rsidP="00000000" w:rsidRDefault="00000000" w:rsidRPr="00000000" w14:paraId="000006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5345895"/>
              <w:tag w:val="goog_rdk_4670"/>
            </w:sdtPr>
            <w:sdtContent>
              <w:ins w:author="Anonymous" w:id="66" w:date="2026-09-22T03:03:20Z"/>
              <w:sdt>
                <w:sdtPr>
                  <w:id w:val="338793858"/>
                  <w:tag w:val="goog_rdk_4671"/>
                </w:sdtPr>
                <w:sdtContent>
                  <w:ins w:author="Anonymous" w:id="66" w:date="2026-09-22T03:03:20Z">
                    <w:r w:rsidDel="00000000" w:rsidR="00000000" w:rsidRPr="00000000">
                      <w:rPr>
                        <w:rtl w:val="0"/>
                      </w:rPr>
                    </w:r>
                  </w:ins>
                </w:sdtContent>
              </w:sdt>
              <w:ins w:author="Anonymous" w:id="66" w:date="2026-09-22T03:03:20Z">
                <w:bookmarkStart w:colFirst="0" w:colLast="0" w:name="_heading=h.1rgt2x32agl7" w:id="1233"/>
                <w:bookmarkEnd w:id="1233"/>
              </w:ins>
            </w:sdtContent>
          </w:sdt>
        </w:p>
      </w:sdtContent>
    </w:sdt>
    <w:sdt>
      <w:sdtPr>
        <w:id w:val="13565814"/>
        <w:tag w:val="goog_rdk_4675"/>
      </w:sdtPr>
      <w:sdtContent>
        <w:p w:rsidR="00000000" w:rsidDel="00000000" w:rsidP="00000000" w:rsidRDefault="00000000" w:rsidRPr="00000000" w14:paraId="000006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2659998"/>
              <w:tag w:val="goog_rdk_4673"/>
            </w:sdtPr>
            <w:sdtContent>
              <w:ins w:author="Anonymous" w:id="66" w:date="2026-09-22T03:03:20Z"/>
              <w:sdt>
                <w:sdtPr>
                  <w:id w:val="869765438"/>
                  <w:tag w:val="goog_rdk_4674"/>
                </w:sdtPr>
                <w:sdtContent>
                  <w:ins w:author="Anonymous" w:id="66" w:date="2026-09-22T03:03:20Z">
                    <w:r w:rsidDel="00000000" w:rsidR="00000000" w:rsidRPr="00000000">
                      <w:rPr>
                        <w:rtl w:val="0"/>
                      </w:rPr>
                    </w:r>
                  </w:ins>
                </w:sdtContent>
              </w:sdt>
              <w:ins w:author="Anonymous" w:id="66" w:date="2026-09-22T03:03:20Z">
                <w:bookmarkStart w:colFirst="0" w:colLast="0" w:name="_heading=h.8ey1sm6nfwj2" w:id="1234"/>
                <w:bookmarkEnd w:id="1234"/>
              </w:ins>
            </w:sdtContent>
          </w:sdt>
        </w:p>
      </w:sdtContent>
    </w:sdt>
    <w:sdt>
      <w:sdtPr>
        <w:id w:val="-1916324615"/>
        <w:tag w:val="goog_rdk_4678"/>
      </w:sdtPr>
      <w:sdtContent>
        <w:p w:rsidR="00000000" w:rsidDel="00000000" w:rsidP="00000000" w:rsidRDefault="00000000" w:rsidRPr="00000000" w14:paraId="000006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5872363"/>
              <w:tag w:val="goog_rdk_4676"/>
            </w:sdtPr>
            <w:sdtContent>
              <w:ins w:author="Anonymous" w:id="66" w:date="2026-09-22T03:03:20Z"/>
              <w:sdt>
                <w:sdtPr>
                  <w:id w:val="-1072983930"/>
                  <w:tag w:val="goog_rdk_4677"/>
                </w:sdtPr>
                <w:sdtContent>
                  <w:ins w:author="Anonymous" w:id="66" w:date="2026-09-22T03:03:20Z">
                    <w:r w:rsidDel="00000000" w:rsidR="00000000" w:rsidRPr="00000000">
                      <w:rPr>
                        <w:rtl w:val="0"/>
                      </w:rPr>
                    </w:r>
                  </w:ins>
                </w:sdtContent>
              </w:sdt>
              <w:ins w:author="Anonymous" w:id="66" w:date="2026-09-22T03:03:20Z">
                <w:bookmarkStart w:colFirst="0" w:colLast="0" w:name="_heading=h.mnjrtrx02wju" w:id="1235"/>
                <w:bookmarkEnd w:id="1235"/>
              </w:ins>
            </w:sdtContent>
          </w:sdt>
        </w:p>
      </w:sdtContent>
    </w:sdt>
    <w:sdt>
      <w:sdtPr>
        <w:id w:val="910950325"/>
        <w:tag w:val="goog_rdk_4681"/>
      </w:sdtPr>
      <w:sdtContent>
        <w:p w:rsidR="00000000" w:rsidDel="00000000" w:rsidP="00000000" w:rsidRDefault="00000000" w:rsidRPr="00000000" w14:paraId="000006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9961998"/>
              <w:tag w:val="goog_rdk_4679"/>
            </w:sdtPr>
            <w:sdtContent>
              <w:ins w:author="Anonymous" w:id="66" w:date="2026-09-22T03:03:20Z"/>
              <w:sdt>
                <w:sdtPr>
                  <w:id w:val="469603589"/>
                  <w:tag w:val="goog_rdk_4680"/>
                </w:sdtPr>
                <w:sdtContent>
                  <w:ins w:author="Anonymous" w:id="66" w:date="2026-09-22T03:03:20Z">
                    <w:r w:rsidDel="00000000" w:rsidR="00000000" w:rsidRPr="00000000">
                      <w:rPr>
                        <w:rtl w:val="0"/>
                      </w:rPr>
                    </w:r>
                  </w:ins>
                </w:sdtContent>
              </w:sdt>
              <w:ins w:author="Anonymous" w:id="66" w:date="2026-09-22T03:03:20Z">
                <w:bookmarkStart w:colFirst="0" w:colLast="0" w:name="_heading=h.ovwe3n8szyxg" w:id="1236"/>
                <w:bookmarkEnd w:id="1236"/>
              </w:ins>
            </w:sdtContent>
          </w:sdt>
        </w:p>
      </w:sdtContent>
    </w:sdt>
    <w:sdt>
      <w:sdtPr>
        <w:id w:val="-479607457"/>
        <w:tag w:val="goog_rdk_4684"/>
      </w:sdtPr>
      <w:sdtContent>
        <w:p w:rsidR="00000000" w:rsidDel="00000000" w:rsidP="00000000" w:rsidRDefault="00000000" w:rsidRPr="00000000" w14:paraId="000006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64584330"/>
              <w:tag w:val="goog_rdk_4682"/>
            </w:sdtPr>
            <w:sdtContent>
              <w:ins w:author="Anonymous" w:id="66" w:date="2026-09-22T03:03:20Z"/>
              <w:sdt>
                <w:sdtPr>
                  <w:id w:val="603323922"/>
                  <w:tag w:val="goog_rdk_4683"/>
                </w:sdtPr>
                <w:sdtContent>
                  <w:ins w:author="Anonymous" w:id="66" w:date="2026-09-22T03:03:20Z">
                    <w:r w:rsidDel="00000000" w:rsidR="00000000" w:rsidRPr="00000000">
                      <w:rPr>
                        <w:rtl w:val="0"/>
                      </w:rPr>
                    </w:r>
                  </w:ins>
                </w:sdtContent>
              </w:sdt>
              <w:ins w:author="Anonymous" w:id="66" w:date="2026-09-22T03:03:20Z">
                <w:bookmarkStart w:colFirst="0" w:colLast="0" w:name="_heading=h.8vew1py9rr9r" w:id="1237"/>
                <w:bookmarkEnd w:id="1237"/>
              </w:ins>
            </w:sdtContent>
          </w:sdt>
        </w:p>
      </w:sdtContent>
    </w:sdt>
    <w:sdt>
      <w:sdtPr>
        <w:id w:val="-1638049409"/>
        <w:tag w:val="goog_rdk_4687"/>
      </w:sdtPr>
      <w:sdtContent>
        <w:p w:rsidR="00000000" w:rsidDel="00000000" w:rsidP="00000000" w:rsidRDefault="00000000" w:rsidRPr="00000000" w14:paraId="000006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2062141"/>
              <w:tag w:val="goog_rdk_4685"/>
            </w:sdtPr>
            <w:sdtContent>
              <w:ins w:author="Anonymous" w:id="66" w:date="2026-09-22T03:03:20Z"/>
              <w:sdt>
                <w:sdtPr>
                  <w:id w:val="-1197542138"/>
                  <w:tag w:val="goog_rdk_4686"/>
                </w:sdtPr>
                <w:sdtContent>
                  <w:ins w:author="Anonymous" w:id="66" w:date="2026-09-22T03:03:20Z">
                    <w:r w:rsidDel="00000000" w:rsidR="00000000" w:rsidRPr="00000000">
                      <w:rPr>
                        <w:rtl w:val="0"/>
                      </w:rPr>
                    </w:r>
                  </w:ins>
                </w:sdtContent>
              </w:sdt>
              <w:ins w:author="Anonymous" w:id="66" w:date="2026-09-22T03:03:20Z">
                <w:bookmarkStart w:colFirst="0" w:colLast="0" w:name="_heading=h.jnnhxitzzzd1" w:id="1238"/>
                <w:bookmarkEnd w:id="1238"/>
              </w:ins>
            </w:sdtContent>
          </w:sdt>
        </w:p>
      </w:sdtContent>
    </w:sdt>
    <w:sdt>
      <w:sdtPr>
        <w:id w:val="740908439"/>
        <w:tag w:val="goog_rdk_4690"/>
      </w:sdtPr>
      <w:sdtContent>
        <w:p w:rsidR="00000000" w:rsidDel="00000000" w:rsidP="00000000" w:rsidRDefault="00000000" w:rsidRPr="00000000" w14:paraId="000006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0228588"/>
              <w:tag w:val="goog_rdk_4688"/>
            </w:sdtPr>
            <w:sdtContent>
              <w:ins w:author="Anonymous" w:id="66" w:date="2026-09-22T03:03:20Z"/>
              <w:sdt>
                <w:sdtPr>
                  <w:id w:val="824223468"/>
                  <w:tag w:val="goog_rdk_4689"/>
                </w:sdtPr>
                <w:sdtContent>
                  <w:ins w:author="Anonymous" w:id="66" w:date="2026-09-22T03:03:20Z">
                    <w:r w:rsidDel="00000000" w:rsidR="00000000" w:rsidRPr="00000000">
                      <w:rPr>
                        <w:rtl w:val="0"/>
                      </w:rPr>
                    </w:r>
                  </w:ins>
                </w:sdtContent>
              </w:sdt>
              <w:ins w:author="Anonymous" w:id="66" w:date="2026-09-22T03:03:20Z">
                <w:bookmarkStart w:colFirst="0" w:colLast="0" w:name="_heading=h.kwpdjje0zy5a" w:id="1239"/>
                <w:bookmarkEnd w:id="1239"/>
              </w:ins>
            </w:sdtContent>
          </w:sdt>
        </w:p>
      </w:sdtContent>
    </w:sdt>
    <w:sdt>
      <w:sdtPr>
        <w:id w:val="-1601866403"/>
        <w:tag w:val="goog_rdk_4693"/>
      </w:sdtPr>
      <w:sdtContent>
        <w:p w:rsidR="00000000" w:rsidDel="00000000" w:rsidP="00000000" w:rsidRDefault="00000000" w:rsidRPr="00000000" w14:paraId="000006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793776"/>
              <w:tag w:val="goog_rdk_4691"/>
            </w:sdtPr>
            <w:sdtContent>
              <w:ins w:author="Anonymous" w:id="66" w:date="2026-09-22T03:03:20Z"/>
              <w:sdt>
                <w:sdtPr>
                  <w:id w:val="-1919267057"/>
                  <w:tag w:val="goog_rdk_4692"/>
                </w:sdtPr>
                <w:sdtContent>
                  <w:ins w:author="Anonymous" w:id="66" w:date="2026-09-22T03:03:20Z">
                    <w:r w:rsidDel="00000000" w:rsidR="00000000" w:rsidRPr="00000000">
                      <w:rPr>
                        <w:rtl w:val="0"/>
                      </w:rPr>
                    </w:r>
                  </w:ins>
                </w:sdtContent>
              </w:sdt>
              <w:ins w:author="Anonymous" w:id="66" w:date="2026-09-22T03:03:20Z">
                <w:bookmarkStart w:colFirst="0" w:colLast="0" w:name="_heading=h.6aetz26wny1e" w:id="1240"/>
                <w:bookmarkEnd w:id="1240"/>
              </w:ins>
            </w:sdtContent>
          </w:sdt>
        </w:p>
      </w:sdtContent>
    </w:sdt>
    <w:sdt>
      <w:sdtPr>
        <w:id w:val="-1416542014"/>
        <w:tag w:val="goog_rdk_4696"/>
      </w:sdtPr>
      <w:sdtContent>
        <w:p w:rsidR="00000000" w:rsidDel="00000000" w:rsidP="00000000" w:rsidRDefault="00000000" w:rsidRPr="00000000" w14:paraId="000006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6991682"/>
              <w:tag w:val="goog_rdk_4694"/>
            </w:sdtPr>
            <w:sdtContent>
              <w:ins w:author="Anonymous" w:id="66" w:date="2026-09-22T03:03:20Z"/>
              <w:sdt>
                <w:sdtPr>
                  <w:id w:val="717361670"/>
                  <w:tag w:val="goog_rdk_4695"/>
                </w:sdtPr>
                <w:sdtContent>
                  <w:ins w:author="Anonymous" w:id="66" w:date="2026-09-22T03:03:20Z">
                    <w:r w:rsidDel="00000000" w:rsidR="00000000" w:rsidRPr="00000000">
                      <w:rPr>
                        <w:rtl w:val="0"/>
                      </w:rPr>
                    </w:r>
                  </w:ins>
                </w:sdtContent>
              </w:sdt>
              <w:ins w:author="Anonymous" w:id="66" w:date="2026-09-22T03:03:20Z">
                <w:bookmarkStart w:colFirst="0" w:colLast="0" w:name="_heading=h.3nq1fhfy0iue" w:id="1241"/>
                <w:bookmarkEnd w:id="1241"/>
              </w:ins>
            </w:sdtContent>
          </w:sdt>
        </w:p>
      </w:sdtContent>
    </w:sdt>
    <w:sdt>
      <w:sdtPr>
        <w:id w:val="-1460316420"/>
        <w:tag w:val="goog_rdk_4699"/>
      </w:sdtPr>
      <w:sdtContent>
        <w:p w:rsidR="00000000" w:rsidDel="00000000" w:rsidP="00000000" w:rsidRDefault="00000000" w:rsidRPr="00000000" w14:paraId="000006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9281673"/>
              <w:tag w:val="goog_rdk_4697"/>
            </w:sdtPr>
            <w:sdtContent>
              <w:ins w:author="Anonymous" w:id="66" w:date="2026-09-22T03:03:20Z"/>
              <w:sdt>
                <w:sdtPr>
                  <w:id w:val="1186310164"/>
                  <w:tag w:val="goog_rdk_4698"/>
                </w:sdtPr>
                <w:sdtContent>
                  <w:ins w:author="Anonymous" w:id="66" w:date="2026-09-22T03:03:20Z">
                    <w:r w:rsidDel="00000000" w:rsidR="00000000" w:rsidRPr="00000000">
                      <w:rPr>
                        <w:rtl w:val="0"/>
                      </w:rPr>
                    </w:r>
                  </w:ins>
                </w:sdtContent>
              </w:sdt>
              <w:ins w:author="Anonymous" w:id="66" w:date="2026-09-22T03:03:20Z">
                <w:bookmarkStart w:colFirst="0" w:colLast="0" w:name="_heading=h.awzs4fib2wqn" w:id="1242"/>
                <w:bookmarkEnd w:id="1242"/>
              </w:ins>
            </w:sdtContent>
          </w:sdt>
        </w:p>
      </w:sdtContent>
    </w:sdt>
    <w:sdt>
      <w:sdtPr>
        <w:id w:val="-497314082"/>
        <w:tag w:val="goog_rdk_4702"/>
      </w:sdtPr>
      <w:sdtContent>
        <w:p w:rsidR="00000000" w:rsidDel="00000000" w:rsidP="00000000" w:rsidRDefault="00000000" w:rsidRPr="00000000" w14:paraId="000006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3295980"/>
              <w:tag w:val="goog_rdk_4700"/>
            </w:sdtPr>
            <w:sdtContent>
              <w:ins w:author="Anonymous" w:id="66" w:date="2026-09-22T03:03:20Z"/>
              <w:sdt>
                <w:sdtPr>
                  <w:id w:val="-565848295"/>
                  <w:tag w:val="goog_rdk_4701"/>
                </w:sdtPr>
                <w:sdtContent>
                  <w:ins w:author="Anonymous" w:id="66" w:date="2026-09-22T03:03:20Z">
                    <w:r w:rsidDel="00000000" w:rsidR="00000000" w:rsidRPr="00000000">
                      <w:rPr>
                        <w:rtl w:val="0"/>
                      </w:rPr>
                    </w:r>
                  </w:ins>
                </w:sdtContent>
              </w:sdt>
              <w:ins w:author="Anonymous" w:id="66" w:date="2026-09-22T03:03:20Z">
                <w:bookmarkStart w:colFirst="0" w:colLast="0" w:name="_heading=h.l5l7opu4sxhn" w:id="1243"/>
                <w:bookmarkEnd w:id="1243"/>
              </w:ins>
            </w:sdtContent>
          </w:sdt>
        </w:p>
      </w:sdtContent>
    </w:sdt>
    <w:sdt>
      <w:sdtPr>
        <w:id w:val="174713942"/>
        <w:tag w:val="goog_rdk_4705"/>
      </w:sdtPr>
      <w:sdtContent>
        <w:p w:rsidR="00000000" w:rsidDel="00000000" w:rsidP="00000000" w:rsidRDefault="00000000" w:rsidRPr="00000000" w14:paraId="000006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576300"/>
              <w:tag w:val="goog_rdk_4703"/>
            </w:sdtPr>
            <w:sdtContent>
              <w:ins w:author="Anonymous" w:id="66" w:date="2026-09-22T03:03:20Z"/>
              <w:sdt>
                <w:sdtPr>
                  <w:id w:val="1229372718"/>
                  <w:tag w:val="goog_rdk_4704"/>
                </w:sdtPr>
                <w:sdtContent>
                  <w:ins w:author="Anonymous" w:id="66" w:date="2026-09-22T03:03:20Z">
                    <w:r w:rsidDel="00000000" w:rsidR="00000000" w:rsidRPr="00000000">
                      <w:rPr>
                        <w:rtl w:val="0"/>
                      </w:rPr>
                    </w:r>
                  </w:ins>
                </w:sdtContent>
              </w:sdt>
              <w:ins w:author="Anonymous" w:id="66" w:date="2026-09-22T03:03:20Z">
                <w:bookmarkStart w:colFirst="0" w:colLast="0" w:name="_heading=h.51ltkmr30ks9" w:id="1244"/>
                <w:bookmarkEnd w:id="1244"/>
              </w:ins>
            </w:sdtContent>
          </w:sdt>
        </w:p>
      </w:sdtContent>
    </w:sdt>
    <w:sdt>
      <w:sdtPr>
        <w:id w:val="-1331140270"/>
        <w:tag w:val="goog_rdk_4708"/>
      </w:sdtPr>
      <w:sdtContent>
        <w:p w:rsidR="00000000" w:rsidDel="00000000" w:rsidP="00000000" w:rsidRDefault="00000000" w:rsidRPr="00000000" w14:paraId="000006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4952151"/>
              <w:tag w:val="goog_rdk_4706"/>
            </w:sdtPr>
            <w:sdtContent>
              <w:ins w:author="Anonymous" w:id="66" w:date="2026-09-22T03:03:20Z"/>
              <w:sdt>
                <w:sdtPr>
                  <w:id w:val="-2085688438"/>
                  <w:tag w:val="goog_rdk_4707"/>
                </w:sdtPr>
                <w:sdtContent>
                  <w:ins w:author="Anonymous" w:id="66" w:date="2026-09-22T03:03:20Z">
                    <w:r w:rsidDel="00000000" w:rsidR="00000000" w:rsidRPr="00000000">
                      <w:rPr>
                        <w:rtl w:val="0"/>
                      </w:rPr>
                    </w:r>
                  </w:ins>
                </w:sdtContent>
              </w:sdt>
              <w:ins w:author="Anonymous" w:id="66" w:date="2026-09-22T03:03:20Z">
                <w:bookmarkStart w:colFirst="0" w:colLast="0" w:name="_heading=h.k3x5khqv8gdr" w:id="1245"/>
                <w:bookmarkEnd w:id="1245"/>
              </w:ins>
            </w:sdtContent>
          </w:sdt>
        </w:p>
      </w:sdtContent>
    </w:sdt>
    <w:sdt>
      <w:sdtPr>
        <w:id w:val="1375559767"/>
        <w:tag w:val="goog_rdk_4711"/>
      </w:sdtPr>
      <w:sdtContent>
        <w:p w:rsidR="00000000" w:rsidDel="00000000" w:rsidP="00000000" w:rsidRDefault="00000000" w:rsidRPr="00000000" w14:paraId="000006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4708943"/>
              <w:tag w:val="goog_rdk_4709"/>
            </w:sdtPr>
            <w:sdtContent>
              <w:ins w:author="Anonymous" w:id="66" w:date="2026-09-22T03:03:20Z"/>
              <w:sdt>
                <w:sdtPr>
                  <w:id w:val="1083134324"/>
                  <w:tag w:val="goog_rdk_4710"/>
                </w:sdtPr>
                <w:sdtContent>
                  <w:ins w:author="Anonymous" w:id="66" w:date="2026-09-22T03:03:20Z">
                    <w:r w:rsidDel="00000000" w:rsidR="00000000" w:rsidRPr="00000000">
                      <w:rPr>
                        <w:rtl w:val="0"/>
                      </w:rPr>
                    </w:r>
                  </w:ins>
                </w:sdtContent>
              </w:sdt>
              <w:ins w:author="Anonymous" w:id="66" w:date="2026-09-22T03:03:20Z">
                <w:bookmarkStart w:colFirst="0" w:colLast="0" w:name="_heading=h.j01697g3j8jc" w:id="1246"/>
                <w:bookmarkEnd w:id="1246"/>
              </w:ins>
            </w:sdtContent>
          </w:sdt>
        </w:p>
      </w:sdtContent>
    </w:sdt>
    <w:sdt>
      <w:sdtPr>
        <w:id w:val="-1263974746"/>
        <w:tag w:val="goog_rdk_4714"/>
      </w:sdtPr>
      <w:sdtContent>
        <w:p w:rsidR="00000000" w:rsidDel="00000000" w:rsidP="00000000" w:rsidRDefault="00000000" w:rsidRPr="00000000" w14:paraId="000006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6383033"/>
              <w:tag w:val="goog_rdk_4712"/>
            </w:sdtPr>
            <w:sdtContent>
              <w:ins w:author="Anonymous" w:id="66" w:date="2026-09-22T03:03:20Z"/>
              <w:sdt>
                <w:sdtPr>
                  <w:id w:val="-1154616103"/>
                  <w:tag w:val="goog_rdk_4713"/>
                </w:sdtPr>
                <w:sdtContent>
                  <w:ins w:author="Anonymous" w:id="66" w:date="2026-09-22T03:03:20Z">
                    <w:r w:rsidDel="00000000" w:rsidR="00000000" w:rsidRPr="00000000">
                      <w:rPr>
                        <w:rtl w:val="0"/>
                      </w:rPr>
                    </w:r>
                  </w:ins>
                </w:sdtContent>
              </w:sdt>
              <w:ins w:author="Anonymous" w:id="66" w:date="2026-09-22T03:03:20Z">
                <w:bookmarkStart w:colFirst="0" w:colLast="0" w:name="_heading=h.qmmkhimp3o29" w:id="1247"/>
                <w:bookmarkEnd w:id="1247"/>
              </w:ins>
            </w:sdtContent>
          </w:sdt>
        </w:p>
      </w:sdtContent>
    </w:sdt>
    <w:sdt>
      <w:sdtPr>
        <w:id w:val="1911318503"/>
        <w:tag w:val="goog_rdk_4717"/>
      </w:sdtPr>
      <w:sdtContent>
        <w:p w:rsidR="00000000" w:rsidDel="00000000" w:rsidP="00000000" w:rsidRDefault="00000000" w:rsidRPr="00000000" w14:paraId="000006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6877972"/>
              <w:tag w:val="goog_rdk_4715"/>
            </w:sdtPr>
            <w:sdtContent>
              <w:ins w:author="Anonymous" w:id="66" w:date="2026-09-22T03:03:20Z"/>
              <w:sdt>
                <w:sdtPr>
                  <w:id w:val="-1177714695"/>
                  <w:tag w:val="goog_rdk_4716"/>
                </w:sdtPr>
                <w:sdtContent>
                  <w:ins w:author="Anonymous" w:id="66" w:date="2026-09-22T03:03:20Z">
                    <w:r w:rsidDel="00000000" w:rsidR="00000000" w:rsidRPr="00000000">
                      <w:rPr>
                        <w:rtl w:val="0"/>
                      </w:rPr>
                    </w:r>
                  </w:ins>
                </w:sdtContent>
              </w:sdt>
              <w:ins w:author="Anonymous" w:id="66" w:date="2026-09-22T03:03:20Z">
                <w:bookmarkStart w:colFirst="0" w:colLast="0" w:name="_heading=h.ein1a1x3nhy4" w:id="1248"/>
                <w:bookmarkEnd w:id="1248"/>
              </w:ins>
            </w:sdtContent>
          </w:sdt>
        </w:p>
      </w:sdtContent>
    </w:sdt>
    <w:sdt>
      <w:sdtPr>
        <w:id w:val="-356489398"/>
        <w:tag w:val="goog_rdk_4720"/>
      </w:sdtPr>
      <w:sdtContent>
        <w:p w:rsidR="00000000" w:rsidDel="00000000" w:rsidP="00000000" w:rsidRDefault="00000000" w:rsidRPr="00000000" w14:paraId="000006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0486371"/>
              <w:tag w:val="goog_rdk_4718"/>
            </w:sdtPr>
            <w:sdtContent>
              <w:ins w:author="Anonymous" w:id="66" w:date="2026-09-22T03:03:20Z"/>
              <w:sdt>
                <w:sdtPr>
                  <w:id w:val="1558943718"/>
                  <w:tag w:val="goog_rdk_4719"/>
                </w:sdtPr>
                <w:sdtContent>
                  <w:ins w:author="Anonymous" w:id="66" w:date="2026-09-22T03:03:20Z">
                    <w:r w:rsidDel="00000000" w:rsidR="00000000" w:rsidRPr="00000000">
                      <w:rPr>
                        <w:rtl w:val="0"/>
                      </w:rPr>
                    </w:r>
                  </w:ins>
                </w:sdtContent>
              </w:sdt>
              <w:ins w:author="Anonymous" w:id="66" w:date="2026-09-22T03:03:20Z">
                <w:bookmarkStart w:colFirst="0" w:colLast="0" w:name="_heading=h.22no2aw6y9l6" w:id="1249"/>
                <w:bookmarkEnd w:id="1249"/>
              </w:ins>
            </w:sdtContent>
          </w:sdt>
        </w:p>
      </w:sdtContent>
    </w:sdt>
    <w:sdt>
      <w:sdtPr>
        <w:id w:val="1750045562"/>
        <w:tag w:val="goog_rdk_4723"/>
      </w:sdtPr>
      <w:sdtContent>
        <w:p w:rsidR="00000000" w:rsidDel="00000000" w:rsidP="00000000" w:rsidRDefault="00000000" w:rsidRPr="00000000" w14:paraId="000006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6576713"/>
              <w:tag w:val="goog_rdk_4721"/>
            </w:sdtPr>
            <w:sdtContent>
              <w:ins w:author="Anonymous" w:id="66" w:date="2026-09-22T03:03:20Z"/>
              <w:sdt>
                <w:sdtPr>
                  <w:id w:val="620759772"/>
                  <w:tag w:val="goog_rdk_4722"/>
                </w:sdtPr>
                <w:sdtContent>
                  <w:ins w:author="Anonymous" w:id="66" w:date="2026-09-22T03:03:20Z">
                    <w:r w:rsidDel="00000000" w:rsidR="00000000" w:rsidRPr="00000000">
                      <w:rPr>
                        <w:rtl w:val="0"/>
                      </w:rPr>
                    </w:r>
                  </w:ins>
                </w:sdtContent>
              </w:sdt>
              <w:ins w:author="Anonymous" w:id="66" w:date="2026-09-22T03:03:20Z">
                <w:bookmarkStart w:colFirst="0" w:colLast="0" w:name="_heading=h.dv0hinj2reuc" w:id="1250"/>
                <w:bookmarkEnd w:id="1250"/>
              </w:ins>
            </w:sdtContent>
          </w:sdt>
        </w:p>
      </w:sdtContent>
    </w:sdt>
    <w:sdt>
      <w:sdtPr>
        <w:id w:val="-736884809"/>
        <w:tag w:val="goog_rdk_4726"/>
      </w:sdtPr>
      <w:sdtContent>
        <w:p w:rsidR="00000000" w:rsidDel="00000000" w:rsidP="00000000" w:rsidRDefault="00000000" w:rsidRPr="00000000" w14:paraId="000006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6190846"/>
              <w:tag w:val="goog_rdk_4724"/>
            </w:sdtPr>
            <w:sdtContent>
              <w:ins w:author="Anonymous" w:id="66" w:date="2026-09-22T03:03:20Z"/>
              <w:sdt>
                <w:sdtPr>
                  <w:id w:val="268879890"/>
                  <w:tag w:val="goog_rdk_4725"/>
                </w:sdtPr>
                <w:sdtContent>
                  <w:ins w:author="Anonymous" w:id="66" w:date="2026-09-22T03:03:20Z">
                    <w:r w:rsidDel="00000000" w:rsidR="00000000" w:rsidRPr="00000000">
                      <w:rPr>
                        <w:rtl w:val="0"/>
                      </w:rPr>
                    </w:r>
                  </w:ins>
                </w:sdtContent>
              </w:sdt>
              <w:ins w:author="Anonymous" w:id="66" w:date="2026-09-22T03:03:20Z">
                <w:bookmarkStart w:colFirst="0" w:colLast="0" w:name="_heading=h.rmcr0ap70crf" w:id="1251"/>
                <w:bookmarkEnd w:id="1251"/>
              </w:ins>
            </w:sdtContent>
          </w:sdt>
        </w:p>
      </w:sdtContent>
    </w:sdt>
    <w:sdt>
      <w:sdtPr>
        <w:id w:val="1187552960"/>
        <w:tag w:val="goog_rdk_4729"/>
      </w:sdtPr>
      <w:sdtContent>
        <w:p w:rsidR="00000000" w:rsidDel="00000000" w:rsidP="00000000" w:rsidRDefault="00000000" w:rsidRPr="00000000" w14:paraId="000006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6225722"/>
              <w:tag w:val="goog_rdk_4727"/>
            </w:sdtPr>
            <w:sdtContent>
              <w:ins w:author="Anonymous" w:id="66" w:date="2026-09-22T03:03:20Z"/>
              <w:sdt>
                <w:sdtPr>
                  <w:id w:val="-815879174"/>
                  <w:tag w:val="goog_rdk_4728"/>
                </w:sdtPr>
                <w:sdtContent>
                  <w:ins w:author="Anonymous" w:id="66" w:date="2026-09-22T03:03:20Z">
                    <w:r w:rsidDel="00000000" w:rsidR="00000000" w:rsidRPr="00000000">
                      <w:rPr>
                        <w:rtl w:val="0"/>
                      </w:rPr>
                    </w:r>
                  </w:ins>
                </w:sdtContent>
              </w:sdt>
              <w:ins w:author="Anonymous" w:id="66" w:date="2026-09-22T03:03:20Z">
                <w:bookmarkStart w:colFirst="0" w:colLast="0" w:name="_heading=h.x3q7dpxhsv9f" w:id="1252"/>
                <w:bookmarkEnd w:id="1252"/>
              </w:ins>
            </w:sdtContent>
          </w:sdt>
        </w:p>
      </w:sdtContent>
    </w:sdt>
    <w:sdt>
      <w:sdtPr>
        <w:id w:val="-1466583405"/>
        <w:tag w:val="goog_rdk_4732"/>
      </w:sdtPr>
      <w:sdtContent>
        <w:p w:rsidR="00000000" w:rsidDel="00000000" w:rsidP="00000000" w:rsidRDefault="00000000" w:rsidRPr="00000000" w14:paraId="000006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0309645"/>
              <w:tag w:val="goog_rdk_4730"/>
            </w:sdtPr>
            <w:sdtContent>
              <w:ins w:author="Anonymous" w:id="66" w:date="2026-09-22T03:03:20Z"/>
              <w:sdt>
                <w:sdtPr>
                  <w:id w:val="-574154529"/>
                  <w:tag w:val="goog_rdk_4731"/>
                </w:sdtPr>
                <w:sdtContent>
                  <w:ins w:author="Anonymous" w:id="66" w:date="2026-09-22T03:03:20Z">
                    <w:r w:rsidDel="00000000" w:rsidR="00000000" w:rsidRPr="00000000">
                      <w:rPr>
                        <w:rtl w:val="0"/>
                      </w:rPr>
                    </w:r>
                  </w:ins>
                </w:sdtContent>
              </w:sdt>
              <w:ins w:author="Anonymous" w:id="66" w:date="2026-09-22T03:03:20Z">
                <w:bookmarkStart w:colFirst="0" w:colLast="0" w:name="_heading=h.hfnt0hlnh2bt" w:id="1253"/>
                <w:bookmarkEnd w:id="1253"/>
              </w:ins>
            </w:sdtContent>
          </w:sdt>
        </w:p>
      </w:sdtContent>
    </w:sdt>
    <w:sdt>
      <w:sdtPr>
        <w:id w:val="-1071398619"/>
        <w:tag w:val="goog_rdk_4735"/>
      </w:sdtPr>
      <w:sdtContent>
        <w:p w:rsidR="00000000" w:rsidDel="00000000" w:rsidP="00000000" w:rsidRDefault="00000000" w:rsidRPr="00000000" w14:paraId="000006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1358291"/>
              <w:tag w:val="goog_rdk_4733"/>
            </w:sdtPr>
            <w:sdtContent>
              <w:ins w:author="Anonymous" w:id="66" w:date="2026-09-22T03:03:20Z"/>
              <w:sdt>
                <w:sdtPr>
                  <w:id w:val="-1400478871"/>
                  <w:tag w:val="goog_rdk_4734"/>
                </w:sdtPr>
                <w:sdtContent>
                  <w:ins w:author="Anonymous" w:id="66" w:date="2026-09-22T03:03:20Z">
                    <w:r w:rsidDel="00000000" w:rsidR="00000000" w:rsidRPr="00000000">
                      <w:rPr>
                        <w:rtl w:val="0"/>
                      </w:rPr>
                    </w:r>
                  </w:ins>
                </w:sdtContent>
              </w:sdt>
              <w:ins w:author="Anonymous" w:id="66" w:date="2026-09-22T03:03:20Z">
                <w:bookmarkStart w:colFirst="0" w:colLast="0" w:name="_heading=h.8knvfwr37qk" w:id="1254"/>
                <w:bookmarkEnd w:id="1254"/>
              </w:ins>
            </w:sdtContent>
          </w:sdt>
        </w:p>
      </w:sdtContent>
    </w:sdt>
    <w:sdt>
      <w:sdtPr>
        <w:id w:val="1501407068"/>
        <w:tag w:val="goog_rdk_4738"/>
      </w:sdtPr>
      <w:sdtContent>
        <w:p w:rsidR="00000000" w:rsidDel="00000000" w:rsidP="00000000" w:rsidRDefault="00000000" w:rsidRPr="00000000" w14:paraId="000006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3961826"/>
              <w:tag w:val="goog_rdk_4736"/>
            </w:sdtPr>
            <w:sdtContent>
              <w:ins w:author="Anonymous" w:id="66" w:date="2026-09-22T03:03:20Z"/>
              <w:sdt>
                <w:sdtPr>
                  <w:id w:val="906169366"/>
                  <w:tag w:val="goog_rdk_4737"/>
                </w:sdtPr>
                <w:sdtContent>
                  <w:ins w:author="Anonymous" w:id="66" w:date="2026-09-22T03:03:20Z">
                    <w:r w:rsidDel="00000000" w:rsidR="00000000" w:rsidRPr="00000000">
                      <w:rPr>
                        <w:rtl w:val="0"/>
                      </w:rPr>
                    </w:r>
                  </w:ins>
                </w:sdtContent>
              </w:sdt>
              <w:ins w:author="Anonymous" w:id="66" w:date="2026-09-22T03:03:20Z">
                <w:bookmarkStart w:colFirst="0" w:colLast="0" w:name="_heading=h.pbt9z5ra8dku" w:id="1255"/>
                <w:bookmarkEnd w:id="1255"/>
              </w:ins>
            </w:sdtContent>
          </w:sdt>
        </w:p>
      </w:sdtContent>
    </w:sdt>
    <w:sdt>
      <w:sdtPr>
        <w:id w:val="-1595081575"/>
        <w:tag w:val="goog_rdk_4741"/>
      </w:sdtPr>
      <w:sdtContent>
        <w:p w:rsidR="00000000" w:rsidDel="00000000" w:rsidP="00000000" w:rsidRDefault="00000000" w:rsidRPr="00000000" w14:paraId="000006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9618878"/>
              <w:tag w:val="goog_rdk_4739"/>
            </w:sdtPr>
            <w:sdtContent>
              <w:ins w:author="Anonymous" w:id="66" w:date="2026-09-22T03:03:20Z"/>
              <w:sdt>
                <w:sdtPr>
                  <w:id w:val="56215995"/>
                  <w:tag w:val="goog_rdk_4740"/>
                </w:sdtPr>
                <w:sdtContent>
                  <w:ins w:author="Anonymous" w:id="66" w:date="2026-09-22T03:03:20Z">
                    <w:r w:rsidDel="00000000" w:rsidR="00000000" w:rsidRPr="00000000">
                      <w:rPr>
                        <w:rtl w:val="0"/>
                      </w:rPr>
                    </w:r>
                  </w:ins>
                </w:sdtContent>
              </w:sdt>
              <w:ins w:author="Anonymous" w:id="66" w:date="2026-09-22T03:03:20Z">
                <w:bookmarkStart w:colFirst="0" w:colLast="0" w:name="_heading=h.n395r7sdsryg" w:id="1256"/>
                <w:bookmarkEnd w:id="1256"/>
              </w:ins>
            </w:sdtContent>
          </w:sdt>
        </w:p>
      </w:sdtContent>
    </w:sdt>
    <w:sdt>
      <w:sdtPr>
        <w:id w:val="1765408661"/>
        <w:tag w:val="goog_rdk_4744"/>
      </w:sdtPr>
      <w:sdtContent>
        <w:p w:rsidR="00000000" w:rsidDel="00000000" w:rsidP="00000000" w:rsidRDefault="00000000" w:rsidRPr="00000000" w14:paraId="000006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9168374"/>
              <w:tag w:val="goog_rdk_4742"/>
            </w:sdtPr>
            <w:sdtContent>
              <w:ins w:author="Anonymous" w:id="66" w:date="2026-09-22T03:03:20Z"/>
              <w:sdt>
                <w:sdtPr>
                  <w:id w:val="431645684"/>
                  <w:tag w:val="goog_rdk_4743"/>
                </w:sdtPr>
                <w:sdtContent>
                  <w:ins w:author="Anonymous" w:id="66" w:date="2026-09-22T03:03:20Z">
                    <w:r w:rsidDel="00000000" w:rsidR="00000000" w:rsidRPr="00000000">
                      <w:rPr>
                        <w:rtl w:val="0"/>
                      </w:rPr>
                    </w:r>
                  </w:ins>
                </w:sdtContent>
              </w:sdt>
              <w:ins w:author="Anonymous" w:id="66" w:date="2026-09-22T03:03:20Z">
                <w:bookmarkStart w:colFirst="0" w:colLast="0" w:name="_heading=h.8idytij3f3w6" w:id="1257"/>
                <w:bookmarkEnd w:id="1257"/>
              </w:ins>
            </w:sdtContent>
          </w:sdt>
        </w:p>
      </w:sdtContent>
    </w:sdt>
    <w:sdt>
      <w:sdtPr>
        <w:id w:val="-671519091"/>
        <w:tag w:val="goog_rdk_4747"/>
      </w:sdtPr>
      <w:sdtContent>
        <w:p w:rsidR="00000000" w:rsidDel="00000000" w:rsidP="00000000" w:rsidRDefault="00000000" w:rsidRPr="00000000" w14:paraId="000006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8600780"/>
              <w:tag w:val="goog_rdk_4745"/>
            </w:sdtPr>
            <w:sdtContent>
              <w:ins w:author="Anonymous" w:id="66" w:date="2026-09-22T03:03:20Z"/>
              <w:sdt>
                <w:sdtPr>
                  <w:id w:val="1402297843"/>
                  <w:tag w:val="goog_rdk_4746"/>
                </w:sdtPr>
                <w:sdtContent>
                  <w:ins w:author="Anonymous" w:id="66" w:date="2026-09-22T03:03:20Z">
                    <w:r w:rsidDel="00000000" w:rsidR="00000000" w:rsidRPr="00000000">
                      <w:rPr>
                        <w:rtl w:val="0"/>
                      </w:rPr>
                    </w:r>
                  </w:ins>
                </w:sdtContent>
              </w:sdt>
              <w:ins w:author="Anonymous" w:id="66" w:date="2026-09-22T03:03:20Z">
                <w:bookmarkStart w:colFirst="0" w:colLast="0" w:name="_heading=h.fvvpnihh6uit" w:id="1258"/>
                <w:bookmarkEnd w:id="1258"/>
              </w:ins>
            </w:sdtContent>
          </w:sdt>
        </w:p>
      </w:sdtContent>
    </w:sdt>
    <w:sdt>
      <w:sdtPr>
        <w:id w:val="-573429617"/>
        <w:tag w:val="goog_rdk_4750"/>
      </w:sdtPr>
      <w:sdtContent>
        <w:p w:rsidR="00000000" w:rsidDel="00000000" w:rsidP="00000000" w:rsidRDefault="00000000" w:rsidRPr="00000000" w14:paraId="000006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015252"/>
              <w:tag w:val="goog_rdk_4748"/>
            </w:sdtPr>
            <w:sdtContent>
              <w:ins w:author="Anonymous" w:id="66" w:date="2026-09-22T03:03:20Z"/>
              <w:sdt>
                <w:sdtPr>
                  <w:id w:val="1625583823"/>
                  <w:tag w:val="goog_rdk_4749"/>
                </w:sdtPr>
                <w:sdtContent>
                  <w:ins w:author="Anonymous" w:id="66" w:date="2026-09-22T03:03:20Z">
                    <w:r w:rsidDel="00000000" w:rsidR="00000000" w:rsidRPr="00000000">
                      <w:rPr>
                        <w:rtl w:val="0"/>
                      </w:rPr>
                    </w:r>
                  </w:ins>
                </w:sdtContent>
              </w:sdt>
              <w:ins w:author="Anonymous" w:id="66" w:date="2026-09-22T03:03:20Z">
                <w:bookmarkStart w:colFirst="0" w:colLast="0" w:name="_heading=h.fsn20ooohm4d" w:id="1259"/>
                <w:bookmarkEnd w:id="1259"/>
              </w:ins>
            </w:sdtContent>
          </w:sdt>
        </w:p>
      </w:sdtContent>
    </w:sdt>
    <w:sdt>
      <w:sdtPr>
        <w:id w:val="-203120617"/>
        <w:tag w:val="goog_rdk_4753"/>
      </w:sdtPr>
      <w:sdtContent>
        <w:p w:rsidR="00000000" w:rsidDel="00000000" w:rsidP="00000000" w:rsidRDefault="00000000" w:rsidRPr="00000000" w14:paraId="000006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7076378"/>
              <w:tag w:val="goog_rdk_4751"/>
            </w:sdtPr>
            <w:sdtContent>
              <w:ins w:author="Anonymous" w:id="66" w:date="2026-09-22T03:03:20Z"/>
              <w:sdt>
                <w:sdtPr>
                  <w:id w:val="152557179"/>
                  <w:tag w:val="goog_rdk_4752"/>
                </w:sdtPr>
                <w:sdtContent>
                  <w:ins w:author="Anonymous" w:id="66" w:date="2026-09-22T03:03:20Z">
                    <w:r w:rsidDel="00000000" w:rsidR="00000000" w:rsidRPr="00000000">
                      <w:rPr>
                        <w:rtl w:val="0"/>
                      </w:rPr>
                    </w:r>
                  </w:ins>
                </w:sdtContent>
              </w:sdt>
              <w:ins w:author="Anonymous" w:id="66" w:date="2026-09-22T03:03:20Z">
                <w:bookmarkStart w:colFirst="0" w:colLast="0" w:name="_heading=h.qw9fr412dwiq" w:id="1260"/>
                <w:bookmarkEnd w:id="1260"/>
              </w:ins>
            </w:sdtContent>
          </w:sdt>
        </w:p>
      </w:sdtContent>
    </w:sdt>
    <w:sdt>
      <w:sdtPr>
        <w:id w:val="-759292235"/>
        <w:tag w:val="goog_rdk_4756"/>
      </w:sdtPr>
      <w:sdtContent>
        <w:p w:rsidR="00000000" w:rsidDel="00000000" w:rsidP="00000000" w:rsidRDefault="00000000" w:rsidRPr="00000000" w14:paraId="000006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0597477"/>
              <w:tag w:val="goog_rdk_4754"/>
            </w:sdtPr>
            <w:sdtContent>
              <w:ins w:author="Anonymous" w:id="66" w:date="2026-09-22T03:03:20Z"/>
              <w:sdt>
                <w:sdtPr>
                  <w:id w:val="1349673741"/>
                  <w:tag w:val="goog_rdk_4755"/>
                </w:sdtPr>
                <w:sdtContent>
                  <w:ins w:author="Anonymous" w:id="66" w:date="2026-09-22T03:03:20Z">
                    <w:r w:rsidDel="00000000" w:rsidR="00000000" w:rsidRPr="00000000">
                      <w:rPr>
                        <w:rtl w:val="0"/>
                      </w:rPr>
                    </w:r>
                  </w:ins>
                </w:sdtContent>
              </w:sdt>
              <w:ins w:author="Anonymous" w:id="66" w:date="2026-09-22T03:03:20Z">
                <w:bookmarkStart w:colFirst="0" w:colLast="0" w:name="_heading=h.u4n20xyxc92g" w:id="1261"/>
                <w:bookmarkEnd w:id="1261"/>
              </w:ins>
            </w:sdtContent>
          </w:sdt>
        </w:p>
      </w:sdtContent>
    </w:sdt>
    <w:sdt>
      <w:sdtPr>
        <w:id w:val="981587227"/>
        <w:tag w:val="goog_rdk_4759"/>
      </w:sdtPr>
      <w:sdtContent>
        <w:p w:rsidR="00000000" w:rsidDel="00000000" w:rsidP="00000000" w:rsidRDefault="00000000" w:rsidRPr="00000000" w14:paraId="000006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197431"/>
              <w:tag w:val="goog_rdk_4757"/>
            </w:sdtPr>
            <w:sdtContent>
              <w:ins w:author="Anonymous" w:id="66" w:date="2026-09-22T03:03:20Z"/>
              <w:sdt>
                <w:sdtPr>
                  <w:id w:val="-773951248"/>
                  <w:tag w:val="goog_rdk_4758"/>
                </w:sdtPr>
                <w:sdtContent>
                  <w:ins w:author="Anonymous" w:id="66" w:date="2026-09-22T03:03:20Z">
                    <w:r w:rsidDel="00000000" w:rsidR="00000000" w:rsidRPr="00000000">
                      <w:rPr>
                        <w:rtl w:val="0"/>
                      </w:rPr>
                    </w:r>
                  </w:ins>
                </w:sdtContent>
              </w:sdt>
              <w:ins w:author="Anonymous" w:id="66" w:date="2026-09-22T03:03:20Z">
                <w:bookmarkStart w:colFirst="0" w:colLast="0" w:name="_heading=h.vz7sto2ubifa" w:id="1262"/>
                <w:bookmarkEnd w:id="1262"/>
              </w:ins>
            </w:sdtContent>
          </w:sdt>
        </w:p>
      </w:sdtContent>
    </w:sdt>
    <w:sdt>
      <w:sdtPr>
        <w:id w:val="1865531693"/>
        <w:tag w:val="goog_rdk_4762"/>
      </w:sdtPr>
      <w:sdtContent>
        <w:p w:rsidR="00000000" w:rsidDel="00000000" w:rsidP="00000000" w:rsidRDefault="00000000" w:rsidRPr="00000000" w14:paraId="000006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6902533"/>
              <w:tag w:val="goog_rdk_4760"/>
            </w:sdtPr>
            <w:sdtContent>
              <w:ins w:author="Anonymous" w:id="66" w:date="2026-09-22T03:03:20Z"/>
              <w:sdt>
                <w:sdtPr>
                  <w:id w:val="-175793670"/>
                  <w:tag w:val="goog_rdk_4761"/>
                </w:sdtPr>
                <w:sdtContent>
                  <w:ins w:author="Anonymous" w:id="66" w:date="2026-09-22T03:03:20Z">
                    <w:r w:rsidDel="00000000" w:rsidR="00000000" w:rsidRPr="00000000">
                      <w:rPr>
                        <w:rtl w:val="0"/>
                      </w:rPr>
                    </w:r>
                  </w:ins>
                </w:sdtContent>
              </w:sdt>
              <w:ins w:author="Anonymous" w:id="66" w:date="2026-09-22T03:03:20Z">
                <w:bookmarkStart w:colFirst="0" w:colLast="0" w:name="_heading=h.xh72ypha4jaq" w:id="1263"/>
                <w:bookmarkEnd w:id="1263"/>
              </w:ins>
            </w:sdtContent>
          </w:sdt>
        </w:p>
      </w:sdtContent>
    </w:sdt>
    <w:sdt>
      <w:sdtPr>
        <w:id w:val="-1086235419"/>
        <w:tag w:val="goog_rdk_4765"/>
      </w:sdtPr>
      <w:sdtContent>
        <w:p w:rsidR="00000000" w:rsidDel="00000000" w:rsidP="00000000" w:rsidRDefault="00000000" w:rsidRPr="00000000" w14:paraId="000006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2733308"/>
              <w:tag w:val="goog_rdk_4763"/>
            </w:sdtPr>
            <w:sdtContent>
              <w:ins w:author="Anonymous" w:id="66" w:date="2026-09-22T03:03:20Z"/>
              <w:sdt>
                <w:sdtPr>
                  <w:id w:val="-1414184419"/>
                  <w:tag w:val="goog_rdk_4764"/>
                </w:sdtPr>
                <w:sdtContent>
                  <w:ins w:author="Anonymous" w:id="66" w:date="2026-09-22T03:03:20Z">
                    <w:r w:rsidDel="00000000" w:rsidR="00000000" w:rsidRPr="00000000">
                      <w:rPr>
                        <w:rtl w:val="0"/>
                      </w:rPr>
                    </w:r>
                  </w:ins>
                </w:sdtContent>
              </w:sdt>
              <w:ins w:author="Anonymous" w:id="66" w:date="2026-09-22T03:03:20Z">
                <w:bookmarkStart w:colFirst="0" w:colLast="0" w:name="_heading=h.k1cjt89tvtb4" w:id="1264"/>
                <w:bookmarkEnd w:id="1264"/>
              </w:ins>
            </w:sdtContent>
          </w:sdt>
        </w:p>
      </w:sdtContent>
    </w:sdt>
    <w:sdt>
      <w:sdtPr>
        <w:id w:val="1172054825"/>
        <w:tag w:val="goog_rdk_4768"/>
      </w:sdtPr>
      <w:sdtContent>
        <w:p w:rsidR="00000000" w:rsidDel="00000000" w:rsidP="00000000" w:rsidRDefault="00000000" w:rsidRPr="00000000" w14:paraId="000006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5741976"/>
              <w:tag w:val="goog_rdk_4766"/>
            </w:sdtPr>
            <w:sdtContent>
              <w:ins w:author="Anonymous" w:id="66" w:date="2026-09-22T03:03:20Z"/>
              <w:sdt>
                <w:sdtPr>
                  <w:id w:val="-86379635"/>
                  <w:tag w:val="goog_rdk_4767"/>
                </w:sdtPr>
                <w:sdtContent>
                  <w:ins w:author="Anonymous" w:id="66" w:date="2026-09-22T03:03:20Z">
                    <w:r w:rsidDel="00000000" w:rsidR="00000000" w:rsidRPr="00000000">
                      <w:rPr>
                        <w:rtl w:val="0"/>
                      </w:rPr>
                    </w:r>
                  </w:ins>
                </w:sdtContent>
              </w:sdt>
              <w:ins w:author="Anonymous" w:id="66" w:date="2026-09-22T03:03:20Z">
                <w:bookmarkStart w:colFirst="0" w:colLast="0" w:name="_heading=h.bpj4yao9aphw" w:id="1265"/>
                <w:bookmarkEnd w:id="1265"/>
              </w:ins>
            </w:sdtContent>
          </w:sdt>
        </w:p>
      </w:sdtContent>
    </w:sdt>
    <w:sdt>
      <w:sdtPr>
        <w:id w:val="495575466"/>
        <w:tag w:val="goog_rdk_4771"/>
      </w:sdtPr>
      <w:sdtContent>
        <w:p w:rsidR="00000000" w:rsidDel="00000000" w:rsidP="00000000" w:rsidRDefault="00000000" w:rsidRPr="00000000" w14:paraId="000006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8331818"/>
              <w:tag w:val="goog_rdk_4769"/>
            </w:sdtPr>
            <w:sdtContent>
              <w:ins w:author="Anonymous" w:id="66" w:date="2026-09-22T03:03:20Z"/>
              <w:sdt>
                <w:sdtPr>
                  <w:id w:val="-23361849"/>
                  <w:tag w:val="goog_rdk_4770"/>
                </w:sdtPr>
                <w:sdtContent>
                  <w:ins w:author="Anonymous" w:id="66" w:date="2026-09-22T03:03:20Z">
                    <w:r w:rsidDel="00000000" w:rsidR="00000000" w:rsidRPr="00000000">
                      <w:rPr>
                        <w:rtl w:val="0"/>
                      </w:rPr>
                    </w:r>
                  </w:ins>
                </w:sdtContent>
              </w:sdt>
              <w:ins w:author="Anonymous" w:id="66" w:date="2026-09-22T03:03:20Z">
                <w:bookmarkStart w:colFirst="0" w:colLast="0" w:name="_heading=h.vrfwrtlncdqs" w:id="1266"/>
                <w:bookmarkEnd w:id="1266"/>
              </w:ins>
            </w:sdtContent>
          </w:sdt>
        </w:p>
      </w:sdtContent>
    </w:sdt>
    <w:sdt>
      <w:sdtPr>
        <w:id w:val="1662704414"/>
        <w:tag w:val="goog_rdk_4774"/>
      </w:sdtPr>
      <w:sdtContent>
        <w:p w:rsidR="00000000" w:rsidDel="00000000" w:rsidP="00000000" w:rsidRDefault="00000000" w:rsidRPr="00000000" w14:paraId="000006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7645790"/>
              <w:tag w:val="goog_rdk_4772"/>
            </w:sdtPr>
            <w:sdtContent>
              <w:ins w:author="Anonymous" w:id="66" w:date="2026-09-22T03:03:20Z"/>
              <w:sdt>
                <w:sdtPr>
                  <w:id w:val="-312205639"/>
                  <w:tag w:val="goog_rdk_4773"/>
                </w:sdtPr>
                <w:sdtContent>
                  <w:ins w:author="Anonymous" w:id="66" w:date="2026-09-22T03:03:20Z">
                    <w:r w:rsidDel="00000000" w:rsidR="00000000" w:rsidRPr="00000000">
                      <w:rPr>
                        <w:rtl w:val="0"/>
                      </w:rPr>
                    </w:r>
                  </w:ins>
                </w:sdtContent>
              </w:sdt>
              <w:ins w:author="Anonymous" w:id="66" w:date="2026-09-22T03:03:20Z">
                <w:bookmarkStart w:colFirst="0" w:colLast="0" w:name="_heading=h.8yyqisb63yum" w:id="1267"/>
                <w:bookmarkEnd w:id="1267"/>
              </w:ins>
            </w:sdtContent>
          </w:sdt>
        </w:p>
      </w:sdtContent>
    </w:sdt>
    <w:sdt>
      <w:sdtPr>
        <w:id w:val="-1140475495"/>
        <w:tag w:val="goog_rdk_4777"/>
      </w:sdtPr>
      <w:sdtContent>
        <w:p w:rsidR="00000000" w:rsidDel="00000000" w:rsidP="00000000" w:rsidRDefault="00000000" w:rsidRPr="00000000" w14:paraId="000006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5083754"/>
              <w:tag w:val="goog_rdk_4775"/>
            </w:sdtPr>
            <w:sdtContent>
              <w:ins w:author="Anonymous" w:id="66" w:date="2026-09-22T03:03:20Z"/>
              <w:sdt>
                <w:sdtPr>
                  <w:id w:val="1490809362"/>
                  <w:tag w:val="goog_rdk_4776"/>
                </w:sdtPr>
                <w:sdtContent>
                  <w:ins w:author="Anonymous" w:id="66" w:date="2026-09-22T03:03:20Z">
                    <w:r w:rsidDel="00000000" w:rsidR="00000000" w:rsidRPr="00000000">
                      <w:rPr>
                        <w:rtl w:val="0"/>
                      </w:rPr>
                    </w:r>
                  </w:ins>
                </w:sdtContent>
              </w:sdt>
              <w:ins w:author="Anonymous" w:id="66" w:date="2026-09-22T03:03:20Z">
                <w:bookmarkStart w:colFirst="0" w:colLast="0" w:name="_heading=h.e4lrra4wwjt0" w:id="1268"/>
                <w:bookmarkEnd w:id="1268"/>
              </w:ins>
            </w:sdtContent>
          </w:sdt>
        </w:p>
      </w:sdtContent>
    </w:sdt>
    <w:sdt>
      <w:sdtPr>
        <w:id w:val="-1902030389"/>
        <w:tag w:val="goog_rdk_4780"/>
      </w:sdtPr>
      <w:sdtContent>
        <w:p w:rsidR="00000000" w:rsidDel="00000000" w:rsidP="00000000" w:rsidRDefault="00000000" w:rsidRPr="00000000" w14:paraId="000006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4455903"/>
              <w:tag w:val="goog_rdk_4778"/>
            </w:sdtPr>
            <w:sdtContent>
              <w:ins w:author="Anonymous" w:id="66" w:date="2026-09-22T03:03:20Z"/>
              <w:sdt>
                <w:sdtPr>
                  <w:id w:val="623110050"/>
                  <w:tag w:val="goog_rdk_4779"/>
                </w:sdtPr>
                <w:sdtContent>
                  <w:ins w:author="Anonymous" w:id="66" w:date="2026-09-22T03:03:20Z">
                    <w:r w:rsidDel="00000000" w:rsidR="00000000" w:rsidRPr="00000000">
                      <w:rPr>
                        <w:rtl w:val="0"/>
                      </w:rPr>
                    </w:r>
                  </w:ins>
                </w:sdtContent>
              </w:sdt>
              <w:ins w:author="Anonymous" w:id="66" w:date="2026-09-22T03:03:20Z">
                <w:bookmarkStart w:colFirst="0" w:colLast="0" w:name="_heading=h.f8pl6fwlpktn" w:id="1269"/>
                <w:bookmarkEnd w:id="1269"/>
              </w:ins>
            </w:sdtContent>
          </w:sdt>
        </w:p>
      </w:sdtContent>
    </w:sdt>
    <w:sdt>
      <w:sdtPr>
        <w:id w:val="-1109117552"/>
        <w:tag w:val="goog_rdk_4783"/>
      </w:sdtPr>
      <w:sdtContent>
        <w:p w:rsidR="00000000" w:rsidDel="00000000" w:rsidP="00000000" w:rsidRDefault="00000000" w:rsidRPr="00000000" w14:paraId="000006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7789775"/>
              <w:tag w:val="goog_rdk_4781"/>
            </w:sdtPr>
            <w:sdtContent>
              <w:ins w:author="Anonymous" w:id="66" w:date="2026-09-22T03:03:20Z"/>
              <w:sdt>
                <w:sdtPr>
                  <w:id w:val="-1579614583"/>
                  <w:tag w:val="goog_rdk_4782"/>
                </w:sdtPr>
                <w:sdtContent>
                  <w:ins w:author="Anonymous" w:id="66" w:date="2026-09-22T03:03:20Z">
                    <w:r w:rsidDel="00000000" w:rsidR="00000000" w:rsidRPr="00000000">
                      <w:rPr>
                        <w:rtl w:val="0"/>
                      </w:rPr>
                    </w:r>
                  </w:ins>
                </w:sdtContent>
              </w:sdt>
              <w:ins w:author="Anonymous" w:id="66" w:date="2026-09-22T03:03:20Z">
                <w:bookmarkStart w:colFirst="0" w:colLast="0" w:name="_heading=h.l7zdsovm4gw6" w:id="1270"/>
                <w:bookmarkEnd w:id="1270"/>
              </w:ins>
            </w:sdtContent>
          </w:sdt>
        </w:p>
      </w:sdtContent>
    </w:sdt>
    <w:sdt>
      <w:sdtPr>
        <w:id w:val="-2053892939"/>
        <w:tag w:val="goog_rdk_4786"/>
      </w:sdtPr>
      <w:sdtContent>
        <w:p w:rsidR="00000000" w:rsidDel="00000000" w:rsidP="00000000" w:rsidRDefault="00000000" w:rsidRPr="00000000" w14:paraId="000006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2838041"/>
              <w:tag w:val="goog_rdk_4784"/>
            </w:sdtPr>
            <w:sdtContent>
              <w:ins w:author="Anonymous" w:id="66" w:date="2026-09-22T03:03:20Z"/>
              <w:sdt>
                <w:sdtPr>
                  <w:id w:val="-953513230"/>
                  <w:tag w:val="goog_rdk_4785"/>
                </w:sdtPr>
                <w:sdtContent>
                  <w:ins w:author="Anonymous" w:id="66" w:date="2026-09-22T03:03:20Z">
                    <w:r w:rsidDel="00000000" w:rsidR="00000000" w:rsidRPr="00000000">
                      <w:rPr>
                        <w:rtl w:val="0"/>
                      </w:rPr>
                    </w:r>
                  </w:ins>
                </w:sdtContent>
              </w:sdt>
              <w:ins w:author="Anonymous" w:id="66" w:date="2026-09-22T03:03:20Z">
                <w:bookmarkStart w:colFirst="0" w:colLast="0" w:name="_heading=h.f7sjvutzwjln" w:id="1271"/>
                <w:bookmarkEnd w:id="1271"/>
              </w:ins>
            </w:sdtContent>
          </w:sdt>
        </w:p>
      </w:sdtContent>
    </w:sdt>
    <w:sdt>
      <w:sdtPr>
        <w:id w:val="118419844"/>
        <w:tag w:val="goog_rdk_4789"/>
      </w:sdtPr>
      <w:sdtContent>
        <w:p w:rsidR="00000000" w:rsidDel="00000000" w:rsidP="00000000" w:rsidRDefault="00000000" w:rsidRPr="00000000" w14:paraId="000006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5321826"/>
              <w:tag w:val="goog_rdk_4787"/>
            </w:sdtPr>
            <w:sdtContent>
              <w:ins w:author="Anonymous" w:id="66" w:date="2026-09-22T03:03:20Z"/>
              <w:sdt>
                <w:sdtPr>
                  <w:id w:val="-661832046"/>
                  <w:tag w:val="goog_rdk_4788"/>
                </w:sdtPr>
                <w:sdtContent>
                  <w:ins w:author="Anonymous" w:id="66" w:date="2026-09-22T03:03:20Z">
                    <w:r w:rsidDel="00000000" w:rsidR="00000000" w:rsidRPr="00000000">
                      <w:rPr>
                        <w:rtl w:val="0"/>
                      </w:rPr>
                    </w:r>
                  </w:ins>
                </w:sdtContent>
              </w:sdt>
              <w:ins w:author="Anonymous" w:id="66" w:date="2026-09-22T03:03:20Z">
                <w:bookmarkStart w:colFirst="0" w:colLast="0" w:name="_heading=h.ujmm4vc9y5dg" w:id="1272"/>
                <w:bookmarkEnd w:id="1272"/>
              </w:ins>
            </w:sdtContent>
          </w:sdt>
        </w:p>
      </w:sdtContent>
    </w:sdt>
    <w:sdt>
      <w:sdtPr>
        <w:id w:val="840442678"/>
        <w:tag w:val="goog_rdk_4792"/>
      </w:sdtPr>
      <w:sdtContent>
        <w:p w:rsidR="00000000" w:rsidDel="00000000" w:rsidP="00000000" w:rsidRDefault="00000000" w:rsidRPr="00000000" w14:paraId="000006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094710"/>
              <w:tag w:val="goog_rdk_4790"/>
            </w:sdtPr>
            <w:sdtContent>
              <w:ins w:author="Anonymous" w:id="66" w:date="2026-09-22T03:03:20Z"/>
              <w:sdt>
                <w:sdtPr>
                  <w:id w:val="-1781201855"/>
                  <w:tag w:val="goog_rdk_4791"/>
                </w:sdtPr>
                <w:sdtContent>
                  <w:ins w:author="Anonymous" w:id="66" w:date="2026-09-22T03:03:20Z">
                    <w:r w:rsidDel="00000000" w:rsidR="00000000" w:rsidRPr="00000000">
                      <w:rPr>
                        <w:rtl w:val="0"/>
                      </w:rPr>
                    </w:r>
                  </w:ins>
                </w:sdtContent>
              </w:sdt>
              <w:ins w:author="Anonymous" w:id="66" w:date="2026-09-22T03:03:20Z">
                <w:bookmarkStart w:colFirst="0" w:colLast="0" w:name="_heading=h.wgr5vgawnnue" w:id="1273"/>
                <w:bookmarkEnd w:id="1273"/>
              </w:ins>
            </w:sdtContent>
          </w:sdt>
        </w:p>
      </w:sdtContent>
    </w:sdt>
    <w:sdt>
      <w:sdtPr>
        <w:id w:val="-128768514"/>
        <w:tag w:val="goog_rdk_4795"/>
      </w:sdtPr>
      <w:sdtContent>
        <w:p w:rsidR="00000000" w:rsidDel="00000000" w:rsidP="00000000" w:rsidRDefault="00000000" w:rsidRPr="00000000" w14:paraId="000006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9230393"/>
              <w:tag w:val="goog_rdk_4793"/>
            </w:sdtPr>
            <w:sdtContent>
              <w:ins w:author="Anonymous" w:id="66" w:date="2026-09-22T03:03:20Z"/>
              <w:sdt>
                <w:sdtPr>
                  <w:id w:val="-1296061720"/>
                  <w:tag w:val="goog_rdk_4794"/>
                </w:sdtPr>
                <w:sdtContent>
                  <w:ins w:author="Anonymous" w:id="66" w:date="2026-09-22T03:03:20Z">
                    <w:r w:rsidDel="00000000" w:rsidR="00000000" w:rsidRPr="00000000">
                      <w:rPr>
                        <w:rtl w:val="0"/>
                      </w:rPr>
                    </w:r>
                  </w:ins>
                </w:sdtContent>
              </w:sdt>
              <w:ins w:author="Anonymous" w:id="66" w:date="2026-09-22T03:03:20Z">
                <w:bookmarkStart w:colFirst="0" w:colLast="0" w:name="_heading=h.hiy0xcdae4ji" w:id="1274"/>
                <w:bookmarkEnd w:id="1274"/>
              </w:ins>
            </w:sdtContent>
          </w:sdt>
        </w:p>
      </w:sdtContent>
    </w:sdt>
    <w:sdt>
      <w:sdtPr>
        <w:id w:val="626409516"/>
        <w:tag w:val="goog_rdk_4798"/>
      </w:sdtPr>
      <w:sdtContent>
        <w:p w:rsidR="00000000" w:rsidDel="00000000" w:rsidP="00000000" w:rsidRDefault="00000000" w:rsidRPr="00000000" w14:paraId="000006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5197237"/>
              <w:tag w:val="goog_rdk_4796"/>
            </w:sdtPr>
            <w:sdtContent>
              <w:ins w:author="Anonymous" w:id="66" w:date="2026-09-22T03:03:20Z"/>
              <w:sdt>
                <w:sdtPr>
                  <w:id w:val="-2076549494"/>
                  <w:tag w:val="goog_rdk_4797"/>
                </w:sdtPr>
                <w:sdtContent>
                  <w:ins w:author="Anonymous" w:id="66" w:date="2026-09-22T03:03:20Z">
                    <w:r w:rsidDel="00000000" w:rsidR="00000000" w:rsidRPr="00000000">
                      <w:rPr>
                        <w:rtl w:val="0"/>
                      </w:rPr>
                    </w:r>
                  </w:ins>
                </w:sdtContent>
              </w:sdt>
              <w:ins w:author="Anonymous" w:id="66" w:date="2026-09-22T03:03:20Z">
                <w:bookmarkStart w:colFirst="0" w:colLast="0" w:name="_heading=h.luccoa6clwkk" w:id="1275"/>
                <w:bookmarkEnd w:id="1275"/>
              </w:ins>
            </w:sdtContent>
          </w:sdt>
        </w:p>
      </w:sdtContent>
    </w:sdt>
    <w:sdt>
      <w:sdtPr>
        <w:id w:val="-931204009"/>
        <w:tag w:val="goog_rdk_4801"/>
      </w:sdtPr>
      <w:sdtContent>
        <w:p w:rsidR="00000000" w:rsidDel="00000000" w:rsidP="00000000" w:rsidRDefault="00000000" w:rsidRPr="00000000" w14:paraId="000006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7656982"/>
              <w:tag w:val="goog_rdk_4799"/>
            </w:sdtPr>
            <w:sdtContent>
              <w:ins w:author="Anonymous" w:id="66" w:date="2026-09-22T03:03:20Z"/>
              <w:sdt>
                <w:sdtPr>
                  <w:id w:val="-1309936605"/>
                  <w:tag w:val="goog_rdk_4800"/>
                </w:sdtPr>
                <w:sdtContent>
                  <w:ins w:author="Anonymous" w:id="66" w:date="2026-09-22T03:03:20Z">
                    <w:r w:rsidDel="00000000" w:rsidR="00000000" w:rsidRPr="00000000">
                      <w:rPr>
                        <w:rtl w:val="0"/>
                      </w:rPr>
                    </w:r>
                  </w:ins>
                </w:sdtContent>
              </w:sdt>
              <w:ins w:author="Anonymous" w:id="66" w:date="2026-09-22T03:03:20Z">
                <w:bookmarkStart w:colFirst="0" w:colLast="0" w:name="_heading=h.tk7i5mycu5qr" w:id="1276"/>
                <w:bookmarkEnd w:id="1276"/>
              </w:ins>
            </w:sdtContent>
          </w:sdt>
        </w:p>
      </w:sdtContent>
    </w:sdt>
    <w:sdt>
      <w:sdtPr>
        <w:id w:val="-655211931"/>
        <w:tag w:val="goog_rdk_4804"/>
      </w:sdtPr>
      <w:sdtContent>
        <w:p w:rsidR="00000000" w:rsidDel="00000000" w:rsidP="00000000" w:rsidRDefault="00000000" w:rsidRPr="00000000" w14:paraId="000006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1320517"/>
              <w:tag w:val="goog_rdk_4802"/>
            </w:sdtPr>
            <w:sdtContent>
              <w:ins w:author="Anonymous" w:id="66" w:date="2026-09-22T03:03:20Z"/>
              <w:sdt>
                <w:sdtPr>
                  <w:id w:val="1104020388"/>
                  <w:tag w:val="goog_rdk_4803"/>
                </w:sdtPr>
                <w:sdtContent>
                  <w:ins w:author="Anonymous" w:id="66" w:date="2026-09-22T03:03:20Z">
                    <w:r w:rsidDel="00000000" w:rsidR="00000000" w:rsidRPr="00000000">
                      <w:rPr>
                        <w:rtl w:val="0"/>
                      </w:rPr>
                    </w:r>
                  </w:ins>
                </w:sdtContent>
              </w:sdt>
              <w:ins w:author="Anonymous" w:id="66" w:date="2026-09-22T03:03:20Z">
                <w:bookmarkStart w:colFirst="0" w:colLast="0" w:name="_heading=h.n2sleys8pqp" w:id="1277"/>
                <w:bookmarkEnd w:id="1277"/>
              </w:ins>
            </w:sdtContent>
          </w:sdt>
        </w:p>
      </w:sdtContent>
    </w:sdt>
    <w:sdt>
      <w:sdtPr>
        <w:id w:val="-1619870796"/>
        <w:tag w:val="goog_rdk_4807"/>
      </w:sdtPr>
      <w:sdtContent>
        <w:p w:rsidR="00000000" w:rsidDel="00000000" w:rsidP="00000000" w:rsidRDefault="00000000" w:rsidRPr="00000000" w14:paraId="000006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2614323"/>
              <w:tag w:val="goog_rdk_4805"/>
            </w:sdtPr>
            <w:sdtContent>
              <w:ins w:author="Anonymous" w:id="66" w:date="2026-09-22T03:03:20Z"/>
              <w:sdt>
                <w:sdtPr>
                  <w:id w:val="-2099326409"/>
                  <w:tag w:val="goog_rdk_4806"/>
                </w:sdtPr>
                <w:sdtContent>
                  <w:ins w:author="Anonymous" w:id="66" w:date="2026-09-22T03:03:20Z">
                    <w:r w:rsidDel="00000000" w:rsidR="00000000" w:rsidRPr="00000000">
                      <w:rPr>
                        <w:rtl w:val="0"/>
                      </w:rPr>
                    </w:r>
                  </w:ins>
                </w:sdtContent>
              </w:sdt>
              <w:ins w:author="Anonymous" w:id="66" w:date="2026-09-22T03:03:20Z">
                <w:bookmarkStart w:colFirst="0" w:colLast="0" w:name="_heading=h.66vw9mr2naiy" w:id="1278"/>
                <w:bookmarkEnd w:id="1278"/>
              </w:ins>
            </w:sdtContent>
          </w:sdt>
        </w:p>
      </w:sdtContent>
    </w:sdt>
    <w:sdt>
      <w:sdtPr>
        <w:id w:val="2096522132"/>
        <w:tag w:val="goog_rdk_4810"/>
      </w:sdtPr>
      <w:sdtContent>
        <w:p w:rsidR="00000000" w:rsidDel="00000000" w:rsidP="00000000" w:rsidRDefault="00000000" w:rsidRPr="00000000" w14:paraId="000006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80571"/>
              <w:tag w:val="goog_rdk_4808"/>
            </w:sdtPr>
            <w:sdtContent>
              <w:ins w:author="Anonymous" w:id="66" w:date="2026-09-22T03:03:20Z"/>
              <w:sdt>
                <w:sdtPr>
                  <w:id w:val="859180253"/>
                  <w:tag w:val="goog_rdk_4809"/>
                </w:sdtPr>
                <w:sdtContent>
                  <w:ins w:author="Anonymous" w:id="66" w:date="2026-09-22T03:03:20Z">
                    <w:r w:rsidDel="00000000" w:rsidR="00000000" w:rsidRPr="00000000">
                      <w:rPr>
                        <w:rtl w:val="0"/>
                      </w:rPr>
                    </w:r>
                  </w:ins>
                </w:sdtContent>
              </w:sdt>
              <w:ins w:author="Anonymous" w:id="66" w:date="2026-09-22T03:03:20Z">
                <w:bookmarkStart w:colFirst="0" w:colLast="0" w:name="_heading=h.36t5w0i0bze5" w:id="1279"/>
                <w:bookmarkEnd w:id="1279"/>
              </w:ins>
            </w:sdtContent>
          </w:sdt>
        </w:p>
      </w:sdtContent>
    </w:sdt>
    <w:sdt>
      <w:sdtPr>
        <w:id w:val="-668572501"/>
        <w:tag w:val="goog_rdk_4813"/>
      </w:sdtPr>
      <w:sdtContent>
        <w:p w:rsidR="00000000" w:rsidDel="00000000" w:rsidP="00000000" w:rsidRDefault="00000000" w:rsidRPr="00000000" w14:paraId="000006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7912849"/>
              <w:tag w:val="goog_rdk_4811"/>
            </w:sdtPr>
            <w:sdtContent>
              <w:ins w:author="Anonymous" w:id="66" w:date="2026-09-22T03:03:20Z"/>
              <w:sdt>
                <w:sdtPr>
                  <w:id w:val="-1123658806"/>
                  <w:tag w:val="goog_rdk_4812"/>
                </w:sdtPr>
                <w:sdtContent>
                  <w:ins w:author="Anonymous" w:id="66" w:date="2026-09-22T03:03:20Z">
                    <w:r w:rsidDel="00000000" w:rsidR="00000000" w:rsidRPr="00000000">
                      <w:rPr>
                        <w:rtl w:val="0"/>
                      </w:rPr>
                    </w:r>
                  </w:ins>
                </w:sdtContent>
              </w:sdt>
              <w:ins w:author="Anonymous" w:id="66" w:date="2026-09-22T03:03:20Z">
                <w:bookmarkStart w:colFirst="0" w:colLast="0" w:name="_heading=h.dvh35r1z09qd" w:id="1280"/>
                <w:bookmarkEnd w:id="1280"/>
              </w:ins>
            </w:sdtContent>
          </w:sdt>
        </w:p>
      </w:sdtContent>
    </w:sdt>
    <w:sdt>
      <w:sdtPr>
        <w:id w:val="1462931615"/>
        <w:tag w:val="goog_rdk_4816"/>
      </w:sdtPr>
      <w:sdtContent>
        <w:p w:rsidR="00000000" w:rsidDel="00000000" w:rsidP="00000000" w:rsidRDefault="00000000" w:rsidRPr="00000000" w14:paraId="000006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0628281"/>
              <w:tag w:val="goog_rdk_4814"/>
            </w:sdtPr>
            <w:sdtContent>
              <w:ins w:author="Anonymous" w:id="66" w:date="2026-09-22T03:03:20Z"/>
              <w:sdt>
                <w:sdtPr>
                  <w:id w:val="-1923771633"/>
                  <w:tag w:val="goog_rdk_4815"/>
                </w:sdtPr>
                <w:sdtContent>
                  <w:ins w:author="Anonymous" w:id="66" w:date="2026-09-22T03:03:20Z">
                    <w:r w:rsidDel="00000000" w:rsidR="00000000" w:rsidRPr="00000000">
                      <w:rPr>
                        <w:rtl w:val="0"/>
                      </w:rPr>
                    </w:r>
                  </w:ins>
                </w:sdtContent>
              </w:sdt>
              <w:ins w:author="Anonymous" w:id="66" w:date="2026-09-22T03:03:20Z">
                <w:bookmarkStart w:colFirst="0" w:colLast="0" w:name="_heading=h.gicwnpyhump1" w:id="1281"/>
                <w:bookmarkEnd w:id="1281"/>
              </w:ins>
            </w:sdtContent>
          </w:sdt>
        </w:p>
      </w:sdtContent>
    </w:sdt>
    <w:sdt>
      <w:sdtPr>
        <w:id w:val="245543984"/>
        <w:tag w:val="goog_rdk_4819"/>
      </w:sdtPr>
      <w:sdtContent>
        <w:p w:rsidR="00000000" w:rsidDel="00000000" w:rsidP="00000000" w:rsidRDefault="00000000" w:rsidRPr="00000000" w14:paraId="000006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6660767"/>
              <w:tag w:val="goog_rdk_4817"/>
            </w:sdtPr>
            <w:sdtContent>
              <w:ins w:author="Anonymous" w:id="66" w:date="2026-09-22T03:03:20Z"/>
              <w:sdt>
                <w:sdtPr>
                  <w:id w:val="1450585912"/>
                  <w:tag w:val="goog_rdk_4818"/>
                </w:sdtPr>
                <w:sdtContent>
                  <w:ins w:author="Anonymous" w:id="66" w:date="2026-09-22T03:03:20Z">
                    <w:r w:rsidDel="00000000" w:rsidR="00000000" w:rsidRPr="00000000">
                      <w:rPr>
                        <w:rtl w:val="0"/>
                      </w:rPr>
                    </w:r>
                  </w:ins>
                </w:sdtContent>
              </w:sdt>
              <w:ins w:author="Anonymous" w:id="66" w:date="2026-09-22T03:03:20Z">
                <w:bookmarkStart w:colFirst="0" w:colLast="0" w:name="_heading=h.eddjnju9lom4" w:id="1282"/>
                <w:bookmarkEnd w:id="1282"/>
              </w:ins>
            </w:sdtContent>
          </w:sdt>
        </w:p>
      </w:sdtContent>
    </w:sdt>
    <w:sdt>
      <w:sdtPr>
        <w:id w:val="-116410065"/>
        <w:tag w:val="goog_rdk_4822"/>
      </w:sdtPr>
      <w:sdtContent>
        <w:p w:rsidR="00000000" w:rsidDel="00000000" w:rsidP="00000000" w:rsidRDefault="00000000" w:rsidRPr="00000000" w14:paraId="000006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9047279"/>
              <w:tag w:val="goog_rdk_4820"/>
            </w:sdtPr>
            <w:sdtContent>
              <w:ins w:author="Anonymous" w:id="66" w:date="2026-09-22T03:03:20Z"/>
              <w:sdt>
                <w:sdtPr>
                  <w:id w:val="-2020934164"/>
                  <w:tag w:val="goog_rdk_4821"/>
                </w:sdtPr>
                <w:sdtContent>
                  <w:ins w:author="Anonymous" w:id="66" w:date="2026-09-22T03:03:20Z">
                    <w:r w:rsidDel="00000000" w:rsidR="00000000" w:rsidRPr="00000000">
                      <w:rPr>
                        <w:rtl w:val="0"/>
                      </w:rPr>
                    </w:r>
                  </w:ins>
                </w:sdtContent>
              </w:sdt>
              <w:ins w:author="Anonymous" w:id="66" w:date="2026-09-22T03:03:20Z">
                <w:bookmarkStart w:colFirst="0" w:colLast="0" w:name="_heading=h.siai3zque3l4" w:id="1283"/>
                <w:bookmarkEnd w:id="1283"/>
              </w:ins>
            </w:sdtContent>
          </w:sdt>
        </w:p>
      </w:sdtContent>
    </w:sdt>
    <w:sdt>
      <w:sdtPr>
        <w:id w:val="-554788440"/>
        <w:tag w:val="goog_rdk_4825"/>
      </w:sdtPr>
      <w:sdtContent>
        <w:p w:rsidR="00000000" w:rsidDel="00000000" w:rsidP="00000000" w:rsidRDefault="00000000" w:rsidRPr="00000000" w14:paraId="000006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1490155"/>
              <w:tag w:val="goog_rdk_4823"/>
            </w:sdtPr>
            <w:sdtContent>
              <w:ins w:author="Anonymous" w:id="66" w:date="2026-09-22T03:03:20Z"/>
              <w:sdt>
                <w:sdtPr>
                  <w:id w:val="1637880280"/>
                  <w:tag w:val="goog_rdk_4824"/>
                </w:sdtPr>
                <w:sdtContent>
                  <w:ins w:author="Anonymous" w:id="66" w:date="2026-09-22T03:03:20Z">
                    <w:r w:rsidDel="00000000" w:rsidR="00000000" w:rsidRPr="00000000">
                      <w:rPr>
                        <w:rtl w:val="0"/>
                      </w:rPr>
                    </w:r>
                  </w:ins>
                </w:sdtContent>
              </w:sdt>
              <w:ins w:author="Anonymous" w:id="66" w:date="2026-09-22T03:03:20Z">
                <w:bookmarkStart w:colFirst="0" w:colLast="0" w:name="_heading=h.u7i75fv42ogf" w:id="1284"/>
                <w:bookmarkEnd w:id="1284"/>
              </w:ins>
            </w:sdtContent>
          </w:sdt>
        </w:p>
      </w:sdtContent>
    </w:sdt>
    <w:sdt>
      <w:sdtPr>
        <w:id w:val="-791207646"/>
        <w:tag w:val="goog_rdk_4828"/>
      </w:sdtPr>
      <w:sdtContent>
        <w:p w:rsidR="00000000" w:rsidDel="00000000" w:rsidP="00000000" w:rsidRDefault="00000000" w:rsidRPr="00000000" w14:paraId="000006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1277175"/>
              <w:tag w:val="goog_rdk_4826"/>
            </w:sdtPr>
            <w:sdtContent>
              <w:ins w:author="Anonymous" w:id="66" w:date="2026-09-22T03:03:20Z"/>
              <w:sdt>
                <w:sdtPr>
                  <w:id w:val="-635284329"/>
                  <w:tag w:val="goog_rdk_4827"/>
                </w:sdtPr>
                <w:sdtContent>
                  <w:ins w:author="Anonymous" w:id="66" w:date="2026-09-22T03:03:20Z">
                    <w:r w:rsidDel="00000000" w:rsidR="00000000" w:rsidRPr="00000000">
                      <w:rPr>
                        <w:rtl w:val="0"/>
                      </w:rPr>
                    </w:r>
                  </w:ins>
                </w:sdtContent>
              </w:sdt>
              <w:ins w:author="Anonymous" w:id="66" w:date="2026-09-22T03:03:20Z">
                <w:bookmarkStart w:colFirst="0" w:colLast="0" w:name="_heading=h.a10fttxxkam2" w:id="1285"/>
                <w:bookmarkEnd w:id="1285"/>
              </w:ins>
            </w:sdtContent>
          </w:sdt>
        </w:p>
      </w:sdtContent>
    </w:sdt>
    <w:sdt>
      <w:sdtPr>
        <w:id w:val="2045804612"/>
        <w:tag w:val="goog_rdk_4831"/>
      </w:sdtPr>
      <w:sdtContent>
        <w:p w:rsidR="00000000" w:rsidDel="00000000" w:rsidP="00000000" w:rsidRDefault="00000000" w:rsidRPr="00000000" w14:paraId="000006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0945415"/>
              <w:tag w:val="goog_rdk_4829"/>
            </w:sdtPr>
            <w:sdtContent>
              <w:ins w:author="Anonymous" w:id="66" w:date="2026-09-22T03:03:20Z"/>
              <w:sdt>
                <w:sdtPr>
                  <w:id w:val="-373296969"/>
                  <w:tag w:val="goog_rdk_4830"/>
                </w:sdtPr>
                <w:sdtContent>
                  <w:ins w:author="Anonymous" w:id="66" w:date="2026-09-22T03:03:20Z">
                    <w:r w:rsidDel="00000000" w:rsidR="00000000" w:rsidRPr="00000000">
                      <w:rPr>
                        <w:rtl w:val="0"/>
                      </w:rPr>
                    </w:r>
                  </w:ins>
                </w:sdtContent>
              </w:sdt>
              <w:ins w:author="Anonymous" w:id="66" w:date="2026-09-22T03:03:20Z">
                <w:bookmarkStart w:colFirst="0" w:colLast="0" w:name="_heading=h.3yq42i471gqw" w:id="1286"/>
                <w:bookmarkEnd w:id="1286"/>
              </w:ins>
            </w:sdtContent>
          </w:sdt>
        </w:p>
      </w:sdtContent>
    </w:sdt>
    <w:sdt>
      <w:sdtPr>
        <w:id w:val="-613568710"/>
        <w:tag w:val="goog_rdk_4834"/>
      </w:sdtPr>
      <w:sdtContent>
        <w:p w:rsidR="00000000" w:rsidDel="00000000" w:rsidP="00000000" w:rsidRDefault="00000000" w:rsidRPr="00000000" w14:paraId="000006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6041768"/>
              <w:tag w:val="goog_rdk_4832"/>
            </w:sdtPr>
            <w:sdtContent>
              <w:ins w:author="Anonymous" w:id="66" w:date="2026-09-22T03:03:20Z"/>
              <w:sdt>
                <w:sdtPr>
                  <w:id w:val="-33845970"/>
                  <w:tag w:val="goog_rdk_4833"/>
                </w:sdtPr>
                <w:sdtContent>
                  <w:ins w:author="Anonymous" w:id="66" w:date="2026-09-22T03:03:20Z">
                    <w:r w:rsidDel="00000000" w:rsidR="00000000" w:rsidRPr="00000000">
                      <w:rPr>
                        <w:rtl w:val="0"/>
                      </w:rPr>
                    </w:r>
                  </w:ins>
                </w:sdtContent>
              </w:sdt>
              <w:ins w:author="Anonymous" w:id="66" w:date="2026-09-22T03:03:20Z">
                <w:bookmarkStart w:colFirst="0" w:colLast="0" w:name="_heading=h.lnkwiajvd4bd" w:id="1287"/>
                <w:bookmarkEnd w:id="1287"/>
              </w:ins>
            </w:sdtContent>
          </w:sdt>
        </w:p>
      </w:sdtContent>
    </w:sdt>
    <w:sdt>
      <w:sdtPr>
        <w:id w:val="1967365768"/>
        <w:tag w:val="goog_rdk_4837"/>
      </w:sdtPr>
      <w:sdtContent>
        <w:p w:rsidR="00000000" w:rsidDel="00000000" w:rsidP="00000000" w:rsidRDefault="00000000" w:rsidRPr="00000000" w14:paraId="000006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1105002"/>
              <w:tag w:val="goog_rdk_4835"/>
            </w:sdtPr>
            <w:sdtContent>
              <w:ins w:author="Anonymous" w:id="66" w:date="2026-09-22T03:03:20Z"/>
              <w:sdt>
                <w:sdtPr>
                  <w:id w:val="50091839"/>
                  <w:tag w:val="goog_rdk_4836"/>
                </w:sdtPr>
                <w:sdtContent>
                  <w:ins w:author="Anonymous" w:id="66" w:date="2026-09-22T03:03:20Z">
                    <w:r w:rsidDel="00000000" w:rsidR="00000000" w:rsidRPr="00000000">
                      <w:rPr>
                        <w:rtl w:val="0"/>
                      </w:rPr>
                    </w:r>
                  </w:ins>
                </w:sdtContent>
              </w:sdt>
              <w:ins w:author="Anonymous" w:id="66" w:date="2026-09-22T03:03:20Z">
                <w:bookmarkStart w:colFirst="0" w:colLast="0" w:name="_heading=h.vzq1whs0spig" w:id="1288"/>
                <w:bookmarkEnd w:id="1288"/>
              </w:ins>
            </w:sdtContent>
          </w:sdt>
        </w:p>
      </w:sdtContent>
    </w:sdt>
    <w:sdt>
      <w:sdtPr>
        <w:id w:val="2072198358"/>
        <w:tag w:val="goog_rdk_4840"/>
      </w:sdtPr>
      <w:sdtContent>
        <w:p w:rsidR="00000000" w:rsidDel="00000000" w:rsidP="00000000" w:rsidRDefault="00000000" w:rsidRPr="00000000" w14:paraId="000006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2734734"/>
              <w:tag w:val="goog_rdk_4838"/>
            </w:sdtPr>
            <w:sdtContent>
              <w:ins w:author="Anonymous" w:id="66" w:date="2026-09-22T03:03:20Z"/>
              <w:sdt>
                <w:sdtPr>
                  <w:id w:val="-496706205"/>
                  <w:tag w:val="goog_rdk_4839"/>
                </w:sdtPr>
                <w:sdtContent>
                  <w:ins w:author="Anonymous" w:id="66" w:date="2026-09-22T03:03:20Z">
                    <w:r w:rsidDel="00000000" w:rsidR="00000000" w:rsidRPr="00000000">
                      <w:rPr>
                        <w:rtl w:val="0"/>
                      </w:rPr>
                    </w:r>
                  </w:ins>
                </w:sdtContent>
              </w:sdt>
              <w:ins w:author="Anonymous" w:id="66" w:date="2026-09-22T03:03:20Z">
                <w:bookmarkStart w:colFirst="0" w:colLast="0" w:name="_heading=h.fzat1nfoeaso" w:id="1289"/>
                <w:bookmarkEnd w:id="1289"/>
              </w:ins>
            </w:sdtContent>
          </w:sdt>
        </w:p>
      </w:sdtContent>
    </w:sdt>
    <w:sdt>
      <w:sdtPr>
        <w:id w:val="2063680990"/>
        <w:tag w:val="goog_rdk_4843"/>
      </w:sdtPr>
      <w:sdtContent>
        <w:p w:rsidR="00000000" w:rsidDel="00000000" w:rsidP="00000000" w:rsidRDefault="00000000" w:rsidRPr="00000000" w14:paraId="000006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7369898"/>
              <w:tag w:val="goog_rdk_4841"/>
            </w:sdtPr>
            <w:sdtContent>
              <w:ins w:author="Anonymous" w:id="66" w:date="2026-09-22T03:03:20Z"/>
              <w:sdt>
                <w:sdtPr>
                  <w:id w:val="1664792867"/>
                  <w:tag w:val="goog_rdk_4842"/>
                </w:sdtPr>
                <w:sdtContent>
                  <w:ins w:author="Anonymous" w:id="66" w:date="2026-09-22T03:03:20Z">
                    <w:r w:rsidDel="00000000" w:rsidR="00000000" w:rsidRPr="00000000">
                      <w:rPr>
                        <w:rtl w:val="0"/>
                      </w:rPr>
                    </w:r>
                  </w:ins>
                </w:sdtContent>
              </w:sdt>
              <w:ins w:author="Anonymous" w:id="66" w:date="2026-09-22T03:03:20Z">
                <w:bookmarkStart w:colFirst="0" w:colLast="0" w:name="_heading=h.vpfqsn3zjnny" w:id="1290"/>
                <w:bookmarkEnd w:id="1290"/>
              </w:ins>
            </w:sdtContent>
          </w:sdt>
        </w:p>
      </w:sdtContent>
    </w:sdt>
    <w:sdt>
      <w:sdtPr>
        <w:id w:val="-1154095282"/>
        <w:tag w:val="goog_rdk_4846"/>
      </w:sdtPr>
      <w:sdtContent>
        <w:p w:rsidR="00000000" w:rsidDel="00000000" w:rsidP="00000000" w:rsidRDefault="00000000" w:rsidRPr="00000000" w14:paraId="000006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4030037"/>
              <w:tag w:val="goog_rdk_4844"/>
            </w:sdtPr>
            <w:sdtContent>
              <w:ins w:author="Anonymous" w:id="66" w:date="2026-09-22T03:03:20Z"/>
              <w:sdt>
                <w:sdtPr>
                  <w:id w:val="237570595"/>
                  <w:tag w:val="goog_rdk_4845"/>
                </w:sdtPr>
                <w:sdtContent>
                  <w:ins w:author="Anonymous" w:id="66" w:date="2026-09-22T03:03:20Z">
                    <w:r w:rsidDel="00000000" w:rsidR="00000000" w:rsidRPr="00000000">
                      <w:rPr>
                        <w:rtl w:val="0"/>
                      </w:rPr>
                    </w:r>
                  </w:ins>
                </w:sdtContent>
              </w:sdt>
              <w:ins w:author="Anonymous" w:id="66" w:date="2026-09-22T03:03:20Z">
                <w:bookmarkStart w:colFirst="0" w:colLast="0" w:name="_heading=h.xt680kiaqkeu" w:id="1291"/>
                <w:bookmarkEnd w:id="1291"/>
              </w:ins>
            </w:sdtContent>
          </w:sdt>
        </w:p>
      </w:sdtContent>
    </w:sdt>
    <w:sdt>
      <w:sdtPr>
        <w:id w:val="-1099025667"/>
        <w:tag w:val="goog_rdk_4849"/>
      </w:sdtPr>
      <w:sdtContent>
        <w:p w:rsidR="00000000" w:rsidDel="00000000" w:rsidP="00000000" w:rsidRDefault="00000000" w:rsidRPr="00000000" w14:paraId="000006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795790"/>
              <w:tag w:val="goog_rdk_4847"/>
            </w:sdtPr>
            <w:sdtContent>
              <w:ins w:author="Anonymous" w:id="66" w:date="2026-09-22T03:03:20Z"/>
              <w:sdt>
                <w:sdtPr>
                  <w:id w:val="413646996"/>
                  <w:tag w:val="goog_rdk_4848"/>
                </w:sdtPr>
                <w:sdtContent>
                  <w:ins w:author="Anonymous" w:id="66" w:date="2026-09-22T03:03:20Z">
                    <w:r w:rsidDel="00000000" w:rsidR="00000000" w:rsidRPr="00000000">
                      <w:rPr>
                        <w:rtl w:val="0"/>
                      </w:rPr>
                    </w:r>
                  </w:ins>
                </w:sdtContent>
              </w:sdt>
              <w:ins w:author="Anonymous" w:id="66" w:date="2026-09-22T03:03:20Z">
                <w:bookmarkStart w:colFirst="0" w:colLast="0" w:name="_heading=h.yohvt8i768so" w:id="1292"/>
                <w:bookmarkEnd w:id="1292"/>
              </w:ins>
            </w:sdtContent>
          </w:sdt>
        </w:p>
      </w:sdtContent>
    </w:sdt>
    <w:sdt>
      <w:sdtPr>
        <w:id w:val="2099863371"/>
        <w:tag w:val="goog_rdk_4852"/>
      </w:sdtPr>
      <w:sdtContent>
        <w:p w:rsidR="00000000" w:rsidDel="00000000" w:rsidP="00000000" w:rsidRDefault="00000000" w:rsidRPr="00000000" w14:paraId="000006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9692090"/>
              <w:tag w:val="goog_rdk_4850"/>
            </w:sdtPr>
            <w:sdtContent>
              <w:ins w:author="Anonymous" w:id="66" w:date="2026-09-22T03:03:20Z"/>
              <w:sdt>
                <w:sdtPr>
                  <w:id w:val="1624356676"/>
                  <w:tag w:val="goog_rdk_4851"/>
                </w:sdtPr>
                <w:sdtContent>
                  <w:ins w:author="Anonymous" w:id="66" w:date="2026-09-22T03:03:20Z">
                    <w:r w:rsidDel="00000000" w:rsidR="00000000" w:rsidRPr="00000000">
                      <w:rPr>
                        <w:rtl w:val="0"/>
                      </w:rPr>
                    </w:r>
                  </w:ins>
                </w:sdtContent>
              </w:sdt>
              <w:ins w:author="Anonymous" w:id="66" w:date="2026-09-22T03:03:20Z">
                <w:bookmarkStart w:colFirst="0" w:colLast="0" w:name="_heading=h.vecmaeeuslpd" w:id="1293"/>
                <w:bookmarkEnd w:id="1293"/>
              </w:ins>
            </w:sdtContent>
          </w:sdt>
        </w:p>
      </w:sdtContent>
    </w:sdt>
    <w:sdt>
      <w:sdtPr>
        <w:id w:val="1526455737"/>
        <w:tag w:val="goog_rdk_4855"/>
      </w:sdtPr>
      <w:sdtContent>
        <w:p w:rsidR="00000000" w:rsidDel="00000000" w:rsidP="00000000" w:rsidRDefault="00000000" w:rsidRPr="00000000" w14:paraId="000006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6133822"/>
              <w:tag w:val="goog_rdk_4853"/>
            </w:sdtPr>
            <w:sdtContent>
              <w:ins w:author="Anonymous" w:id="66" w:date="2026-09-22T03:03:20Z"/>
              <w:sdt>
                <w:sdtPr>
                  <w:id w:val="854826818"/>
                  <w:tag w:val="goog_rdk_4854"/>
                </w:sdtPr>
                <w:sdtContent>
                  <w:ins w:author="Anonymous" w:id="66" w:date="2026-09-22T03:03:20Z">
                    <w:r w:rsidDel="00000000" w:rsidR="00000000" w:rsidRPr="00000000">
                      <w:rPr>
                        <w:rtl w:val="0"/>
                      </w:rPr>
                    </w:r>
                  </w:ins>
                </w:sdtContent>
              </w:sdt>
              <w:ins w:author="Anonymous" w:id="66" w:date="2026-09-22T03:03:20Z">
                <w:bookmarkStart w:colFirst="0" w:colLast="0" w:name="_heading=h.bmwl4h5b2kpe" w:id="1294"/>
                <w:bookmarkEnd w:id="1294"/>
              </w:ins>
            </w:sdtContent>
          </w:sdt>
        </w:p>
      </w:sdtContent>
    </w:sdt>
    <w:sdt>
      <w:sdtPr>
        <w:id w:val="1645361227"/>
        <w:tag w:val="goog_rdk_4858"/>
      </w:sdtPr>
      <w:sdtContent>
        <w:p w:rsidR="00000000" w:rsidDel="00000000" w:rsidP="00000000" w:rsidRDefault="00000000" w:rsidRPr="00000000" w14:paraId="000006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237171"/>
              <w:tag w:val="goog_rdk_4856"/>
            </w:sdtPr>
            <w:sdtContent>
              <w:ins w:author="Anonymous" w:id="66" w:date="2026-09-22T03:03:20Z"/>
              <w:sdt>
                <w:sdtPr>
                  <w:id w:val="-383928169"/>
                  <w:tag w:val="goog_rdk_4857"/>
                </w:sdtPr>
                <w:sdtContent>
                  <w:ins w:author="Anonymous" w:id="66" w:date="2026-09-22T03:03:20Z">
                    <w:r w:rsidDel="00000000" w:rsidR="00000000" w:rsidRPr="00000000">
                      <w:rPr>
                        <w:rtl w:val="0"/>
                      </w:rPr>
                    </w:r>
                  </w:ins>
                </w:sdtContent>
              </w:sdt>
              <w:ins w:author="Anonymous" w:id="66" w:date="2026-09-22T03:03:20Z">
                <w:bookmarkStart w:colFirst="0" w:colLast="0" w:name="_heading=h.4c04wdyeg3r3" w:id="1295"/>
                <w:bookmarkEnd w:id="1295"/>
              </w:ins>
            </w:sdtContent>
          </w:sdt>
        </w:p>
      </w:sdtContent>
    </w:sdt>
    <w:sdt>
      <w:sdtPr>
        <w:id w:val="21875044"/>
        <w:tag w:val="goog_rdk_4861"/>
      </w:sdtPr>
      <w:sdtContent>
        <w:p w:rsidR="00000000" w:rsidDel="00000000" w:rsidP="00000000" w:rsidRDefault="00000000" w:rsidRPr="00000000" w14:paraId="000006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8349534"/>
              <w:tag w:val="goog_rdk_4859"/>
            </w:sdtPr>
            <w:sdtContent>
              <w:ins w:author="Anonymous" w:id="66" w:date="2026-09-22T03:03:20Z"/>
              <w:sdt>
                <w:sdtPr>
                  <w:id w:val="1950506589"/>
                  <w:tag w:val="goog_rdk_4860"/>
                </w:sdtPr>
                <w:sdtContent>
                  <w:ins w:author="Anonymous" w:id="66" w:date="2026-09-22T03:03:20Z">
                    <w:r w:rsidDel="00000000" w:rsidR="00000000" w:rsidRPr="00000000">
                      <w:rPr>
                        <w:rtl w:val="0"/>
                      </w:rPr>
                    </w:r>
                  </w:ins>
                </w:sdtContent>
              </w:sdt>
              <w:ins w:author="Anonymous" w:id="66" w:date="2026-09-22T03:03:20Z">
                <w:bookmarkStart w:colFirst="0" w:colLast="0" w:name="_heading=h.b8s1guidw5p1" w:id="1296"/>
                <w:bookmarkEnd w:id="1296"/>
              </w:ins>
            </w:sdtContent>
          </w:sdt>
        </w:p>
      </w:sdtContent>
    </w:sdt>
    <w:sdt>
      <w:sdtPr>
        <w:id w:val="1739929981"/>
        <w:tag w:val="goog_rdk_4864"/>
      </w:sdtPr>
      <w:sdtContent>
        <w:p w:rsidR="00000000" w:rsidDel="00000000" w:rsidP="00000000" w:rsidRDefault="00000000" w:rsidRPr="00000000" w14:paraId="000006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4180307"/>
              <w:tag w:val="goog_rdk_4862"/>
            </w:sdtPr>
            <w:sdtContent>
              <w:ins w:author="Anonymous" w:id="66" w:date="2026-09-22T03:03:20Z"/>
              <w:sdt>
                <w:sdtPr>
                  <w:id w:val="-2052366222"/>
                  <w:tag w:val="goog_rdk_4863"/>
                </w:sdtPr>
                <w:sdtContent>
                  <w:ins w:author="Anonymous" w:id="66" w:date="2026-09-22T03:03:20Z">
                    <w:r w:rsidDel="00000000" w:rsidR="00000000" w:rsidRPr="00000000">
                      <w:rPr>
                        <w:rtl w:val="0"/>
                      </w:rPr>
                    </w:r>
                  </w:ins>
                </w:sdtContent>
              </w:sdt>
              <w:ins w:author="Anonymous" w:id="66" w:date="2026-09-22T03:03:20Z">
                <w:bookmarkStart w:colFirst="0" w:colLast="0" w:name="_heading=h.apvwbp76j168" w:id="1297"/>
                <w:bookmarkEnd w:id="1297"/>
              </w:ins>
            </w:sdtContent>
          </w:sdt>
        </w:p>
      </w:sdtContent>
    </w:sdt>
    <w:sdt>
      <w:sdtPr>
        <w:id w:val="-1720527733"/>
        <w:tag w:val="goog_rdk_4867"/>
      </w:sdtPr>
      <w:sdtContent>
        <w:p w:rsidR="00000000" w:rsidDel="00000000" w:rsidP="00000000" w:rsidRDefault="00000000" w:rsidRPr="00000000" w14:paraId="000006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7674994"/>
              <w:tag w:val="goog_rdk_4865"/>
            </w:sdtPr>
            <w:sdtContent>
              <w:ins w:author="Anonymous" w:id="66" w:date="2026-09-22T03:03:20Z"/>
              <w:sdt>
                <w:sdtPr>
                  <w:id w:val="1590701538"/>
                  <w:tag w:val="goog_rdk_4866"/>
                </w:sdtPr>
                <w:sdtContent>
                  <w:ins w:author="Anonymous" w:id="66" w:date="2026-09-22T03:03:20Z">
                    <w:r w:rsidDel="00000000" w:rsidR="00000000" w:rsidRPr="00000000">
                      <w:rPr>
                        <w:rtl w:val="0"/>
                      </w:rPr>
                    </w:r>
                  </w:ins>
                </w:sdtContent>
              </w:sdt>
              <w:ins w:author="Anonymous" w:id="66" w:date="2026-09-22T03:03:20Z">
                <w:bookmarkStart w:colFirst="0" w:colLast="0" w:name="_heading=h.tflr47tkpunp" w:id="1298"/>
                <w:bookmarkEnd w:id="1298"/>
              </w:ins>
            </w:sdtContent>
          </w:sdt>
        </w:p>
      </w:sdtContent>
    </w:sdt>
    <w:sdt>
      <w:sdtPr>
        <w:id w:val="-2040878038"/>
        <w:tag w:val="goog_rdk_4870"/>
      </w:sdtPr>
      <w:sdtContent>
        <w:p w:rsidR="00000000" w:rsidDel="00000000" w:rsidP="00000000" w:rsidRDefault="00000000" w:rsidRPr="00000000" w14:paraId="000006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8688928"/>
              <w:tag w:val="goog_rdk_4868"/>
            </w:sdtPr>
            <w:sdtContent>
              <w:ins w:author="Anonymous" w:id="66" w:date="2026-09-22T03:03:20Z"/>
              <w:sdt>
                <w:sdtPr>
                  <w:id w:val="1154928710"/>
                  <w:tag w:val="goog_rdk_4869"/>
                </w:sdtPr>
                <w:sdtContent>
                  <w:ins w:author="Anonymous" w:id="66" w:date="2026-09-22T03:03:20Z">
                    <w:r w:rsidDel="00000000" w:rsidR="00000000" w:rsidRPr="00000000">
                      <w:rPr>
                        <w:rtl w:val="0"/>
                      </w:rPr>
                    </w:r>
                  </w:ins>
                </w:sdtContent>
              </w:sdt>
              <w:ins w:author="Anonymous" w:id="66" w:date="2026-09-22T03:03:20Z">
                <w:bookmarkStart w:colFirst="0" w:colLast="0" w:name="_heading=h.tlabigdy92f4" w:id="1299"/>
                <w:bookmarkEnd w:id="1299"/>
              </w:ins>
            </w:sdtContent>
          </w:sdt>
        </w:p>
      </w:sdtContent>
    </w:sdt>
    <w:p w:rsidR="00000000" w:rsidDel="00000000" w:rsidP="00000000" w:rsidRDefault="00000000" w:rsidRPr="00000000" w14:paraId="0000065E">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bb2s1rdv54un" w:id="1300"/>
      <w:bookmarkEnd w:id="1300"/>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65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Review the specific needs of the ComicCraft application, focusing on the types of content it must generate:</w:t>
      </w:r>
    </w:p>
    <w:p w:rsidR="00000000" w:rsidDel="00000000" w:rsidP="00000000" w:rsidRDefault="00000000" w:rsidRPr="00000000" w14:paraId="00000660">
      <w:pPr>
        <w:numPr>
          <w:ilvl w:val="0"/>
          <w:numId w:val="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comic outlines (panel-by-panel)</w:t>
      </w:r>
    </w:p>
    <w:p w:rsidR="00000000" w:rsidDel="00000000" w:rsidP="00000000" w:rsidRDefault="00000000" w:rsidRPr="00000000" w14:paraId="00000661">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comic narration and character dialogues</w:t>
      </w:r>
    </w:p>
    <w:p w:rsidR="00000000" w:rsidDel="00000000" w:rsidP="00000000" w:rsidRDefault="00000000" w:rsidRPr="00000000" w14:paraId="00000662">
      <w:pPr>
        <w:numPr>
          <w:ilvl w:val="0"/>
          <w:numId w:val="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 comic-style illustrations for each panel</w:t>
      </w:r>
    </w:p>
    <w:p w:rsidR="00000000" w:rsidDel="00000000" w:rsidP="00000000" w:rsidRDefault="00000000" w:rsidRPr="00000000" w14:paraId="0000066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must deliver creative, engaging, and visually rich comic outputs for users based on their custom story prompts.</w:t>
      </w:r>
    </w:p>
    <w:p w:rsidR="00000000" w:rsidDel="00000000" w:rsidP="00000000" w:rsidRDefault="00000000" w:rsidRPr="00000000" w14:paraId="0000066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66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Research documentation and capabilities of:</w:t>
      </w:r>
    </w:p>
    <w:p w:rsidR="00000000" w:rsidDel="00000000" w:rsidP="00000000" w:rsidRDefault="00000000" w:rsidRPr="00000000" w14:paraId="00000666">
      <w:pPr>
        <w:numPr>
          <w:ilvl w:val="0"/>
          <w:numId w:val="2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Google's Gemini Models</w:t>
      </w:r>
      <w:r w:rsidDel="00000000" w:rsidR="00000000" w:rsidRPr="00000000">
        <w:rPr>
          <w:rFonts w:ascii="Cambria" w:cs="Cambria" w:eastAsia="Cambria" w:hAnsi="Cambria"/>
          <w:rtl w:val="0"/>
        </w:rPr>
        <w:t xml:space="preserve">: Gemini Flash (optimized for fast structured outputs) and Gemini Pro (optimized for detailed, creative text generation).</w:t>
      </w:r>
    </w:p>
    <w:p w:rsidR="00000000" w:rsidDel="00000000" w:rsidP="00000000" w:rsidRDefault="00000000" w:rsidRPr="00000000" w14:paraId="00000667">
      <w:pPr>
        <w:numPr>
          <w:ilvl w:val="0"/>
          <w:numId w:val="27"/>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w:t>
      </w:r>
      <w:r w:rsidDel="00000000" w:rsidR="00000000" w:rsidRPr="00000000">
        <w:rPr>
          <w:rFonts w:ascii="Cambria" w:cs="Cambria" w:eastAsia="Cambria" w:hAnsi="Cambria"/>
          <w:rtl w:val="0"/>
        </w:rPr>
        <w:t xml:space="preserve">: Stable Diffusion model (for high-quality AI-generated images based on prompts).</w:t>
      </w:r>
    </w:p>
    <w:p w:rsidR="00000000" w:rsidDel="00000000" w:rsidP="00000000" w:rsidRDefault="00000000" w:rsidRPr="00000000" w14:paraId="000006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Compare the selected models based on:</w:t>
      </w:r>
    </w:p>
    <w:p w:rsidR="00000000" w:rsidDel="00000000" w:rsidP="00000000" w:rsidRDefault="00000000" w:rsidRPr="00000000" w14:paraId="00000669">
      <w:pPr>
        <w:numPr>
          <w:ilvl w:val="0"/>
          <w:numId w:val="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Response quality for creative writing tasks (narration and dialogues)</w:t>
      </w:r>
    </w:p>
    <w:p w:rsidR="00000000" w:rsidDel="00000000" w:rsidP="00000000" w:rsidRDefault="00000000" w:rsidRPr="00000000" w14:paraId="0000066A">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adherence and richness of detail for scene descriptions</w:t>
      </w:r>
    </w:p>
    <w:p w:rsidR="00000000" w:rsidDel="00000000" w:rsidP="00000000" w:rsidRDefault="00000000" w:rsidRPr="00000000" w14:paraId="0000066B">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Speed and resolution of image generation</w:t>
      </w:r>
    </w:p>
    <w:p w:rsidR="00000000" w:rsidDel="00000000" w:rsidP="00000000" w:rsidRDefault="00000000" w:rsidRPr="00000000" w14:paraId="0000066C">
      <w:pPr>
        <w:numPr>
          <w:ilvl w:val="0"/>
          <w:numId w:val="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stability, available documentation, and community support</w:t>
      </w:r>
    </w:p>
    <w:p w:rsidR="00000000" w:rsidDel="00000000" w:rsidP="00000000" w:rsidRDefault="00000000" w:rsidRPr="00000000" w14:paraId="0000066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Practical testing was conducted using different prompts to assess each model's storytelling abilities and image generation performance.</w:t>
      </w:r>
    </w:p>
    <w:p w:rsidR="00000000" w:rsidDel="00000000" w:rsidP="00000000" w:rsidRDefault="00000000" w:rsidRPr="00000000" w14:paraId="0000066E">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6F">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70">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67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the AI models that best match ComicCraft’s project needs:</w:t>
      </w:r>
    </w:p>
    <w:p w:rsidR="00000000" w:rsidDel="00000000" w:rsidP="00000000" w:rsidRDefault="00000000" w:rsidRPr="00000000" w14:paraId="00000672">
      <w:pPr>
        <w:numPr>
          <w:ilvl w:val="0"/>
          <w:numId w:val="2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 (models/gemini-1.5-flash)</w:t>
      </w:r>
      <w:r w:rsidDel="00000000" w:rsidR="00000000" w:rsidRPr="00000000">
        <w:rPr>
          <w:rFonts w:ascii="Cambria" w:cs="Cambria" w:eastAsia="Cambria" w:hAnsi="Cambria"/>
          <w:rtl w:val="0"/>
        </w:rPr>
        <w:t xml:space="preserve">:</w:t>
        <w:br w:type="textWrapping"/>
        <w:t xml:space="preserve"> Selected for fast and structured generation of comic panel outlines based on story prompts.</w:t>
      </w:r>
    </w:p>
    <w:p w:rsidR="00000000" w:rsidDel="00000000" w:rsidP="00000000" w:rsidRDefault="00000000" w:rsidRPr="00000000" w14:paraId="00000673">
      <w:pPr>
        <w:numPr>
          <w:ilvl w:val="0"/>
          <w:numId w:val="2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 (models/gemini-1.5-pro)</w:t>
      </w:r>
      <w:r w:rsidDel="00000000" w:rsidR="00000000" w:rsidRPr="00000000">
        <w:rPr>
          <w:rFonts w:ascii="Cambria" w:cs="Cambria" w:eastAsia="Cambria" w:hAnsi="Cambria"/>
          <w:rtl w:val="0"/>
        </w:rPr>
        <w:t xml:space="preserve">:</w:t>
        <w:br w:type="textWrapping"/>
        <w:t xml:space="preserve"> Selected for detailed, creative comic narration and engaging character dialogues.</w:t>
      </w:r>
    </w:p>
    <w:p w:rsidR="00000000" w:rsidDel="00000000" w:rsidP="00000000" w:rsidRDefault="00000000" w:rsidRPr="00000000" w14:paraId="00000674">
      <w:pPr>
        <w:numPr>
          <w:ilvl w:val="0"/>
          <w:numId w:val="22"/>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 (runwayml/stable-diffusion-v1-5)</w:t>
      </w:r>
      <w:r w:rsidDel="00000000" w:rsidR="00000000" w:rsidRPr="00000000">
        <w:rPr>
          <w:rFonts w:ascii="Cambria" w:cs="Cambria" w:eastAsia="Cambria" w:hAnsi="Cambria"/>
          <w:rtl w:val="0"/>
        </w:rPr>
        <w:t xml:space="preserve">:</w:t>
        <w:br w:type="textWrapping"/>
        <w:t xml:space="preserve"> Selected for generating high-quality comic-style illustrations from image prompts.</w:t>
      </w:r>
    </w:p>
    <w:p w:rsidR="00000000" w:rsidDel="00000000" w:rsidP="00000000" w:rsidRDefault="00000000" w:rsidRPr="00000000" w14:paraId="000006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combination ensures that ComicCraft can deliver rich, creative storytelling alongside vivid, visually appealing comic panels in an automated, efficient manner.</w:t>
      </w:r>
    </w:p>
    <w:p w:rsidR="00000000" w:rsidDel="00000000" w:rsidP="00000000" w:rsidRDefault="00000000" w:rsidRPr="00000000" w14:paraId="00000676">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sdt>
      <w:sdtPr>
        <w:id w:val="933054616"/>
        <w:tag w:val="goog_rdk_4874"/>
      </w:sdtPr>
      <w:sdtContent>
        <w:p w:rsidR="00000000" w:rsidDel="00000000" w:rsidP="00000000" w:rsidRDefault="00000000" w:rsidRPr="00000000" w14:paraId="0000067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877245771"/>
              <w:tag w:val="goog_rdk_4872"/>
            </w:sdtPr>
            <w:sdtContent>
              <w:ins w:author="Anonymous" w:id="72" w:date="2026-09-22T03:04:07Z"/>
              <w:sdt>
                <w:sdtPr>
                  <w:id w:val="2139707845"/>
                  <w:tag w:val="goog_rdk_4873"/>
                </w:sdtPr>
                <w:sdtContent>
                  <w:ins w:author="Anonymous" w:id="72" w:date="2026-09-22T03:04:07Z">
                    <w:r w:rsidDel="00000000" w:rsidR="00000000" w:rsidRPr="00000000">
                      <w:rPr>
                        <w:rtl w:val="0"/>
                      </w:rPr>
                    </w:r>
                  </w:ins>
                </w:sdtContent>
              </w:sdt>
              <w:ins w:author="Anonymous" w:id="72" w:date="2026-09-22T03:04:07Z">
                <w:bookmarkStart w:colFirst="0" w:colLast="0" w:name="_heading=h.tllro4gxwm7r" w:id="1301"/>
                <w:bookmarkEnd w:id="1301"/>
              </w:ins>
            </w:sdtContent>
          </w:sdt>
        </w:p>
      </w:sdtContent>
    </w:sdt>
    <w:sdt>
      <w:sdtPr>
        <w:id w:val="-1356158964"/>
        <w:tag w:val="goog_rdk_4877"/>
      </w:sdtPr>
      <w:sdtContent>
        <w:p w:rsidR="00000000" w:rsidDel="00000000" w:rsidP="00000000" w:rsidRDefault="00000000" w:rsidRPr="00000000" w14:paraId="0000067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194571355"/>
              <w:tag w:val="goog_rdk_4875"/>
            </w:sdtPr>
            <w:sdtContent>
              <w:ins w:author="Anonymous" w:id="72" w:date="2026-09-22T03:04:07Z"/>
              <w:sdt>
                <w:sdtPr>
                  <w:id w:val="1685465369"/>
                  <w:tag w:val="goog_rdk_4876"/>
                </w:sdtPr>
                <w:sdtContent>
                  <w:ins w:author="Anonymous" w:id="72" w:date="2026-09-22T03:04:07Z">
                    <w:r w:rsidDel="00000000" w:rsidR="00000000" w:rsidRPr="00000000">
                      <w:rPr>
                        <w:rtl w:val="0"/>
                      </w:rPr>
                    </w:r>
                  </w:ins>
                </w:sdtContent>
              </w:sdt>
              <w:ins w:author="Anonymous" w:id="72" w:date="2026-09-22T03:04:07Z">
                <w:bookmarkStart w:colFirst="0" w:colLast="0" w:name="_heading=h.802jfnjk4m5w" w:id="1302"/>
                <w:bookmarkEnd w:id="1302"/>
              </w:ins>
            </w:sdtContent>
          </w:sdt>
        </w:p>
      </w:sdtContent>
    </w:sdt>
    <w:sdt>
      <w:sdtPr>
        <w:id w:val="427326421"/>
        <w:tag w:val="goog_rdk_4880"/>
      </w:sdtPr>
      <w:sdtContent>
        <w:p w:rsidR="00000000" w:rsidDel="00000000" w:rsidP="00000000" w:rsidRDefault="00000000" w:rsidRPr="00000000" w14:paraId="0000067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143446693"/>
              <w:tag w:val="goog_rdk_4878"/>
            </w:sdtPr>
            <w:sdtContent>
              <w:ins w:author="Anonymous" w:id="72" w:date="2026-09-22T03:04:07Z"/>
              <w:sdt>
                <w:sdtPr>
                  <w:id w:val="-854196289"/>
                  <w:tag w:val="goog_rdk_4879"/>
                </w:sdtPr>
                <w:sdtContent>
                  <w:ins w:author="Anonymous" w:id="72" w:date="2026-09-22T03:04:07Z">
                    <w:r w:rsidDel="00000000" w:rsidR="00000000" w:rsidRPr="00000000">
                      <w:rPr>
                        <w:rtl w:val="0"/>
                      </w:rPr>
                    </w:r>
                  </w:ins>
                </w:sdtContent>
              </w:sdt>
              <w:ins w:author="Anonymous" w:id="72" w:date="2026-09-22T03:04:07Z">
                <w:bookmarkStart w:colFirst="0" w:colLast="0" w:name="_heading=h.psxj1cc0ioc2" w:id="1303"/>
                <w:bookmarkEnd w:id="1303"/>
              </w:ins>
            </w:sdtContent>
          </w:sdt>
        </w:p>
      </w:sdtContent>
    </w:sdt>
    <w:sdt>
      <w:sdtPr>
        <w:id w:val="-26659185"/>
        <w:tag w:val="goog_rdk_4883"/>
      </w:sdtPr>
      <w:sdtContent>
        <w:p w:rsidR="00000000" w:rsidDel="00000000" w:rsidP="00000000" w:rsidRDefault="00000000" w:rsidRPr="00000000" w14:paraId="0000067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61536045"/>
              <w:tag w:val="goog_rdk_4881"/>
            </w:sdtPr>
            <w:sdtContent>
              <w:ins w:author="Anonymous" w:id="72" w:date="2026-09-22T03:04:07Z"/>
              <w:sdt>
                <w:sdtPr>
                  <w:id w:val="-1904482368"/>
                  <w:tag w:val="goog_rdk_4882"/>
                </w:sdtPr>
                <w:sdtContent>
                  <w:ins w:author="Anonymous" w:id="72" w:date="2026-09-22T03:04:07Z">
                    <w:r w:rsidDel="00000000" w:rsidR="00000000" w:rsidRPr="00000000">
                      <w:rPr>
                        <w:rtl w:val="0"/>
                      </w:rPr>
                    </w:r>
                  </w:ins>
                </w:sdtContent>
              </w:sdt>
              <w:ins w:author="Anonymous" w:id="72" w:date="2026-09-22T03:04:07Z">
                <w:bookmarkStart w:colFirst="0" w:colLast="0" w:name="_heading=h.60eb3ssbkx3o" w:id="1304"/>
                <w:bookmarkEnd w:id="1304"/>
              </w:ins>
            </w:sdtContent>
          </w:sdt>
        </w:p>
      </w:sdtContent>
    </w:sdt>
    <w:sdt>
      <w:sdtPr>
        <w:id w:val="-39475962"/>
        <w:tag w:val="goog_rdk_4886"/>
      </w:sdtPr>
      <w:sdtContent>
        <w:p w:rsidR="00000000" w:rsidDel="00000000" w:rsidP="00000000" w:rsidRDefault="00000000" w:rsidRPr="00000000" w14:paraId="0000067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71679435"/>
              <w:tag w:val="goog_rdk_4884"/>
            </w:sdtPr>
            <w:sdtContent>
              <w:ins w:author="Anonymous" w:id="72" w:date="2026-09-22T03:04:07Z"/>
              <w:sdt>
                <w:sdtPr>
                  <w:id w:val="484311308"/>
                  <w:tag w:val="goog_rdk_4885"/>
                </w:sdtPr>
                <w:sdtContent>
                  <w:ins w:author="Anonymous" w:id="72" w:date="2026-09-22T03:04:07Z">
                    <w:r w:rsidDel="00000000" w:rsidR="00000000" w:rsidRPr="00000000">
                      <w:rPr>
                        <w:rtl w:val="0"/>
                      </w:rPr>
                    </w:r>
                  </w:ins>
                </w:sdtContent>
              </w:sdt>
              <w:ins w:author="Anonymous" w:id="72" w:date="2026-09-22T03:04:07Z">
                <w:bookmarkStart w:colFirst="0" w:colLast="0" w:name="_heading=h.w8tid47yv5nf" w:id="1305"/>
                <w:bookmarkEnd w:id="1305"/>
              </w:ins>
            </w:sdtContent>
          </w:sdt>
        </w:p>
      </w:sdtContent>
    </w:sdt>
    <w:sdt>
      <w:sdtPr>
        <w:id w:val="-965347801"/>
        <w:tag w:val="goog_rdk_4889"/>
      </w:sdtPr>
      <w:sdtContent>
        <w:p w:rsidR="00000000" w:rsidDel="00000000" w:rsidP="00000000" w:rsidRDefault="00000000" w:rsidRPr="00000000" w14:paraId="0000067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82678554"/>
              <w:tag w:val="goog_rdk_4887"/>
            </w:sdtPr>
            <w:sdtContent>
              <w:ins w:author="Anonymous" w:id="72" w:date="2026-09-22T03:04:07Z"/>
              <w:sdt>
                <w:sdtPr>
                  <w:id w:val="1153638450"/>
                  <w:tag w:val="goog_rdk_4888"/>
                </w:sdtPr>
                <w:sdtContent>
                  <w:ins w:author="Anonymous" w:id="72" w:date="2026-09-22T03:04:07Z">
                    <w:r w:rsidDel="00000000" w:rsidR="00000000" w:rsidRPr="00000000">
                      <w:rPr>
                        <w:rtl w:val="0"/>
                      </w:rPr>
                    </w:r>
                  </w:ins>
                </w:sdtContent>
              </w:sdt>
              <w:ins w:author="Anonymous" w:id="72" w:date="2026-09-22T03:04:07Z">
                <w:bookmarkStart w:colFirst="0" w:colLast="0" w:name="_heading=h.bzjv4qbazoyk" w:id="1306"/>
                <w:bookmarkEnd w:id="1306"/>
              </w:ins>
            </w:sdtContent>
          </w:sdt>
        </w:p>
      </w:sdtContent>
    </w:sdt>
    <w:sdt>
      <w:sdtPr>
        <w:id w:val="1178931158"/>
        <w:tag w:val="goog_rdk_4892"/>
      </w:sdtPr>
      <w:sdtContent>
        <w:p w:rsidR="00000000" w:rsidDel="00000000" w:rsidP="00000000" w:rsidRDefault="00000000" w:rsidRPr="00000000" w14:paraId="0000067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03505001"/>
              <w:tag w:val="goog_rdk_4890"/>
            </w:sdtPr>
            <w:sdtContent>
              <w:ins w:author="Anonymous" w:id="72" w:date="2026-09-22T03:04:07Z"/>
              <w:sdt>
                <w:sdtPr>
                  <w:id w:val="-942294233"/>
                  <w:tag w:val="goog_rdk_4891"/>
                </w:sdtPr>
                <w:sdtContent>
                  <w:ins w:author="Anonymous" w:id="72" w:date="2026-09-22T03:04:07Z">
                    <w:r w:rsidDel="00000000" w:rsidR="00000000" w:rsidRPr="00000000">
                      <w:rPr>
                        <w:rtl w:val="0"/>
                      </w:rPr>
                    </w:r>
                  </w:ins>
                </w:sdtContent>
              </w:sdt>
              <w:ins w:author="Anonymous" w:id="72" w:date="2026-09-22T03:04:07Z">
                <w:bookmarkStart w:colFirst="0" w:colLast="0" w:name="_heading=h.p5rq0pik9q92" w:id="1307"/>
                <w:bookmarkEnd w:id="1307"/>
              </w:ins>
            </w:sdtContent>
          </w:sdt>
        </w:p>
      </w:sdtContent>
    </w:sdt>
    <w:sdt>
      <w:sdtPr>
        <w:id w:val="986199764"/>
        <w:tag w:val="goog_rdk_4895"/>
      </w:sdtPr>
      <w:sdtContent>
        <w:p w:rsidR="00000000" w:rsidDel="00000000" w:rsidP="00000000" w:rsidRDefault="00000000" w:rsidRPr="00000000" w14:paraId="0000067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60431239"/>
              <w:tag w:val="goog_rdk_4893"/>
            </w:sdtPr>
            <w:sdtContent>
              <w:ins w:author="Anonymous" w:id="72" w:date="2026-09-22T03:04:07Z"/>
              <w:sdt>
                <w:sdtPr>
                  <w:id w:val="-1900664400"/>
                  <w:tag w:val="goog_rdk_4894"/>
                </w:sdtPr>
                <w:sdtContent>
                  <w:ins w:author="Anonymous" w:id="72" w:date="2026-09-22T03:04:07Z">
                    <w:r w:rsidDel="00000000" w:rsidR="00000000" w:rsidRPr="00000000">
                      <w:rPr>
                        <w:rtl w:val="0"/>
                      </w:rPr>
                    </w:r>
                  </w:ins>
                </w:sdtContent>
              </w:sdt>
              <w:ins w:author="Anonymous" w:id="72" w:date="2026-09-22T03:04:07Z">
                <w:bookmarkStart w:colFirst="0" w:colLast="0" w:name="_heading=h.3rebci3shcsn" w:id="1308"/>
                <w:bookmarkEnd w:id="1308"/>
              </w:ins>
            </w:sdtContent>
          </w:sdt>
        </w:p>
      </w:sdtContent>
    </w:sdt>
    <w:sdt>
      <w:sdtPr>
        <w:id w:val="973407405"/>
        <w:tag w:val="goog_rdk_4898"/>
      </w:sdtPr>
      <w:sdtContent>
        <w:p w:rsidR="00000000" w:rsidDel="00000000" w:rsidP="00000000" w:rsidRDefault="00000000" w:rsidRPr="00000000" w14:paraId="0000067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01923461"/>
              <w:tag w:val="goog_rdk_4896"/>
            </w:sdtPr>
            <w:sdtContent>
              <w:ins w:author="Anonymous" w:id="72" w:date="2026-09-22T03:04:07Z"/>
              <w:sdt>
                <w:sdtPr>
                  <w:id w:val="845558603"/>
                  <w:tag w:val="goog_rdk_4897"/>
                </w:sdtPr>
                <w:sdtContent>
                  <w:ins w:author="Anonymous" w:id="72" w:date="2026-09-22T03:04:07Z">
                    <w:r w:rsidDel="00000000" w:rsidR="00000000" w:rsidRPr="00000000">
                      <w:rPr>
                        <w:rtl w:val="0"/>
                      </w:rPr>
                    </w:r>
                  </w:ins>
                </w:sdtContent>
              </w:sdt>
              <w:ins w:author="Anonymous" w:id="72" w:date="2026-09-22T03:04:07Z">
                <w:bookmarkStart w:colFirst="0" w:colLast="0" w:name="_heading=h.1pl18u8evexr" w:id="1309"/>
                <w:bookmarkEnd w:id="1309"/>
              </w:ins>
            </w:sdtContent>
          </w:sdt>
        </w:p>
      </w:sdtContent>
    </w:sdt>
    <w:sdt>
      <w:sdtPr>
        <w:id w:val="-1884312058"/>
        <w:tag w:val="goog_rdk_4901"/>
      </w:sdtPr>
      <w:sdtContent>
        <w:p w:rsidR="00000000" w:rsidDel="00000000" w:rsidP="00000000" w:rsidRDefault="00000000" w:rsidRPr="00000000" w14:paraId="0000068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01468545"/>
              <w:tag w:val="goog_rdk_4899"/>
            </w:sdtPr>
            <w:sdtContent>
              <w:ins w:author="Anonymous" w:id="72" w:date="2026-09-22T03:04:07Z"/>
              <w:sdt>
                <w:sdtPr>
                  <w:id w:val="-1725436611"/>
                  <w:tag w:val="goog_rdk_4900"/>
                </w:sdtPr>
                <w:sdtContent>
                  <w:ins w:author="Anonymous" w:id="72" w:date="2026-09-22T03:04:07Z">
                    <w:r w:rsidDel="00000000" w:rsidR="00000000" w:rsidRPr="00000000">
                      <w:rPr>
                        <w:rtl w:val="0"/>
                      </w:rPr>
                    </w:r>
                  </w:ins>
                </w:sdtContent>
              </w:sdt>
              <w:ins w:author="Anonymous" w:id="72" w:date="2026-09-22T03:04:07Z">
                <w:bookmarkStart w:colFirst="0" w:colLast="0" w:name="_heading=h.z2pzf4i6u7cu" w:id="1310"/>
                <w:bookmarkEnd w:id="1310"/>
              </w:ins>
            </w:sdtContent>
          </w:sdt>
        </w:p>
      </w:sdtContent>
    </w:sdt>
    <w:sdt>
      <w:sdtPr>
        <w:id w:val="77306302"/>
        <w:tag w:val="goog_rdk_4904"/>
      </w:sdtPr>
      <w:sdtContent>
        <w:p w:rsidR="00000000" w:rsidDel="00000000" w:rsidP="00000000" w:rsidRDefault="00000000" w:rsidRPr="00000000" w14:paraId="0000068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005847144"/>
              <w:tag w:val="goog_rdk_4902"/>
            </w:sdtPr>
            <w:sdtContent>
              <w:ins w:author="Anonymous" w:id="72" w:date="2026-09-22T03:04:07Z"/>
              <w:sdt>
                <w:sdtPr>
                  <w:id w:val="1139403134"/>
                  <w:tag w:val="goog_rdk_4903"/>
                </w:sdtPr>
                <w:sdtContent>
                  <w:ins w:author="Anonymous" w:id="72" w:date="2026-09-22T03:04:07Z">
                    <w:r w:rsidDel="00000000" w:rsidR="00000000" w:rsidRPr="00000000">
                      <w:rPr>
                        <w:rtl w:val="0"/>
                      </w:rPr>
                    </w:r>
                  </w:ins>
                </w:sdtContent>
              </w:sdt>
              <w:ins w:author="Anonymous" w:id="72" w:date="2026-09-22T03:04:07Z">
                <w:bookmarkStart w:colFirst="0" w:colLast="0" w:name="_heading=h.d5lrj5vadlyo" w:id="1311"/>
                <w:bookmarkEnd w:id="1311"/>
              </w:ins>
            </w:sdtContent>
          </w:sdt>
        </w:p>
      </w:sdtContent>
    </w:sdt>
    <w:sdt>
      <w:sdtPr>
        <w:id w:val="-1036499285"/>
        <w:tag w:val="goog_rdk_4907"/>
      </w:sdtPr>
      <w:sdtContent>
        <w:p w:rsidR="00000000" w:rsidDel="00000000" w:rsidP="00000000" w:rsidRDefault="00000000" w:rsidRPr="00000000" w14:paraId="0000068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28374769"/>
              <w:tag w:val="goog_rdk_4905"/>
            </w:sdtPr>
            <w:sdtContent>
              <w:ins w:author="Anonymous" w:id="72" w:date="2026-09-22T03:04:07Z"/>
              <w:sdt>
                <w:sdtPr>
                  <w:id w:val="-1298484117"/>
                  <w:tag w:val="goog_rdk_4906"/>
                </w:sdtPr>
                <w:sdtContent>
                  <w:ins w:author="Anonymous" w:id="72" w:date="2026-09-22T03:04:07Z">
                    <w:r w:rsidDel="00000000" w:rsidR="00000000" w:rsidRPr="00000000">
                      <w:rPr>
                        <w:rtl w:val="0"/>
                      </w:rPr>
                    </w:r>
                  </w:ins>
                </w:sdtContent>
              </w:sdt>
              <w:ins w:author="Anonymous" w:id="72" w:date="2026-09-22T03:04:07Z">
                <w:bookmarkStart w:colFirst="0" w:colLast="0" w:name="_heading=h.7w3sit8nz9o9" w:id="1312"/>
                <w:bookmarkEnd w:id="1312"/>
              </w:ins>
            </w:sdtContent>
          </w:sdt>
        </w:p>
      </w:sdtContent>
    </w:sdt>
    <w:sdt>
      <w:sdtPr>
        <w:id w:val="156533342"/>
        <w:tag w:val="goog_rdk_4910"/>
      </w:sdtPr>
      <w:sdtContent>
        <w:p w:rsidR="00000000" w:rsidDel="00000000" w:rsidP="00000000" w:rsidRDefault="00000000" w:rsidRPr="00000000" w14:paraId="0000068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65846840"/>
              <w:tag w:val="goog_rdk_4908"/>
            </w:sdtPr>
            <w:sdtContent>
              <w:ins w:author="Anonymous" w:id="72" w:date="2026-09-22T03:04:07Z"/>
              <w:sdt>
                <w:sdtPr>
                  <w:id w:val="-151149198"/>
                  <w:tag w:val="goog_rdk_4909"/>
                </w:sdtPr>
                <w:sdtContent>
                  <w:ins w:author="Anonymous" w:id="72" w:date="2026-09-22T03:04:07Z">
                    <w:r w:rsidDel="00000000" w:rsidR="00000000" w:rsidRPr="00000000">
                      <w:rPr>
                        <w:rtl w:val="0"/>
                      </w:rPr>
                    </w:r>
                  </w:ins>
                </w:sdtContent>
              </w:sdt>
              <w:ins w:author="Anonymous" w:id="72" w:date="2026-09-22T03:04:07Z">
                <w:bookmarkStart w:colFirst="0" w:colLast="0" w:name="_heading=h.xx553rz6k5yj" w:id="1313"/>
                <w:bookmarkEnd w:id="1313"/>
              </w:ins>
            </w:sdtContent>
          </w:sdt>
        </w:p>
      </w:sdtContent>
    </w:sdt>
    <w:sdt>
      <w:sdtPr>
        <w:id w:val="1621225587"/>
        <w:tag w:val="goog_rdk_4913"/>
      </w:sdtPr>
      <w:sdtContent>
        <w:p w:rsidR="00000000" w:rsidDel="00000000" w:rsidP="00000000" w:rsidRDefault="00000000" w:rsidRPr="00000000" w14:paraId="0000068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27252769"/>
              <w:tag w:val="goog_rdk_4911"/>
            </w:sdtPr>
            <w:sdtContent>
              <w:ins w:author="Anonymous" w:id="72" w:date="2026-09-22T03:04:07Z"/>
              <w:sdt>
                <w:sdtPr>
                  <w:id w:val="651885216"/>
                  <w:tag w:val="goog_rdk_4912"/>
                </w:sdtPr>
                <w:sdtContent>
                  <w:ins w:author="Anonymous" w:id="72" w:date="2026-09-22T03:04:07Z">
                    <w:r w:rsidDel="00000000" w:rsidR="00000000" w:rsidRPr="00000000">
                      <w:rPr>
                        <w:rtl w:val="0"/>
                      </w:rPr>
                    </w:r>
                  </w:ins>
                </w:sdtContent>
              </w:sdt>
              <w:ins w:author="Anonymous" w:id="72" w:date="2026-09-22T03:04:07Z">
                <w:bookmarkStart w:colFirst="0" w:colLast="0" w:name="_heading=h.rj6hff5lmy6j" w:id="1314"/>
                <w:bookmarkEnd w:id="1314"/>
              </w:ins>
            </w:sdtContent>
          </w:sdt>
        </w:p>
      </w:sdtContent>
    </w:sdt>
    <w:sdt>
      <w:sdtPr>
        <w:id w:val="884137793"/>
        <w:tag w:val="goog_rdk_4916"/>
      </w:sdtPr>
      <w:sdtContent>
        <w:p w:rsidR="00000000" w:rsidDel="00000000" w:rsidP="00000000" w:rsidRDefault="00000000" w:rsidRPr="00000000" w14:paraId="0000068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41020142"/>
              <w:tag w:val="goog_rdk_4914"/>
            </w:sdtPr>
            <w:sdtContent>
              <w:ins w:author="Anonymous" w:id="72" w:date="2026-09-22T03:04:07Z"/>
              <w:sdt>
                <w:sdtPr>
                  <w:id w:val="-542815932"/>
                  <w:tag w:val="goog_rdk_4915"/>
                </w:sdtPr>
                <w:sdtContent>
                  <w:ins w:author="Anonymous" w:id="72" w:date="2026-09-22T03:04:07Z">
                    <w:r w:rsidDel="00000000" w:rsidR="00000000" w:rsidRPr="00000000">
                      <w:rPr>
                        <w:rtl w:val="0"/>
                      </w:rPr>
                    </w:r>
                  </w:ins>
                </w:sdtContent>
              </w:sdt>
              <w:ins w:author="Anonymous" w:id="72" w:date="2026-09-22T03:04:07Z">
                <w:bookmarkStart w:colFirst="0" w:colLast="0" w:name="_heading=h.93sf36iluow" w:id="1315"/>
                <w:bookmarkEnd w:id="1315"/>
              </w:ins>
            </w:sdtContent>
          </w:sdt>
        </w:p>
      </w:sdtContent>
    </w:sdt>
    <w:sdt>
      <w:sdtPr>
        <w:id w:val="-1603505991"/>
        <w:tag w:val="goog_rdk_4919"/>
      </w:sdtPr>
      <w:sdtContent>
        <w:p w:rsidR="00000000" w:rsidDel="00000000" w:rsidP="00000000" w:rsidRDefault="00000000" w:rsidRPr="00000000" w14:paraId="0000068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359202929"/>
              <w:tag w:val="goog_rdk_4917"/>
            </w:sdtPr>
            <w:sdtContent>
              <w:ins w:author="Anonymous" w:id="72" w:date="2026-09-22T03:04:07Z"/>
              <w:sdt>
                <w:sdtPr>
                  <w:id w:val="1995324394"/>
                  <w:tag w:val="goog_rdk_4918"/>
                </w:sdtPr>
                <w:sdtContent>
                  <w:ins w:author="Anonymous" w:id="72" w:date="2026-09-22T03:04:07Z">
                    <w:r w:rsidDel="00000000" w:rsidR="00000000" w:rsidRPr="00000000">
                      <w:rPr>
                        <w:rtl w:val="0"/>
                      </w:rPr>
                    </w:r>
                  </w:ins>
                </w:sdtContent>
              </w:sdt>
              <w:ins w:author="Anonymous" w:id="72" w:date="2026-09-22T03:04:07Z">
                <w:bookmarkStart w:colFirst="0" w:colLast="0" w:name="_heading=h.jecl1gxhsuq0" w:id="1316"/>
                <w:bookmarkEnd w:id="1316"/>
              </w:ins>
            </w:sdtContent>
          </w:sdt>
        </w:p>
      </w:sdtContent>
    </w:sdt>
    <w:sdt>
      <w:sdtPr>
        <w:id w:val="975638029"/>
        <w:tag w:val="goog_rdk_4922"/>
      </w:sdtPr>
      <w:sdtContent>
        <w:p w:rsidR="00000000" w:rsidDel="00000000" w:rsidP="00000000" w:rsidRDefault="00000000" w:rsidRPr="00000000" w14:paraId="0000068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54326673"/>
              <w:tag w:val="goog_rdk_4920"/>
            </w:sdtPr>
            <w:sdtContent>
              <w:ins w:author="Anonymous" w:id="72" w:date="2026-09-22T03:04:07Z"/>
              <w:sdt>
                <w:sdtPr>
                  <w:id w:val="-1002135519"/>
                  <w:tag w:val="goog_rdk_4921"/>
                </w:sdtPr>
                <w:sdtContent>
                  <w:ins w:author="Anonymous" w:id="72" w:date="2026-09-22T03:04:07Z">
                    <w:r w:rsidDel="00000000" w:rsidR="00000000" w:rsidRPr="00000000">
                      <w:rPr>
                        <w:rtl w:val="0"/>
                      </w:rPr>
                    </w:r>
                  </w:ins>
                </w:sdtContent>
              </w:sdt>
              <w:ins w:author="Anonymous" w:id="72" w:date="2026-09-22T03:04:07Z">
                <w:bookmarkStart w:colFirst="0" w:colLast="0" w:name="_heading=h.qufyay424vk1" w:id="1317"/>
                <w:bookmarkEnd w:id="1317"/>
              </w:ins>
            </w:sdtContent>
          </w:sdt>
        </w:p>
      </w:sdtContent>
    </w:sdt>
    <w:sdt>
      <w:sdtPr>
        <w:id w:val="1324822889"/>
        <w:tag w:val="goog_rdk_4925"/>
      </w:sdtPr>
      <w:sdtContent>
        <w:p w:rsidR="00000000" w:rsidDel="00000000" w:rsidP="00000000" w:rsidRDefault="00000000" w:rsidRPr="00000000" w14:paraId="0000068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128629453"/>
              <w:tag w:val="goog_rdk_4923"/>
            </w:sdtPr>
            <w:sdtContent>
              <w:ins w:author="Anonymous" w:id="72" w:date="2026-09-22T03:04:07Z"/>
              <w:sdt>
                <w:sdtPr>
                  <w:id w:val="-1437219316"/>
                  <w:tag w:val="goog_rdk_4924"/>
                </w:sdtPr>
                <w:sdtContent>
                  <w:ins w:author="Anonymous" w:id="72" w:date="2026-09-22T03:04:07Z">
                    <w:r w:rsidDel="00000000" w:rsidR="00000000" w:rsidRPr="00000000">
                      <w:rPr>
                        <w:rtl w:val="0"/>
                      </w:rPr>
                    </w:r>
                  </w:ins>
                </w:sdtContent>
              </w:sdt>
              <w:ins w:author="Anonymous" w:id="72" w:date="2026-09-22T03:04:07Z">
                <w:bookmarkStart w:colFirst="0" w:colLast="0" w:name="_heading=h.qw6z4x5f0fcr" w:id="1318"/>
                <w:bookmarkEnd w:id="1318"/>
              </w:ins>
            </w:sdtContent>
          </w:sdt>
        </w:p>
      </w:sdtContent>
    </w:sdt>
    <w:sdt>
      <w:sdtPr>
        <w:id w:val="-354911777"/>
        <w:tag w:val="goog_rdk_4928"/>
      </w:sdtPr>
      <w:sdtContent>
        <w:p w:rsidR="00000000" w:rsidDel="00000000" w:rsidP="00000000" w:rsidRDefault="00000000" w:rsidRPr="00000000" w14:paraId="0000068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80433713"/>
              <w:tag w:val="goog_rdk_4926"/>
            </w:sdtPr>
            <w:sdtContent>
              <w:ins w:author="Anonymous" w:id="72" w:date="2026-09-22T03:04:07Z"/>
              <w:sdt>
                <w:sdtPr>
                  <w:id w:val="-1502859747"/>
                  <w:tag w:val="goog_rdk_4927"/>
                </w:sdtPr>
                <w:sdtContent>
                  <w:ins w:author="Anonymous" w:id="72" w:date="2026-09-22T03:04:07Z">
                    <w:r w:rsidDel="00000000" w:rsidR="00000000" w:rsidRPr="00000000">
                      <w:rPr>
                        <w:rtl w:val="0"/>
                      </w:rPr>
                    </w:r>
                  </w:ins>
                </w:sdtContent>
              </w:sdt>
              <w:ins w:author="Anonymous" w:id="72" w:date="2026-09-22T03:04:07Z">
                <w:bookmarkStart w:colFirst="0" w:colLast="0" w:name="_heading=h.idyxola4se6e" w:id="1319"/>
                <w:bookmarkEnd w:id="1319"/>
              </w:ins>
            </w:sdtContent>
          </w:sdt>
        </w:p>
      </w:sdtContent>
    </w:sdt>
    <w:sdt>
      <w:sdtPr>
        <w:id w:val="1773474528"/>
        <w:tag w:val="goog_rdk_4931"/>
      </w:sdtPr>
      <w:sdtContent>
        <w:p w:rsidR="00000000" w:rsidDel="00000000" w:rsidP="00000000" w:rsidRDefault="00000000" w:rsidRPr="00000000" w14:paraId="0000068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60018494"/>
              <w:tag w:val="goog_rdk_4929"/>
            </w:sdtPr>
            <w:sdtContent>
              <w:ins w:author="Anonymous" w:id="72" w:date="2026-09-22T03:04:07Z"/>
              <w:sdt>
                <w:sdtPr>
                  <w:id w:val="-1230665767"/>
                  <w:tag w:val="goog_rdk_4930"/>
                </w:sdtPr>
                <w:sdtContent>
                  <w:ins w:author="Anonymous" w:id="72" w:date="2026-09-22T03:04:07Z">
                    <w:r w:rsidDel="00000000" w:rsidR="00000000" w:rsidRPr="00000000">
                      <w:rPr>
                        <w:rtl w:val="0"/>
                      </w:rPr>
                    </w:r>
                  </w:ins>
                </w:sdtContent>
              </w:sdt>
              <w:ins w:author="Anonymous" w:id="72" w:date="2026-09-22T03:04:07Z">
                <w:bookmarkStart w:colFirst="0" w:colLast="0" w:name="_heading=h.p18f04id3syn" w:id="1320"/>
                <w:bookmarkEnd w:id="1320"/>
              </w:ins>
            </w:sdtContent>
          </w:sdt>
        </w:p>
      </w:sdtContent>
    </w:sdt>
    <w:sdt>
      <w:sdtPr>
        <w:id w:val="310602441"/>
        <w:tag w:val="goog_rdk_4934"/>
      </w:sdtPr>
      <w:sdtContent>
        <w:p w:rsidR="00000000" w:rsidDel="00000000" w:rsidP="00000000" w:rsidRDefault="00000000" w:rsidRPr="00000000" w14:paraId="0000068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78007069"/>
              <w:tag w:val="goog_rdk_4932"/>
            </w:sdtPr>
            <w:sdtContent>
              <w:ins w:author="Anonymous" w:id="72" w:date="2026-09-22T03:04:07Z"/>
              <w:sdt>
                <w:sdtPr>
                  <w:id w:val="-663093105"/>
                  <w:tag w:val="goog_rdk_4933"/>
                </w:sdtPr>
                <w:sdtContent>
                  <w:ins w:author="Anonymous" w:id="72" w:date="2026-09-22T03:04:07Z">
                    <w:r w:rsidDel="00000000" w:rsidR="00000000" w:rsidRPr="00000000">
                      <w:rPr>
                        <w:rtl w:val="0"/>
                      </w:rPr>
                    </w:r>
                  </w:ins>
                </w:sdtContent>
              </w:sdt>
              <w:ins w:author="Anonymous" w:id="72" w:date="2026-09-22T03:04:07Z">
                <w:bookmarkStart w:colFirst="0" w:colLast="0" w:name="_heading=h.qfqz37g7ftup" w:id="1321"/>
                <w:bookmarkEnd w:id="1321"/>
              </w:ins>
            </w:sdtContent>
          </w:sdt>
        </w:p>
      </w:sdtContent>
    </w:sdt>
    <w:sdt>
      <w:sdtPr>
        <w:id w:val="1794390418"/>
        <w:tag w:val="goog_rdk_4937"/>
      </w:sdtPr>
      <w:sdtContent>
        <w:p w:rsidR="00000000" w:rsidDel="00000000" w:rsidP="00000000" w:rsidRDefault="00000000" w:rsidRPr="00000000" w14:paraId="0000068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11406923"/>
              <w:tag w:val="goog_rdk_4935"/>
            </w:sdtPr>
            <w:sdtContent>
              <w:ins w:author="Anonymous" w:id="72" w:date="2026-09-22T03:04:07Z"/>
              <w:sdt>
                <w:sdtPr>
                  <w:id w:val="980345223"/>
                  <w:tag w:val="goog_rdk_4936"/>
                </w:sdtPr>
                <w:sdtContent>
                  <w:ins w:author="Anonymous" w:id="72" w:date="2026-09-22T03:04:07Z">
                    <w:r w:rsidDel="00000000" w:rsidR="00000000" w:rsidRPr="00000000">
                      <w:rPr>
                        <w:rtl w:val="0"/>
                      </w:rPr>
                    </w:r>
                  </w:ins>
                </w:sdtContent>
              </w:sdt>
              <w:ins w:author="Anonymous" w:id="72" w:date="2026-09-22T03:04:07Z">
                <w:bookmarkStart w:colFirst="0" w:colLast="0" w:name="_heading=h.srk4ft5ljiqd" w:id="1322"/>
                <w:bookmarkEnd w:id="1322"/>
              </w:ins>
            </w:sdtContent>
          </w:sdt>
        </w:p>
      </w:sdtContent>
    </w:sdt>
    <w:sdt>
      <w:sdtPr>
        <w:id w:val="-2023041326"/>
        <w:tag w:val="goog_rdk_4940"/>
      </w:sdtPr>
      <w:sdtContent>
        <w:p w:rsidR="00000000" w:rsidDel="00000000" w:rsidP="00000000" w:rsidRDefault="00000000" w:rsidRPr="00000000" w14:paraId="0000068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830488156"/>
              <w:tag w:val="goog_rdk_4938"/>
            </w:sdtPr>
            <w:sdtContent>
              <w:ins w:author="Anonymous" w:id="72" w:date="2026-09-22T03:04:07Z"/>
              <w:sdt>
                <w:sdtPr>
                  <w:id w:val="-49381768"/>
                  <w:tag w:val="goog_rdk_4939"/>
                </w:sdtPr>
                <w:sdtContent>
                  <w:ins w:author="Anonymous" w:id="72" w:date="2026-09-22T03:04:07Z">
                    <w:r w:rsidDel="00000000" w:rsidR="00000000" w:rsidRPr="00000000">
                      <w:rPr>
                        <w:rtl w:val="0"/>
                      </w:rPr>
                    </w:r>
                  </w:ins>
                </w:sdtContent>
              </w:sdt>
              <w:ins w:author="Anonymous" w:id="72" w:date="2026-09-22T03:04:07Z">
                <w:bookmarkStart w:colFirst="0" w:colLast="0" w:name="_heading=h.dq6c6vdjs316" w:id="1323"/>
                <w:bookmarkEnd w:id="1323"/>
              </w:ins>
            </w:sdtContent>
          </w:sdt>
        </w:p>
      </w:sdtContent>
    </w:sdt>
    <w:sdt>
      <w:sdtPr>
        <w:id w:val="-1741037507"/>
        <w:tag w:val="goog_rdk_4943"/>
      </w:sdtPr>
      <w:sdtContent>
        <w:p w:rsidR="00000000" w:rsidDel="00000000" w:rsidP="00000000" w:rsidRDefault="00000000" w:rsidRPr="00000000" w14:paraId="0000068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03047719"/>
              <w:tag w:val="goog_rdk_4941"/>
            </w:sdtPr>
            <w:sdtContent>
              <w:ins w:author="Anonymous" w:id="72" w:date="2026-09-22T03:04:07Z"/>
              <w:sdt>
                <w:sdtPr>
                  <w:id w:val="142570582"/>
                  <w:tag w:val="goog_rdk_4942"/>
                </w:sdtPr>
                <w:sdtContent>
                  <w:ins w:author="Anonymous" w:id="72" w:date="2026-09-22T03:04:07Z">
                    <w:r w:rsidDel="00000000" w:rsidR="00000000" w:rsidRPr="00000000">
                      <w:rPr>
                        <w:rtl w:val="0"/>
                      </w:rPr>
                    </w:r>
                  </w:ins>
                </w:sdtContent>
              </w:sdt>
              <w:ins w:author="Anonymous" w:id="72" w:date="2026-09-22T03:04:07Z">
                <w:bookmarkStart w:colFirst="0" w:colLast="0" w:name="_heading=h.i5yp2e8qslxx" w:id="1324"/>
                <w:bookmarkEnd w:id="1324"/>
              </w:ins>
            </w:sdtContent>
          </w:sdt>
        </w:p>
      </w:sdtContent>
    </w:sdt>
    <w:sdt>
      <w:sdtPr>
        <w:id w:val="1516122236"/>
        <w:tag w:val="goog_rdk_4946"/>
      </w:sdtPr>
      <w:sdtContent>
        <w:p w:rsidR="00000000" w:rsidDel="00000000" w:rsidP="00000000" w:rsidRDefault="00000000" w:rsidRPr="00000000" w14:paraId="0000068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98608342"/>
              <w:tag w:val="goog_rdk_4944"/>
            </w:sdtPr>
            <w:sdtContent>
              <w:ins w:author="Anonymous" w:id="72" w:date="2026-09-22T03:04:07Z"/>
              <w:sdt>
                <w:sdtPr>
                  <w:id w:val="223688621"/>
                  <w:tag w:val="goog_rdk_4945"/>
                </w:sdtPr>
                <w:sdtContent>
                  <w:ins w:author="Anonymous" w:id="72" w:date="2026-09-22T03:04:07Z">
                    <w:r w:rsidDel="00000000" w:rsidR="00000000" w:rsidRPr="00000000">
                      <w:rPr>
                        <w:rtl w:val="0"/>
                      </w:rPr>
                    </w:r>
                  </w:ins>
                </w:sdtContent>
              </w:sdt>
              <w:ins w:author="Anonymous" w:id="72" w:date="2026-09-22T03:04:07Z">
                <w:bookmarkStart w:colFirst="0" w:colLast="0" w:name="_heading=h.jmmexetdpd7" w:id="1325"/>
                <w:bookmarkEnd w:id="1325"/>
              </w:ins>
            </w:sdtContent>
          </w:sdt>
        </w:p>
      </w:sdtContent>
    </w:sdt>
    <w:sdt>
      <w:sdtPr>
        <w:id w:val="-550361678"/>
        <w:tag w:val="goog_rdk_4949"/>
      </w:sdtPr>
      <w:sdtContent>
        <w:p w:rsidR="00000000" w:rsidDel="00000000" w:rsidP="00000000" w:rsidRDefault="00000000" w:rsidRPr="00000000" w14:paraId="0000069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01161917"/>
              <w:tag w:val="goog_rdk_4947"/>
            </w:sdtPr>
            <w:sdtContent>
              <w:ins w:author="Anonymous" w:id="72" w:date="2026-09-22T03:04:07Z"/>
              <w:sdt>
                <w:sdtPr>
                  <w:id w:val="1081340613"/>
                  <w:tag w:val="goog_rdk_4948"/>
                </w:sdtPr>
                <w:sdtContent>
                  <w:ins w:author="Anonymous" w:id="72" w:date="2026-09-22T03:04:07Z">
                    <w:r w:rsidDel="00000000" w:rsidR="00000000" w:rsidRPr="00000000">
                      <w:rPr>
                        <w:rtl w:val="0"/>
                      </w:rPr>
                    </w:r>
                  </w:ins>
                </w:sdtContent>
              </w:sdt>
              <w:ins w:author="Anonymous" w:id="72" w:date="2026-09-22T03:04:07Z">
                <w:bookmarkStart w:colFirst="0" w:colLast="0" w:name="_heading=h.i7rfjw11n053" w:id="1326"/>
                <w:bookmarkEnd w:id="1326"/>
              </w:ins>
            </w:sdtContent>
          </w:sdt>
        </w:p>
      </w:sdtContent>
    </w:sdt>
    <w:sdt>
      <w:sdtPr>
        <w:id w:val="1406351274"/>
        <w:tag w:val="goog_rdk_4952"/>
      </w:sdtPr>
      <w:sdtContent>
        <w:p w:rsidR="00000000" w:rsidDel="00000000" w:rsidP="00000000" w:rsidRDefault="00000000" w:rsidRPr="00000000" w14:paraId="0000069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708448493"/>
              <w:tag w:val="goog_rdk_4950"/>
            </w:sdtPr>
            <w:sdtContent>
              <w:ins w:author="Anonymous" w:id="72" w:date="2026-09-22T03:04:07Z"/>
              <w:sdt>
                <w:sdtPr>
                  <w:id w:val="-1021201065"/>
                  <w:tag w:val="goog_rdk_4951"/>
                </w:sdtPr>
                <w:sdtContent>
                  <w:ins w:author="Anonymous" w:id="72" w:date="2026-09-22T03:04:07Z">
                    <w:r w:rsidDel="00000000" w:rsidR="00000000" w:rsidRPr="00000000">
                      <w:rPr>
                        <w:rtl w:val="0"/>
                      </w:rPr>
                    </w:r>
                  </w:ins>
                </w:sdtContent>
              </w:sdt>
              <w:ins w:author="Anonymous" w:id="72" w:date="2026-09-22T03:04:07Z">
                <w:bookmarkStart w:colFirst="0" w:colLast="0" w:name="_heading=h.bs18d6mvqi1a" w:id="1327"/>
                <w:bookmarkEnd w:id="1327"/>
              </w:ins>
            </w:sdtContent>
          </w:sdt>
        </w:p>
      </w:sdtContent>
    </w:sdt>
    <w:sdt>
      <w:sdtPr>
        <w:id w:val="238280369"/>
        <w:tag w:val="goog_rdk_4955"/>
      </w:sdtPr>
      <w:sdtContent>
        <w:p w:rsidR="00000000" w:rsidDel="00000000" w:rsidP="00000000" w:rsidRDefault="00000000" w:rsidRPr="00000000" w14:paraId="0000069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506437257"/>
              <w:tag w:val="goog_rdk_4953"/>
            </w:sdtPr>
            <w:sdtContent>
              <w:ins w:author="Anonymous" w:id="72" w:date="2026-09-22T03:04:07Z"/>
              <w:sdt>
                <w:sdtPr>
                  <w:id w:val="-241241789"/>
                  <w:tag w:val="goog_rdk_4954"/>
                </w:sdtPr>
                <w:sdtContent>
                  <w:ins w:author="Anonymous" w:id="72" w:date="2026-09-22T03:04:07Z">
                    <w:r w:rsidDel="00000000" w:rsidR="00000000" w:rsidRPr="00000000">
                      <w:rPr>
                        <w:rtl w:val="0"/>
                      </w:rPr>
                    </w:r>
                  </w:ins>
                </w:sdtContent>
              </w:sdt>
              <w:ins w:author="Anonymous" w:id="72" w:date="2026-09-22T03:04:07Z">
                <w:bookmarkStart w:colFirst="0" w:colLast="0" w:name="_heading=h.vphccuz8k0gr" w:id="1328"/>
                <w:bookmarkEnd w:id="1328"/>
              </w:ins>
            </w:sdtContent>
          </w:sdt>
        </w:p>
      </w:sdtContent>
    </w:sdt>
    <w:sdt>
      <w:sdtPr>
        <w:id w:val="722717159"/>
        <w:tag w:val="goog_rdk_4958"/>
      </w:sdtPr>
      <w:sdtContent>
        <w:p w:rsidR="00000000" w:rsidDel="00000000" w:rsidP="00000000" w:rsidRDefault="00000000" w:rsidRPr="00000000" w14:paraId="0000069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331744952"/>
              <w:tag w:val="goog_rdk_4956"/>
            </w:sdtPr>
            <w:sdtContent>
              <w:ins w:author="Anonymous" w:id="72" w:date="2026-09-22T03:04:07Z"/>
              <w:sdt>
                <w:sdtPr>
                  <w:id w:val="65030670"/>
                  <w:tag w:val="goog_rdk_4957"/>
                </w:sdtPr>
                <w:sdtContent>
                  <w:ins w:author="Anonymous" w:id="72" w:date="2026-09-22T03:04:07Z">
                    <w:r w:rsidDel="00000000" w:rsidR="00000000" w:rsidRPr="00000000">
                      <w:rPr>
                        <w:rtl w:val="0"/>
                      </w:rPr>
                    </w:r>
                  </w:ins>
                </w:sdtContent>
              </w:sdt>
              <w:ins w:author="Anonymous" w:id="72" w:date="2026-09-22T03:04:07Z">
                <w:bookmarkStart w:colFirst="0" w:colLast="0" w:name="_heading=h.t7swtilg6cv7" w:id="1329"/>
                <w:bookmarkEnd w:id="1329"/>
              </w:ins>
            </w:sdtContent>
          </w:sdt>
        </w:p>
      </w:sdtContent>
    </w:sdt>
    <w:sdt>
      <w:sdtPr>
        <w:id w:val="1968727373"/>
        <w:tag w:val="goog_rdk_4961"/>
      </w:sdtPr>
      <w:sdtContent>
        <w:p w:rsidR="00000000" w:rsidDel="00000000" w:rsidP="00000000" w:rsidRDefault="00000000" w:rsidRPr="00000000" w14:paraId="0000069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994206137"/>
              <w:tag w:val="goog_rdk_4959"/>
            </w:sdtPr>
            <w:sdtContent>
              <w:ins w:author="Anonymous" w:id="72" w:date="2026-09-22T03:04:07Z"/>
              <w:sdt>
                <w:sdtPr>
                  <w:id w:val="-2059160493"/>
                  <w:tag w:val="goog_rdk_4960"/>
                </w:sdtPr>
                <w:sdtContent>
                  <w:ins w:author="Anonymous" w:id="72" w:date="2026-09-22T03:04:07Z">
                    <w:r w:rsidDel="00000000" w:rsidR="00000000" w:rsidRPr="00000000">
                      <w:rPr>
                        <w:rtl w:val="0"/>
                      </w:rPr>
                    </w:r>
                  </w:ins>
                </w:sdtContent>
              </w:sdt>
              <w:ins w:author="Anonymous" w:id="72" w:date="2026-09-22T03:04:07Z">
                <w:bookmarkStart w:colFirst="0" w:colLast="0" w:name="_heading=h.h5h667prbtm5" w:id="1330"/>
                <w:bookmarkEnd w:id="1330"/>
              </w:ins>
            </w:sdtContent>
          </w:sdt>
        </w:p>
      </w:sdtContent>
    </w:sdt>
    <w:sdt>
      <w:sdtPr>
        <w:id w:val="612348350"/>
        <w:tag w:val="goog_rdk_4964"/>
      </w:sdtPr>
      <w:sdtContent>
        <w:p w:rsidR="00000000" w:rsidDel="00000000" w:rsidP="00000000" w:rsidRDefault="00000000" w:rsidRPr="00000000" w14:paraId="0000069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12601915"/>
              <w:tag w:val="goog_rdk_4962"/>
            </w:sdtPr>
            <w:sdtContent>
              <w:ins w:author="Anonymous" w:id="72" w:date="2026-09-22T03:04:07Z"/>
              <w:sdt>
                <w:sdtPr>
                  <w:id w:val="693821901"/>
                  <w:tag w:val="goog_rdk_4963"/>
                </w:sdtPr>
                <w:sdtContent>
                  <w:ins w:author="Anonymous" w:id="72" w:date="2026-09-22T03:04:07Z">
                    <w:r w:rsidDel="00000000" w:rsidR="00000000" w:rsidRPr="00000000">
                      <w:rPr>
                        <w:rtl w:val="0"/>
                      </w:rPr>
                    </w:r>
                  </w:ins>
                </w:sdtContent>
              </w:sdt>
              <w:ins w:author="Anonymous" w:id="72" w:date="2026-09-22T03:04:07Z">
                <w:bookmarkStart w:colFirst="0" w:colLast="0" w:name="_heading=h.rxlpn4255lt" w:id="1331"/>
                <w:bookmarkEnd w:id="1331"/>
              </w:ins>
            </w:sdtContent>
          </w:sdt>
        </w:p>
      </w:sdtContent>
    </w:sdt>
    <w:sdt>
      <w:sdtPr>
        <w:id w:val="1025992946"/>
        <w:tag w:val="goog_rdk_4967"/>
      </w:sdtPr>
      <w:sdtContent>
        <w:p w:rsidR="00000000" w:rsidDel="00000000" w:rsidP="00000000" w:rsidRDefault="00000000" w:rsidRPr="00000000" w14:paraId="0000069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988875274"/>
              <w:tag w:val="goog_rdk_4965"/>
            </w:sdtPr>
            <w:sdtContent>
              <w:ins w:author="Anonymous" w:id="72" w:date="2026-09-22T03:04:07Z"/>
              <w:sdt>
                <w:sdtPr>
                  <w:id w:val="1831142002"/>
                  <w:tag w:val="goog_rdk_4966"/>
                </w:sdtPr>
                <w:sdtContent>
                  <w:ins w:author="Anonymous" w:id="72" w:date="2026-09-22T03:04:07Z">
                    <w:r w:rsidDel="00000000" w:rsidR="00000000" w:rsidRPr="00000000">
                      <w:rPr>
                        <w:rtl w:val="0"/>
                      </w:rPr>
                    </w:r>
                  </w:ins>
                </w:sdtContent>
              </w:sdt>
              <w:ins w:author="Anonymous" w:id="72" w:date="2026-09-22T03:04:07Z">
                <w:bookmarkStart w:colFirst="0" w:colLast="0" w:name="_heading=h.m7twu1h42h18" w:id="1332"/>
                <w:bookmarkEnd w:id="1332"/>
              </w:ins>
            </w:sdtContent>
          </w:sdt>
        </w:p>
      </w:sdtContent>
    </w:sdt>
    <w:sdt>
      <w:sdtPr>
        <w:id w:val="65173179"/>
        <w:tag w:val="goog_rdk_4970"/>
      </w:sdtPr>
      <w:sdtContent>
        <w:p w:rsidR="00000000" w:rsidDel="00000000" w:rsidP="00000000" w:rsidRDefault="00000000" w:rsidRPr="00000000" w14:paraId="0000069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030841540"/>
              <w:tag w:val="goog_rdk_4968"/>
            </w:sdtPr>
            <w:sdtContent>
              <w:ins w:author="Anonymous" w:id="72" w:date="2026-09-22T03:04:07Z"/>
              <w:sdt>
                <w:sdtPr>
                  <w:id w:val="1162989849"/>
                  <w:tag w:val="goog_rdk_4969"/>
                </w:sdtPr>
                <w:sdtContent>
                  <w:ins w:author="Anonymous" w:id="72" w:date="2026-09-22T03:04:07Z">
                    <w:r w:rsidDel="00000000" w:rsidR="00000000" w:rsidRPr="00000000">
                      <w:rPr>
                        <w:rtl w:val="0"/>
                      </w:rPr>
                    </w:r>
                  </w:ins>
                </w:sdtContent>
              </w:sdt>
              <w:ins w:author="Anonymous" w:id="72" w:date="2026-09-22T03:04:07Z">
                <w:bookmarkStart w:colFirst="0" w:colLast="0" w:name="_heading=h.9tfcqv2l62if" w:id="1333"/>
                <w:bookmarkEnd w:id="1333"/>
              </w:ins>
            </w:sdtContent>
          </w:sdt>
        </w:p>
      </w:sdtContent>
    </w:sdt>
    <w:sdt>
      <w:sdtPr>
        <w:id w:val="-2703943"/>
        <w:tag w:val="goog_rdk_4973"/>
      </w:sdtPr>
      <w:sdtContent>
        <w:p w:rsidR="00000000" w:rsidDel="00000000" w:rsidP="00000000" w:rsidRDefault="00000000" w:rsidRPr="00000000" w14:paraId="0000069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521041057"/>
              <w:tag w:val="goog_rdk_4971"/>
            </w:sdtPr>
            <w:sdtContent>
              <w:ins w:author="Anonymous" w:id="72" w:date="2026-09-22T03:04:07Z"/>
              <w:sdt>
                <w:sdtPr>
                  <w:id w:val="-748162192"/>
                  <w:tag w:val="goog_rdk_4972"/>
                </w:sdtPr>
                <w:sdtContent>
                  <w:ins w:author="Anonymous" w:id="72" w:date="2026-09-22T03:04:07Z">
                    <w:r w:rsidDel="00000000" w:rsidR="00000000" w:rsidRPr="00000000">
                      <w:rPr>
                        <w:rtl w:val="0"/>
                      </w:rPr>
                    </w:r>
                  </w:ins>
                </w:sdtContent>
              </w:sdt>
              <w:ins w:author="Anonymous" w:id="72" w:date="2026-09-22T03:04:07Z">
                <w:bookmarkStart w:colFirst="0" w:colLast="0" w:name="_heading=h.3otoch6sfs4n" w:id="1334"/>
                <w:bookmarkEnd w:id="1334"/>
              </w:ins>
            </w:sdtContent>
          </w:sdt>
        </w:p>
      </w:sdtContent>
    </w:sdt>
    <w:sdt>
      <w:sdtPr>
        <w:id w:val="2145201704"/>
        <w:tag w:val="goog_rdk_4976"/>
      </w:sdtPr>
      <w:sdtContent>
        <w:p w:rsidR="00000000" w:rsidDel="00000000" w:rsidP="00000000" w:rsidRDefault="00000000" w:rsidRPr="00000000" w14:paraId="0000069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97511251"/>
              <w:tag w:val="goog_rdk_4974"/>
            </w:sdtPr>
            <w:sdtContent>
              <w:ins w:author="Anonymous" w:id="72" w:date="2026-09-22T03:04:07Z"/>
              <w:sdt>
                <w:sdtPr>
                  <w:id w:val="-1125603658"/>
                  <w:tag w:val="goog_rdk_4975"/>
                </w:sdtPr>
                <w:sdtContent>
                  <w:ins w:author="Anonymous" w:id="72" w:date="2026-09-22T03:04:07Z">
                    <w:r w:rsidDel="00000000" w:rsidR="00000000" w:rsidRPr="00000000">
                      <w:rPr>
                        <w:rtl w:val="0"/>
                      </w:rPr>
                    </w:r>
                  </w:ins>
                </w:sdtContent>
              </w:sdt>
              <w:ins w:author="Anonymous" w:id="72" w:date="2026-09-22T03:04:07Z">
                <w:bookmarkStart w:colFirst="0" w:colLast="0" w:name="_heading=h.xskiz7y801xp" w:id="1335"/>
                <w:bookmarkEnd w:id="1335"/>
              </w:ins>
            </w:sdtContent>
          </w:sdt>
        </w:p>
      </w:sdtContent>
    </w:sdt>
    <w:sdt>
      <w:sdtPr>
        <w:id w:val="1914580254"/>
        <w:tag w:val="goog_rdk_4979"/>
      </w:sdtPr>
      <w:sdtContent>
        <w:p w:rsidR="00000000" w:rsidDel="00000000" w:rsidP="00000000" w:rsidRDefault="00000000" w:rsidRPr="00000000" w14:paraId="0000069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063269255"/>
              <w:tag w:val="goog_rdk_4977"/>
            </w:sdtPr>
            <w:sdtContent>
              <w:ins w:author="Anonymous" w:id="72" w:date="2026-09-22T03:04:07Z"/>
              <w:sdt>
                <w:sdtPr>
                  <w:id w:val="1221246959"/>
                  <w:tag w:val="goog_rdk_4978"/>
                </w:sdtPr>
                <w:sdtContent>
                  <w:ins w:author="Anonymous" w:id="72" w:date="2026-09-22T03:04:07Z">
                    <w:r w:rsidDel="00000000" w:rsidR="00000000" w:rsidRPr="00000000">
                      <w:rPr>
                        <w:rtl w:val="0"/>
                      </w:rPr>
                    </w:r>
                  </w:ins>
                </w:sdtContent>
              </w:sdt>
              <w:ins w:author="Anonymous" w:id="72" w:date="2026-09-22T03:04:07Z">
                <w:bookmarkStart w:colFirst="0" w:colLast="0" w:name="_heading=h.2xifhf9qmy8p" w:id="1336"/>
                <w:bookmarkEnd w:id="1336"/>
              </w:ins>
            </w:sdtContent>
          </w:sdt>
        </w:p>
      </w:sdtContent>
    </w:sdt>
    <w:sdt>
      <w:sdtPr>
        <w:id w:val="-1553708445"/>
        <w:tag w:val="goog_rdk_4982"/>
      </w:sdtPr>
      <w:sdtContent>
        <w:p w:rsidR="00000000" w:rsidDel="00000000" w:rsidP="00000000" w:rsidRDefault="00000000" w:rsidRPr="00000000" w14:paraId="0000069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64344109"/>
              <w:tag w:val="goog_rdk_4980"/>
            </w:sdtPr>
            <w:sdtContent>
              <w:ins w:author="Anonymous" w:id="72" w:date="2026-09-22T03:04:07Z"/>
              <w:sdt>
                <w:sdtPr>
                  <w:id w:val="-655951495"/>
                  <w:tag w:val="goog_rdk_4981"/>
                </w:sdtPr>
                <w:sdtContent>
                  <w:ins w:author="Anonymous" w:id="72" w:date="2026-09-22T03:04:07Z">
                    <w:r w:rsidDel="00000000" w:rsidR="00000000" w:rsidRPr="00000000">
                      <w:rPr>
                        <w:rtl w:val="0"/>
                      </w:rPr>
                    </w:r>
                  </w:ins>
                </w:sdtContent>
              </w:sdt>
              <w:ins w:author="Anonymous" w:id="72" w:date="2026-09-22T03:04:07Z">
                <w:bookmarkStart w:colFirst="0" w:colLast="0" w:name="_heading=h.oxbd1qu6l299" w:id="1337"/>
                <w:bookmarkEnd w:id="1337"/>
              </w:ins>
            </w:sdtContent>
          </w:sdt>
        </w:p>
      </w:sdtContent>
    </w:sdt>
    <w:sdt>
      <w:sdtPr>
        <w:id w:val="681526932"/>
        <w:tag w:val="goog_rdk_4985"/>
      </w:sdtPr>
      <w:sdtContent>
        <w:p w:rsidR="00000000" w:rsidDel="00000000" w:rsidP="00000000" w:rsidRDefault="00000000" w:rsidRPr="00000000" w14:paraId="0000069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52204410"/>
              <w:tag w:val="goog_rdk_4983"/>
            </w:sdtPr>
            <w:sdtContent>
              <w:ins w:author="Anonymous" w:id="72" w:date="2026-09-22T03:04:07Z"/>
              <w:sdt>
                <w:sdtPr>
                  <w:id w:val="-1372614163"/>
                  <w:tag w:val="goog_rdk_4984"/>
                </w:sdtPr>
                <w:sdtContent>
                  <w:ins w:author="Anonymous" w:id="72" w:date="2026-09-22T03:04:07Z">
                    <w:r w:rsidDel="00000000" w:rsidR="00000000" w:rsidRPr="00000000">
                      <w:rPr>
                        <w:rtl w:val="0"/>
                      </w:rPr>
                    </w:r>
                  </w:ins>
                </w:sdtContent>
              </w:sdt>
              <w:ins w:author="Anonymous" w:id="72" w:date="2026-09-22T03:04:07Z">
                <w:bookmarkStart w:colFirst="0" w:colLast="0" w:name="_heading=h.vffa6ff0onyc" w:id="1338"/>
                <w:bookmarkEnd w:id="1338"/>
              </w:ins>
            </w:sdtContent>
          </w:sdt>
        </w:p>
      </w:sdtContent>
    </w:sdt>
    <w:sdt>
      <w:sdtPr>
        <w:id w:val="-900633945"/>
        <w:tag w:val="goog_rdk_4988"/>
      </w:sdtPr>
      <w:sdtContent>
        <w:p w:rsidR="00000000" w:rsidDel="00000000" w:rsidP="00000000" w:rsidRDefault="00000000" w:rsidRPr="00000000" w14:paraId="0000069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29527016"/>
              <w:tag w:val="goog_rdk_4986"/>
            </w:sdtPr>
            <w:sdtContent>
              <w:ins w:author="Anonymous" w:id="72" w:date="2026-09-22T03:04:07Z"/>
              <w:sdt>
                <w:sdtPr>
                  <w:id w:val="667761306"/>
                  <w:tag w:val="goog_rdk_4987"/>
                </w:sdtPr>
                <w:sdtContent>
                  <w:ins w:author="Anonymous" w:id="72" w:date="2026-09-22T03:04:07Z">
                    <w:r w:rsidDel="00000000" w:rsidR="00000000" w:rsidRPr="00000000">
                      <w:rPr>
                        <w:rtl w:val="0"/>
                      </w:rPr>
                    </w:r>
                  </w:ins>
                </w:sdtContent>
              </w:sdt>
              <w:ins w:author="Anonymous" w:id="72" w:date="2026-09-22T03:04:07Z">
                <w:bookmarkStart w:colFirst="0" w:colLast="0" w:name="_heading=h.89xm71jjm4m4" w:id="1339"/>
                <w:bookmarkEnd w:id="1339"/>
              </w:ins>
            </w:sdtContent>
          </w:sdt>
        </w:p>
      </w:sdtContent>
    </w:sdt>
    <w:sdt>
      <w:sdtPr>
        <w:id w:val="-958321163"/>
        <w:tag w:val="goog_rdk_4991"/>
      </w:sdtPr>
      <w:sdtContent>
        <w:p w:rsidR="00000000" w:rsidDel="00000000" w:rsidP="00000000" w:rsidRDefault="00000000" w:rsidRPr="00000000" w14:paraId="0000069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581149826"/>
              <w:tag w:val="goog_rdk_4989"/>
            </w:sdtPr>
            <w:sdtContent>
              <w:ins w:author="Anonymous" w:id="72" w:date="2026-09-22T03:04:07Z"/>
              <w:sdt>
                <w:sdtPr>
                  <w:id w:val="-696560274"/>
                  <w:tag w:val="goog_rdk_4990"/>
                </w:sdtPr>
                <w:sdtContent>
                  <w:ins w:author="Anonymous" w:id="72" w:date="2026-09-22T03:04:07Z">
                    <w:r w:rsidDel="00000000" w:rsidR="00000000" w:rsidRPr="00000000">
                      <w:rPr>
                        <w:rtl w:val="0"/>
                      </w:rPr>
                    </w:r>
                  </w:ins>
                </w:sdtContent>
              </w:sdt>
              <w:ins w:author="Anonymous" w:id="72" w:date="2026-09-22T03:04:07Z">
                <w:bookmarkStart w:colFirst="0" w:colLast="0" w:name="_heading=h.ofpwj4kk7acx" w:id="1340"/>
                <w:bookmarkEnd w:id="1340"/>
              </w:ins>
            </w:sdtContent>
          </w:sdt>
        </w:p>
      </w:sdtContent>
    </w:sdt>
    <w:sdt>
      <w:sdtPr>
        <w:id w:val="638135333"/>
        <w:tag w:val="goog_rdk_4994"/>
      </w:sdtPr>
      <w:sdtContent>
        <w:p w:rsidR="00000000" w:rsidDel="00000000" w:rsidP="00000000" w:rsidRDefault="00000000" w:rsidRPr="00000000" w14:paraId="0000069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587456819"/>
              <w:tag w:val="goog_rdk_4992"/>
            </w:sdtPr>
            <w:sdtContent>
              <w:ins w:author="Anonymous" w:id="72" w:date="2026-09-22T03:04:07Z"/>
              <w:sdt>
                <w:sdtPr>
                  <w:id w:val="-826440751"/>
                  <w:tag w:val="goog_rdk_4993"/>
                </w:sdtPr>
                <w:sdtContent>
                  <w:ins w:author="Anonymous" w:id="72" w:date="2026-09-22T03:04:07Z">
                    <w:r w:rsidDel="00000000" w:rsidR="00000000" w:rsidRPr="00000000">
                      <w:rPr>
                        <w:rtl w:val="0"/>
                      </w:rPr>
                    </w:r>
                  </w:ins>
                </w:sdtContent>
              </w:sdt>
              <w:ins w:author="Anonymous" w:id="72" w:date="2026-09-22T03:04:07Z">
                <w:bookmarkStart w:colFirst="0" w:colLast="0" w:name="_heading=h.op77f7cc6quv" w:id="1341"/>
                <w:bookmarkEnd w:id="1341"/>
              </w:ins>
            </w:sdtContent>
          </w:sdt>
        </w:p>
      </w:sdtContent>
    </w:sdt>
    <w:sdt>
      <w:sdtPr>
        <w:id w:val="618687681"/>
        <w:tag w:val="goog_rdk_4997"/>
      </w:sdtPr>
      <w:sdtContent>
        <w:p w:rsidR="00000000" w:rsidDel="00000000" w:rsidP="00000000" w:rsidRDefault="00000000" w:rsidRPr="00000000" w14:paraId="000006A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99951562"/>
              <w:tag w:val="goog_rdk_4995"/>
            </w:sdtPr>
            <w:sdtContent>
              <w:ins w:author="Anonymous" w:id="72" w:date="2026-09-22T03:04:07Z"/>
              <w:sdt>
                <w:sdtPr>
                  <w:id w:val="-1647802859"/>
                  <w:tag w:val="goog_rdk_4996"/>
                </w:sdtPr>
                <w:sdtContent>
                  <w:ins w:author="Anonymous" w:id="72" w:date="2026-09-22T03:04:07Z">
                    <w:r w:rsidDel="00000000" w:rsidR="00000000" w:rsidRPr="00000000">
                      <w:rPr>
                        <w:rtl w:val="0"/>
                      </w:rPr>
                    </w:r>
                  </w:ins>
                </w:sdtContent>
              </w:sdt>
              <w:ins w:author="Anonymous" w:id="72" w:date="2026-09-22T03:04:07Z">
                <w:bookmarkStart w:colFirst="0" w:colLast="0" w:name="_heading=h.b3es7gr5n2yb" w:id="1342"/>
                <w:bookmarkEnd w:id="1342"/>
              </w:ins>
            </w:sdtContent>
          </w:sdt>
        </w:p>
      </w:sdtContent>
    </w:sdt>
    <w:sdt>
      <w:sdtPr>
        <w:id w:val="-147523374"/>
        <w:tag w:val="goog_rdk_5000"/>
      </w:sdtPr>
      <w:sdtContent>
        <w:p w:rsidR="00000000" w:rsidDel="00000000" w:rsidP="00000000" w:rsidRDefault="00000000" w:rsidRPr="00000000" w14:paraId="000006A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341324166"/>
              <w:tag w:val="goog_rdk_4998"/>
            </w:sdtPr>
            <w:sdtContent>
              <w:ins w:author="Anonymous" w:id="72" w:date="2026-09-22T03:04:07Z"/>
              <w:sdt>
                <w:sdtPr>
                  <w:id w:val="641230990"/>
                  <w:tag w:val="goog_rdk_4999"/>
                </w:sdtPr>
                <w:sdtContent>
                  <w:ins w:author="Anonymous" w:id="72" w:date="2026-09-22T03:04:07Z">
                    <w:r w:rsidDel="00000000" w:rsidR="00000000" w:rsidRPr="00000000">
                      <w:rPr>
                        <w:rtl w:val="0"/>
                      </w:rPr>
                    </w:r>
                  </w:ins>
                </w:sdtContent>
              </w:sdt>
              <w:ins w:author="Anonymous" w:id="72" w:date="2026-09-22T03:04:07Z">
                <w:bookmarkStart w:colFirst="0" w:colLast="0" w:name="_heading=h.ihndflhupag4" w:id="1343"/>
                <w:bookmarkEnd w:id="1343"/>
              </w:ins>
            </w:sdtContent>
          </w:sdt>
        </w:p>
      </w:sdtContent>
    </w:sdt>
    <w:sdt>
      <w:sdtPr>
        <w:id w:val="942850486"/>
        <w:tag w:val="goog_rdk_5003"/>
      </w:sdtPr>
      <w:sdtContent>
        <w:p w:rsidR="00000000" w:rsidDel="00000000" w:rsidP="00000000" w:rsidRDefault="00000000" w:rsidRPr="00000000" w14:paraId="000006A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86018006"/>
              <w:tag w:val="goog_rdk_5001"/>
            </w:sdtPr>
            <w:sdtContent>
              <w:ins w:author="Anonymous" w:id="72" w:date="2026-09-22T03:04:07Z"/>
              <w:sdt>
                <w:sdtPr>
                  <w:id w:val="1928200954"/>
                  <w:tag w:val="goog_rdk_5002"/>
                </w:sdtPr>
                <w:sdtContent>
                  <w:ins w:author="Anonymous" w:id="72" w:date="2026-09-22T03:04:07Z">
                    <w:r w:rsidDel="00000000" w:rsidR="00000000" w:rsidRPr="00000000">
                      <w:rPr>
                        <w:rtl w:val="0"/>
                      </w:rPr>
                    </w:r>
                  </w:ins>
                </w:sdtContent>
              </w:sdt>
              <w:ins w:author="Anonymous" w:id="72" w:date="2026-09-22T03:04:07Z">
                <w:bookmarkStart w:colFirst="0" w:colLast="0" w:name="_heading=h.x5f7b75mf99k" w:id="1344"/>
                <w:bookmarkEnd w:id="1344"/>
              </w:ins>
            </w:sdtContent>
          </w:sdt>
        </w:p>
      </w:sdtContent>
    </w:sdt>
    <w:sdt>
      <w:sdtPr>
        <w:id w:val="-376383601"/>
        <w:tag w:val="goog_rdk_5006"/>
      </w:sdtPr>
      <w:sdtContent>
        <w:p w:rsidR="00000000" w:rsidDel="00000000" w:rsidP="00000000" w:rsidRDefault="00000000" w:rsidRPr="00000000" w14:paraId="000006A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04380800"/>
              <w:tag w:val="goog_rdk_5004"/>
            </w:sdtPr>
            <w:sdtContent>
              <w:ins w:author="Anonymous" w:id="72" w:date="2026-09-22T03:04:07Z"/>
              <w:sdt>
                <w:sdtPr>
                  <w:id w:val="1068352892"/>
                  <w:tag w:val="goog_rdk_5005"/>
                </w:sdtPr>
                <w:sdtContent>
                  <w:ins w:author="Anonymous" w:id="72" w:date="2026-09-22T03:04:07Z">
                    <w:r w:rsidDel="00000000" w:rsidR="00000000" w:rsidRPr="00000000">
                      <w:rPr>
                        <w:rtl w:val="0"/>
                      </w:rPr>
                    </w:r>
                  </w:ins>
                </w:sdtContent>
              </w:sdt>
              <w:ins w:author="Anonymous" w:id="72" w:date="2026-09-22T03:04:07Z">
                <w:bookmarkStart w:colFirst="0" w:colLast="0" w:name="_heading=h.297kwomc8cql" w:id="1345"/>
                <w:bookmarkEnd w:id="1345"/>
              </w:ins>
            </w:sdtContent>
          </w:sdt>
        </w:p>
      </w:sdtContent>
    </w:sdt>
    <w:sdt>
      <w:sdtPr>
        <w:id w:val="-843124606"/>
        <w:tag w:val="goog_rdk_5009"/>
      </w:sdtPr>
      <w:sdtContent>
        <w:p w:rsidR="00000000" w:rsidDel="00000000" w:rsidP="00000000" w:rsidRDefault="00000000" w:rsidRPr="00000000" w14:paraId="000006A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736690688"/>
              <w:tag w:val="goog_rdk_5007"/>
            </w:sdtPr>
            <w:sdtContent>
              <w:ins w:author="Anonymous" w:id="72" w:date="2026-09-22T03:04:07Z"/>
              <w:sdt>
                <w:sdtPr>
                  <w:id w:val="-1873159720"/>
                  <w:tag w:val="goog_rdk_5008"/>
                </w:sdtPr>
                <w:sdtContent>
                  <w:ins w:author="Anonymous" w:id="72" w:date="2026-09-22T03:04:07Z">
                    <w:r w:rsidDel="00000000" w:rsidR="00000000" w:rsidRPr="00000000">
                      <w:rPr>
                        <w:rtl w:val="0"/>
                      </w:rPr>
                    </w:r>
                  </w:ins>
                </w:sdtContent>
              </w:sdt>
              <w:ins w:author="Anonymous" w:id="72" w:date="2026-09-22T03:04:07Z">
                <w:bookmarkStart w:colFirst="0" w:colLast="0" w:name="_heading=h.kxbh484vf9o0" w:id="1346"/>
                <w:bookmarkEnd w:id="1346"/>
              </w:ins>
            </w:sdtContent>
          </w:sdt>
        </w:p>
      </w:sdtContent>
    </w:sdt>
    <w:sdt>
      <w:sdtPr>
        <w:id w:val="1053638057"/>
        <w:tag w:val="goog_rdk_5012"/>
      </w:sdtPr>
      <w:sdtContent>
        <w:p w:rsidR="00000000" w:rsidDel="00000000" w:rsidP="00000000" w:rsidRDefault="00000000" w:rsidRPr="00000000" w14:paraId="000006A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9718952"/>
              <w:tag w:val="goog_rdk_5010"/>
            </w:sdtPr>
            <w:sdtContent>
              <w:ins w:author="Anonymous" w:id="72" w:date="2026-09-22T03:04:07Z"/>
              <w:sdt>
                <w:sdtPr>
                  <w:id w:val="820088776"/>
                  <w:tag w:val="goog_rdk_5011"/>
                </w:sdtPr>
                <w:sdtContent>
                  <w:ins w:author="Anonymous" w:id="72" w:date="2026-09-22T03:04:07Z">
                    <w:r w:rsidDel="00000000" w:rsidR="00000000" w:rsidRPr="00000000">
                      <w:rPr>
                        <w:rtl w:val="0"/>
                      </w:rPr>
                    </w:r>
                  </w:ins>
                </w:sdtContent>
              </w:sdt>
              <w:ins w:author="Anonymous" w:id="72" w:date="2026-09-22T03:04:07Z">
                <w:bookmarkStart w:colFirst="0" w:colLast="0" w:name="_heading=h.17ri4avf5cal" w:id="1347"/>
                <w:bookmarkEnd w:id="1347"/>
              </w:ins>
            </w:sdtContent>
          </w:sdt>
        </w:p>
      </w:sdtContent>
    </w:sdt>
    <w:sdt>
      <w:sdtPr>
        <w:id w:val="1627951780"/>
        <w:tag w:val="goog_rdk_5015"/>
      </w:sdtPr>
      <w:sdtContent>
        <w:p w:rsidR="00000000" w:rsidDel="00000000" w:rsidP="00000000" w:rsidRDefault="00000000" w:rsidRPr="00000000" w14:paraId="000006A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814342952"/>
              <w:tag w:val="goog_rdk_5013"/>
            </w:sdtPr>
            <w:sdtContent>
              <w:ins w:author="Anonymous" w:id="72" w:date="2026-09-22T03:04:07Z"/>
              <w:sdt>
                <w:sdtPr>
                  <w:id w:val="1631591476"/>
                  <w:tag w:val="goog_rdk_5014"/>
                </w:sdtPr>
                <w:sdtContent>
                  <w:ins w:author="Anonymous" w:id="72" w:date="2026-09-22T03:04:07Z">
                    <w:r w:rsidDel="00000000" w:rsidR="00000000" w:rsidRPr="00000000">
                      <w:rPr>
                        <w:rtl w:val="0"/>
                      </w:rPr>
                    </w:r>
                  </w:ins>
                </w:sdtContent>
              </w:sdt>
              <w:ins w:author="Anonymous" w:id="72" w:date="2026-09-22T03:04:07Z">
                <w:bookmarkStart w:colFirst="0" w:colLast="0" w:name="_heading=h.tvrjbc53rb2m" w:id="1348"/>
                <w:bookmarkEnd w:id="1348"/>
              </w:ins>
            </w:sdtContent>
          </w:sdt>
        </w:p>
      </w:sdtContent>
    </w:sdt>
    <w:sdt>
      <w:sdtPr>
        <w:id w:val="-1249584039"/>
        <w:tag w:val="goog_rdk_5018"/>
      </w:sdtPr>
      <w:sdtContent>
        <w:p w:rsidR="00000000" w:rsidDel="00000000" w:rsidP="00000000" w:rsidRDefault="00000000" w:rsidRPr="00000000" w14:paraId="000006A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62559958"/>
              <w:tag w:val="goog_rdk_5016"/>
            </w:sdtPr>
            <w:sdtContent>
              <w:ins w:author="Anonymous" w:id="72" w:date="2026-09-22T03:04:07Z"/>
              <w:sdt>
                <w:sdtPr>
                  <w:id w:val="1109698318"/>
                  <w:tag w:val="goog_rdk_5017"/>
                </w:sdtPr>
                <w:sdtContent>
                  <w:ins w:author="Anonymous" w:id="72" w:date="2026-09-22T03:04:07Z">
                    <w:r w:rsidDel="00000000" w:rsidR="00000000" w:rsidRPr="00000000">
                      <w:rPr>
                        <w:rtl w:val="0"/>
                      </w:rPr>
                    </w:r>
                  </w:ins>
                </w:sdtContent>
              </w:sdt>
              <w:ins w:author="Anonymous" w:id="72" w:date="2026-09-22T03:04:07Z">
                <w:bookmarkStart w:colFirst="0" w:colLast="0" w:name="_heading=h.ebw9xx18ysr8" w:id="1349"/>
                <w:bookmarkEnd w:id="1349"/>
              </w:ins>
            </w:sdtContent>
          </w:sdt>
        </w:p>
      </w:sdtContent>
    </w:sdt>
    <w:sdt>
      <w:sdtPr>
        <w:id w:val="-1643125181"/>
        <w:tag w:val="goog_rdk_5021"/>
      </w:sdtPr>
      <w:sdtContent>
        <w:p w:rsidR="00000000" w:rsidDel="00000000" w:rsidP="00000000" w:rsidRDefault="00000000" w:rsidRPr="00000000" w14:paraId="000006A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763462124"/>
              <w:tag w:val="goog_rdk_5019"/>
            </w:sdtPr>
            <w:sdtContent>
              <w:ins w:author="Anonymous" w:id="72" w:date="2026-09-22T03:04:07Z"/>
              <w:sdt>
                <w:sdtPr>
                  <w:id w:val="-803362018"/>
                  <w:tag w:val="goog_rdk_5020"/>
                </w:sdtPr>
                <w:sdtContent>
                  <w:ins w:author="Anonymous" w:id="72" w:date="2026-09-22T03:04:07Z">
                    <w:r w:rsidDel="00000000" w:rsidR="00000000" w:rsidRPr="00000000">
                      <w:rPr>
                        <w:rtl w:val="0"/>
                      </w:rPr>
                    </w:r>
                  </w:ins>
                </w:sdtContent>
              </w:sdt>
              <w:ins w:author="Anonymous" w:id="72" w:date="2026-09-22T03:04:07Z">
                <w:bookmarkStart w:colFirst="0" w:colLast="0" w:name="_heading=h.oc93ebb6sxg4" w:id="1350"/>
                <w:bookmarkEnd w:id="1350"/>
              </w:ins>
            </w:sdtContent>
          </w:sdt>
        </w:p>
      </w:sdtContent>
    </w:sdt>
    <w:sdt>
      <w:sdtPr>
        <w:id w:val="1497789181"/>
        <w:tag w:val="goog_rdk_5024"/>
      </w:sdtPr>
      <w:sdtContent>
        <w:p w:rsidR="00000000" w:rsidDel="00000000" w:rsidP="00000000" w:rsidRDefault="00000000" w:rsidRPr="00000000" w14:paraId="000006A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81548468"/>
              <w:tag w:val="goog_rdk_5022"/>
            </w:sdtPr>
            <w:sdtContent>
              <w:ins w:author="Anonymous" w:id="72" w:date="2026-09-22T03:04:07Z"/>
              <w:sdt>
                <w:sdtPr>
                  <w:id w:val="1549902618"/>
                  <w:tag w:val="goog_rdk_5023"/>
                </w:sdtPr>
                <w:sdtContent>
                  <w:ins w:author="Anonymous" w:id="72" w:date="2026-09-22T03:04:07Z">
                    <w:r w:rsidDel="00000000" w:rsidR="00000000" w:rsidRPr="00000000">
                      <w:rPr>
                        <w:rtl w:val="0"/>
                      </w:rPr>
                    </w:r>
                  </w:ins>
                </w:sdtContent>
              </w:sdt>
              <w:ins w:author="Anonymous" w:id="72" w:date="2026-09-22T03:04:07Z">
                <w:bookmarkStart w:colFirst="0" w:colLast="0" w:name="_heading=h.d5ed4o5h3lh3" w:id="1351"/>
                <w:bookmarkEnd w:id="1351"/>
              </w:ins>
            </w:sdtContent>
          </w:sdt>
        </w:p>
      </w:sdtContent>
    </w:sdt>
    <w:sdt>
      <w:sdtPr>
        <w:id w:val="1522900827"/>
        <w:tag w:val="goog_rdk_5027"/>
      </w:sdtPr>
      <w:sdtContent>
        <w:p w:rsidR="00000000" w:rsidDel="00000000" w:rsidP="00000000" w:rsidRDefault="00000000" w:rsidRPr="00000000" w14:paraId="000006A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9749741"/>
              <w:tag w:val="goog_rdk_5025"/>
            </w:sdtPr>
            <w:sdtContent>
              <w:ins w:author="Anonymous" w:id="72" w:date="2026-09-22T03:04:07Z"/>
              <w:sdt>
                <w:sdtPr>
                  <w:id w:val="2072971627"/>
                  <w:tag w:val="goog_rdk_5026"/>
                </w:sdtPr>
                <w:sdtContent>
                  <w:ins w:author="Anonymous" w:id="72" w:date="2026-09-22T03:04:07Z">
                    <w:r w:rsidDel="00000000" w:rsidR="00000000" w:rsidRPr="00000000">
                      <w:rPr>
                        <w:rtl w:val="0"/>
                      </w:rPr>
                    </w:r>
                  </w:ins>
                </w:sdtContent>
              </w:sdt>
              <w:ins w:author="Anonymous" w:id="72" w:date="2026-09-22T03:04:07Z">
                <w:bookmarkStart w:colFirst="0" w:colLast="0" w:name="_heading=h.4sxiqvx204qh" w:id="1352"/>
                <w:bookmarkEnd w:id="1352"/>
              </w:ins>
            </w:sdtContent>
          </w:sdt>
        </w:p>
      </w:sdtContent>
    </w:sdt>
    <w:sdt>
      <w:sdtPr>
        <w:id w:val="-1464689310"/>
        <w:tag w:val="goog_rdk_5030"/>
      </w:sdtPr>
      <w:sdtContent>
        <w:p w:rsidR="00000000" w:rsidDel="00000000" w:rsidP="00000000" w:rsidRDefault="00000000" w:rsidRPr="00000000" w14:paraId="000006A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763521815"/>
              <w:tag w:val="goog_rdk_5028"/>
            </w:sdtPr>
            <w:sdtContent>
              <w:ins w:author="Anonymous" w:id="72" w:date="2026-09-22T03:04:07Z"/>
              <w:sdt>
                <w:sdtPr>
                  <w:id w:val="1409131919"/>
                  <w:tag w:val="goog_rdk_5029"/>
                </w:sdtPr>
                <w:sdtContent>
                  <w:ins w:author="Anonymous" w:id="72" w:date="2026-09-22T03:04:07Z">
                    <w:r w:rsidDel="00000000" w:rsidR="00000000" w:rsidRPr="00000000">
                      <w:rPr>
                        <w:rtl w:val="0"/>
                      </w:rPr>
                    </w:r>
                  </w:ins>
                </w:sdtContent>
              </w:sdt>
              <w:ins w:author="Anonymous" w:id="72" w:date="2026-09-22T03:04:07Z">
                <w:bookmarkStart w:colFirst="0" w:colLast="0" w:name="_heading=h.jsgsvwm5oh1d" w:id="1353"/>
                <w:bookmarkEnd w:id="1353"/>
              </w:ins>
            </w:sdtContent>
          </w:sdt>
        </w:p>
      </w:sdtContent>
    </w:sdt>
    <w:sdt>
      <w:sdtPr>
        <w:id w:val="353547946"/>
        <w:tag w:val="goog_rdk_5033"/>
      </w:sdtPr>
      <w:sdtContent>
        <w:p w:rsidR="00000000" w:rsidDel="00000000" w:rsidP="00000000" w:rsidRDefault="00000000" w:rsidRPr="00000000" w14:paraId="000006A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873382066"/>
              <w:tag w:val="goog_rdk_5031"/>
            </w:sdtPr>
            <w:sdtContent>
              <w:ins w:author="Anonymous" w:id="72" w:date="2026-09-22T03:04:07Z"/>
              <w:sdt>
                <w:sdtPr>
                  <w:id w:val="242953024"/>
                  <w:tag w:val="goog_rdk_5032"/>
                </w:sdtPr>
                <w:sdtContent>
                  <w:ins w:author="Anonymous" w:id="72" w:date="2026-09-22T03:04:07Z">
                    <w:r w:rsidDel="00000000" w:rsidR="00000000" w:rsidRPr="00000000">
                      <w:rPr>
                        <w:rtl w:val="0"/>
                      </w:rPr>
                    </w:r>
                  </w:ins>
                </w:sdtContent>
              </w:sdt>
              <w:ins w:author="Anonymous" w:id="72" w:date="2026-09-22T03:04:07Z">
                <w:bookmarkStart w:colFirst="0" w:colLast="0" w:name="_heading=h.7t6rx0j1hij4" w:id="1354"/>
                <w:bookmarkEnd w:id="1354"/>
              </w:ins>
            </w:sdtContent>
          </w:sdt>
        </w:p>
      </w:sdtContent>
    </w:sdt>
    <w:sdt>
      <w:sdtPr>
        <w:id w:val="-1095916118"/>
        <w:tag w:val="goog_rdk_5036"/>
      </w:sdtPr>
      <w:sdtContent>
        <w:p w:rsidR="00000000" w:rsidDel="00000000" w:rsidP="00000000" w:rsidRDefault="00000000" w:rsidRPr="00000000" w14:paraId="000006A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48398594"/>
              <w:tag w:val="goog_rdk_5034"/>
            </w:sdtPr>
            <w:sdtContent>
              <w:ins w:author="Anonymous" w:id="72" w:date="2026-09-22T03:04:07Z"/>
              <w:sdt>
                <w:sdtPr>
                  <w:id w:val="-309515976"/>
                  <w:tag w:val="goog_rdk_5035"/>
                </w:sdtPr>
                <w:sdtContent>
                  <w:ins w:author="Anonymous" w:id="72" w:date="2026-09-22T03:04:07Z">
                    <w:r w:rsidDel="00000000" w:rsidR="00000000" w:rsidRPr="00000000">
                      <w:rPr>
                        <w:rtl w:val="0"/>
                      </w:rPr>
                    </w:r>
                  </w:ins>
                </w:sdtContent>
              </w:sdt>
              <w:ins w:author="Anonymous" w:id="72" w:date="2026-09-22T03:04:07Z">
                <w:bookmarkStart w:colFirst="0" w:colLast="0" w:name="_heading=h.tqh5jogvqq36" w:id="1355"/>
                <w:bookmarkEnd w:id="1355"/>
              </w:ins>
            </w:sdtContent>
          </w:sdt>
        </w:p>
      </w:sdtContent>
    </w:sdt>
    <w:sdt>
      <w:sdtPr>
        <w:id w:val="1114913358"/>
        <w:tag w:val="goog_rdk_5039"/>
      </w:sdtPr>
      <w:sdtContent>
        <w:p w:rsidR="00000000" w:rsidDel="00000000" w:rsidP="00000000" w:rsidRDefault="00000000" w:rsidRPr="00000000" w14:paraId="000006A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886270949"/>
              <w:tag w:val="goog_rdk_5037"/>
            </w:sdtPr>
            <w:sdtContent>
              <w:ins w:author="Anonymous" w:id="72" w:date="2026-09-22T03:04:07Z"/>
              <w:sdt>
                <w:sdtPr>
                  <w:id w:val="949110357"/>
                  <w:tag w:val="goog_rdk_5038"/>
                </w:sdtPr>
                <w:sdtContent>
                  <w:ins w:author="Anonymous" w:id="72" w:date="2026-09-22T03:04:07Z">
                    <w:r w:rsidDel="00000000" w:rsidR="00000000" w:rsidRPr="00000000">
                      <w:rPr>
                        <w:rtl w:val="0"/>
                      </w:rPr>
                    </w:r>
                  </w:ins>
                </w:sdtContent>
              </w:sdt>
              <w:ins w:author="Anonymous" w:id="72" w:date="2026-09-22T03:04:07Z">
                <w:bookmarkStart w:colFirst="0" w:colLast="0" w:name="_heading=h.wi9eotw8509q" w:id="1356"/>
                <w:bookmarkEnd w:id="1356"/>
              </w:ins>
            </w:sdtContent>
          </w:sdt>
        </w:p>
      </w:sdtContent>
    </w:sdt>
    <w:sdt>
      <w:sdtPr>
        <w:id w:val="1805996591"/>
        <w:tag w:val="goog_rdk_5042"/>
      </w:sdtPr>
      <w:sdtContent>
        <w:p w:rsidR="00000000" w:rsidDel="00000000" w:rsidP="00000000" w:rsidRDefault="00000000" w:rsidRPr="00000000" w14:paraId="000006A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65715613"/>
              <w:tag w:val="goog_rdk_5040"/>
            </w:sdtPr>
            <w:sdtContent>
              <w:ins w:author="Anonymous" w:id="72" w:date="2026-09-22T03:04:07Z"/>
              <w:sdt>
                <w:sdtPr>
                  <w:id w:val="-1185099316"/>
                  <w:tag w:val="goog_rdk_5041"/>
                </w:sdtPr>
                <w:sdtContent>
                  <w:ins w:author="Anonymous" w:id="72" w:date="2026-09-22T03:04:07Z">
                    <w:r w:rsidDel="00000000" w:rsidR="00000000" w:rsidRPr="00000000">
                      <w:rPr>
                        <w:rtl w:val="0"/>
                      </w:rPr>
                    </w:r>
                  </w:ins>
                </w:sdtContent>
              </w:sdt>
              <w:ins w:author="Anonymous" w:id="72" w:date="2026-09-22T03:04:07Z">
                <w:bookmarkStart w:colFirst="0" w:colLast="0" w:name="_heading=h.ykg022m0lljm" w:id="1357"/>
                <w:bookmarkEnd w:id="1357"/>
              </w:ins>
            </w:sdtContent>
          </w:sdt>
        </w:p>
      </w:sdtContent>
    </w:sdt>
    <w:sdt>
      <w:sdtPr>
        <w:id w:val="-30728768"/>
        <w:tag w:val="goog_rdk_5045"/>
      </w:sdtPr>
      <w:sdtContent>
        <w:p w:rsidR="00000000" w:rsidDel="00000000" w:rsidP="00000000" w:rsidRDefault="00000000" w:rsidRPr="00000000" w14:paraId="000006B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96582732"/>
              <w:tag w:val="goog_rdk_5043"/>
            </w:sdtPr>
            <w:sdtContent>
              <w:ins w:author="Anonymous" w:id="72" w:date="2026-09-22T03:04:07Z"/>
              <w:sdt>
                <w:sdtPr>
                  <w:id w:val="69247223"/>
                  <w:tag w:val="goog_rdk_5044"/>
                </w:sdtPr>
                <w:sdtContent>
                  <w:ins w:author="Anonymous" w:id="72" w:date="2026-09-22T03:04:07Z">
                    <w:r w:rsidDel="00000000" w:rsidR="00000000" w:rsidRPr="00000000">
                      <w:rPr>
                        <w:rtl w:val="0"/>
                      </w:rPr>
                    </w:r>
                  </w:ins>
                </w:sdtContent>
              </w:sdt>
              <w:ins w:author="Anonymous" w:id="72" w:date="2026-09-22T03:04:07Z">
                <w:bookmarkStart w:colFirst="0" w:colLast="0" w:name="_heading=h.3vopyd6pk4fw" w:id="1358"/>
                <w:bookmarkEnd w:id="1358"/>
              </w:ins>
            </w:sdtContent>
          </w:sdt>
        </w:p>
      </w:sdtContent>
    </w:sdt>
    <w:sdt>
      <w:sdtPr>
        <w:id w:val="1810544489"/>
        <w:tag w:val="goog_rdk_5048"/>
      </w:sdtPr>
      <w:sdtContent>
        <w:p w:rsidR="00000000" w:rsidDel="00000000" w:rsidP="00000000" w:rsidRDefault="00000000" w:rsidRPr="00000000" w14:paraId="000006B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72368613"/>
              <w:tag w:val="goog_rdk_5046"/>
            </w:sdtPr>
            <w:sdtContent>
              <w:ins w:author="Anonymous" w:id="72" w:date="2026-09-22T03:04:07Z"/>
              <w:sdt>
                <w:sdtPr>
                  <w:id w:val="583941402"/>
                  <w:tag w:val="goog_rdk_5047"/>
                </w:sdtPr>
                <w:sdtContent>
                  <w:ins w:author="Anonymous" w:id="72" w:date="2026-09-22T03:04:07Z">
                    <w:r w:rsidDel="00000000" w:rsidR="00000000" w:rsidRPr="00000000">
                      <w:rPr>
                        <w:rtl w:val="0"/>
                      </w:rPr>
                    </w:r>
                  </w:ins>
                </w:sdtContent>
              </w:sdt>
              <w:ins w:author="Anonymous" w:id="72" w:date="2026-09-22T03:04:07Z">
                <w:bookmarkStart w:colFirst="0" w:colLast="0" w:name="_heading=h.va58w43i3p3" w:id="1359"/>
                <w:bookmarkEnd w:id="1359"/>
              </w:ins>
            </w:sdtContent>
          </w:sdt>
        </w:p>
      </w:sdtContent>
    </w:sdt>
    <w:sdt>
      <w:sdtPr>
        <w:id w:val="-486536788"/>
        <w:tag w:val="goog_rdk_5051"/>
      </w:sdtPr>
      <w:sdtContent>
        <w:p w:rsidR="00000000" w:rsidDel="00000000" w:rsidP="00000000" w:rsidRDefault="00000000" w:rsidRPr="00000000" w14:paraId="000006B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06896498"/>
              <w:tag w:val="goog_rdk_5049"/>
            </w:sdtPr>
            <w:sdtContent>
              <w:ins w:author="Anonymous" w:id="72" w:date="2026-09-22T03:04:07Z"/>
              <w:sdt>
                <w:sdtPr>
                  <w:id w:val="-2043321628"/>
                  <w:tag w:val="goog_rdk_5050"/>
                </w:sdtPr>
                <w:sdtContent>
                  <w:ins w:author="Anonymous" w:id="72" w:date="2026-09-22T03:04:07Z">
                    <w:r w:rsidDel="00000000" w:rsidR="00000000" w:rsidRPr="00000000">
                      <w:rPr>
                        <w:rtl w:val="0"/>
                      </w:rPr>
                    </w:r>
                  </w:ins>
                </w:sdtContent>
              </w:sdt>
              <w:ins w:author="Anonymous" w:id="72" w:date="2026-09-22T03:04:07Z">
                <w:bookmarkStart w:colFirst="0" w:colLast="0" w:name="_heading=h.p1ltzofelgo" w:id="1360"/>
                <w:bookmarkEnd w:id="1360"/>
              </w:ins>
            </w:sdtContent>
          </w:sdt>
        </w:p>
      </w:sdtContent>
    </w:sdt>
    <w:sdt>
      <w:sdtPr>
        <w:id w:val="673187443"/>
        <w:tag w:val="goog_rdk_5054"/>
      </w:sdtPr>
      <w:sdtContent>
        <w:p w:rsidR="00000000" w:rsidDel="00000000" w:rsidP="00000000" w:rsidRDefault="00000000" w:rsidRPr="00000000" w14:paraId="000006B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091021515"/>
              <w:tag w:val="goog_rdk_5052"/>
            </w:sdtPr>
            <w:sdtContent>
              <w:ins w:author="Anonymous" w:id="72" w:date="2026-09-22T03:04:07Z"/>
              <w:sdt>
                <w:sdtPr>
                  <w:id w:val="1351143700"/>
                  <w:tag w:val="goog_rdk_5053"/>
                </w:sdtPr>
                <w:sdtContent>
                  <w:ins w:author="Anonymous" w:id="72" w:date="2026-09-22T03:04:07Z">
                    <w:r w:rsidDel="00000000" w:rsidR="00000000" w:rsidRPr="00000000">
                      <w:rPr>
                        <w:rtl w:val="0"/>
                      </w:rPr>
                    </w:r>
                  </w:ins>
                </w:sdtContent>
              </w:sdt>
              <w:ins w:author="Anonymous" w:id="72" w:date="2026-09-22T03:04:07Z">
                <w:bookmarkStart w:colFirst="0" w:colLast="0" w:name="_heading=h.kttv86otgr47" w:id="1361"/>
                <w:bookmarkEnd w:id="1361"/>
              </w:ins>
            </w:sdtContent>
          </w:sdt>
        </w:p>
      </w:sdtContent>
    </w:sdt>
    <w:sdt>
      <w:sdtPr>
        <w:id w:val="496708623"/>
        <w:tag w:val="goog_rdk_5057"/>
      </w:sdtPr>
      <w:sdtContent>
        <w:p w:rsidR="00000000" w:rsidDel="00000000" w:rsidP="00000000" w:rsidRDefault="00000000" w:rsidRPr="00000000" w14:paraId="000006B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43838746"/>
              <w:tag w:val="goog_rdk_5055"/>
            </w:sdtPr>
            <w:sdtContent>
              <w:ins w:author="Anonymous" w:id="72" w:date="2026-09-22T03:04:07Z"/>
              <w:sdt>
                <w:sdtPr>
                  <w:id w:val="639460783"/>
                  <w:tag w:val="goog_rdk_5056"/>
                </w:sdtPr>
                <w:sdtContent>
                  <w:ins w:author="Anonymous" w:id="72" w:date="2026-09-22T03:04:07Z">
                    <w:r w:rsidDel="00000000" w:rsidR="00000000" w:rsidRPr="00000000">
                      <w:rPr>
                        <w:rtl w:val="0"/>
                      </w:rPr>
                    </w:r>
                  </w:ins>
                </w:sdtContent>
              </w:sdt>
              <w:ins w:author="Anonymous" w:id="72" w:date="2026-09-22T03:04:07Z">
                <w:bookmarkStart w:colFirst="0" w:colLast="0" w:name="_heading=h.n2a5fd8k36ly" w:id="1362"/>
                <w:bookmarkEnd w:id="1362"/>
              </w:ins>
            </w:sdtContent>
          </w:sdt>
        </w:p>
      </w:sdtContent>
    </w:sdt>
    <w:sdt>
      <w:sdtPr>
        <w:id w:val="-1397072498"/>
        <w:tag w:val="goog_rdk_5060"/>
      </w:sdtPr>
      <w:sdtContent>
        <w:p w:rsidR="00000000" w:rsidDel="00000000" w:rsidP="00000000" w:rsidRDefault="00000000" w:rsidRPr="00000000" w14:paraId="000006B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980813198"/>
              <w:tag w:val="goog_rdk_5058"/>
            </w:sdtPr>
            <w:sdtContent>
              <w:ins w:author="Anonymous" w:id="72" w:date="2026-09-22T03:04:07Z"/>
              <w:sdt>
                <w:sdtPr>
                  <w:id w:val="-1300329045"/>
                  <w:tag w:val="goog_rdk_5059"/>
                </w:sdtPr>
                <w:sdtContent>
                  <w:ins w:author="Anonymous" w:id="72" w:date="2026-09-22T03:04:07Z">
                    <w:r w:rsidDel="00000000" w:rsidR="00000000" w:rsidRPr="00000000">
                      <w:rPr>
                        <w:rtl w:val="0"/>
                      </w:rPr>
                    </w:r>
                  </w:ins>
                </w:sdtContent>
              </w:sdt>
              <w:ins w:author="Anonymous" w:id="72" w:date="2026-09-22T03:04:07Z">
                <w:bookmarkStart w:colFirst="0" w:colLast="0" w:name="_heading=h.zcbjiaxdzac" w:id="1363"/>
                <w:bookmarkEnd w:id="1363"/>
              </w:ins>
            </w:sdtContent>
          </w:sdt>
        </w:p>
      </w:sdtContent>
    </w:sdt>
    <w:sdt>
      <w:sdtPr>
        <w:id w:val="74450959"/>
        <w:tag w:val="goog_rdk_5063"/>
      </w:sdtPr>
      <w:sdtContent>
        <w:p w:rsidR="00000000" w:rsidDel="00000000" w:rsidP="00000000" w:rsidRDefault="00000000" w:rsidRPr="00000000" w14:paraId="000006B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04512572"/>
              <w:tag w:val="goog_rdk_5061"/>
            </w:sdtPr>
            <w:sdtContent>
              <w:ins w:author="Anonymous" w:id="72" w:date="2026-09-22T03:04:07Z"/>
              <w:sdt>
                <w:sdtPr>
                  <w:id w:val="-114162897"/>
                  <w:tag w:val="goog_rdk_5062"/>
                </w:sdtPr>
                <w:sdtContent>
                  <w:ins w:author="Anonymous" w:id="72" w:date="2026-09-22T03:04:07Z">
                    <w:r w:rsidDel="00000000" w:rsidR="00000000" w:rsidRPr="00000000">
                      <w:rPr>
                        <w:rtl w:val="0"/>
                      </w:rPr>
                    </w:r>
                  </w:ins>
                </w:sdtContent>
              </w:sdt>
              <w:ins w:author="Anonymous" w:id="72" w:date="2026-09-22T03:04:07Z">
                <w:bookmarkStart w:colFirst="0" w:colLast="0" w:name="_heading=h.dz8gj9o7bnhx" w:id="1364"/>
                <w:bookmarkEnd w:id="1364"/>
              </w:ins>
            </w:sdtContent>
          </w:sdt>
        </w:p>
      </w:sdtContent>
    </w:sdt>
    <w:sdt>
      <w:sdtPr>
        <w:id w:val="-979920615"/>
        <w:tag w:val="goog_rdk_5066"/>
      </w:sdtPr>
      <w:sdtContent>
        <w:p w:rsidR="00000000" w:rsidDel="00000000" w:rsidP="00000000" w:rsidRDefault="00000000" w:rsidRPr="00000000" w14:paraId="000006B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3661104"/>
              <w:tag w:val="goog_rdk_5064"/>
            </w:sdtPr>
            <w:sdtContent>
              <w:ins w:author="Anonymous" w:id="72" w:date="2026-09-22T03:04:07Z"/>
              <w:sdt>
                <w:sdtPr>
                  <w:id w:val="1522850786"/>
                  <w:tag w:val="goog_rdk_5065"/>
                </w:sdtPr>
                <w:sdtContent>
                  <w:ins w:author="Anonymous" w:id="72" w:date="2026-09-22T03:04:07Z">
                    <w:r w:rsidDel="00000000" w:rsidR="00000000" w:rsidRPr="00000000">
                      <w:rPr>
                        <w:rtl w:val="0"/>
                      </w:rPr>
                    </w:r>
                  </w:ins>
                </w:sdtContent>
              </w:sdt>
              <w:ins w:author="Anonymous" w:id="72" w:date="2026-09-22T03:04:07Z">
                <w:bookmarkStart w:colFirst="0" w:colLast="0" w:name="_heading=h.67o9dg9zcme2" w:id="1365"/>
                <w:bookmarkEnd w:id="1365"/>
              </w:ins>
            </w:sdtContent>
          </w:sdt>
        </w:p>
      </w:sdtContent>
    </w:sdt>
    <w:sdt>
      <w:sdtPr>
        <w:id w:val="-1036171714"/>
        <w:tag w:val="goog_rdk_5069"/>
      </w:sdtPr>
      <w:sdtContent>
        <w:p w:rsidR="00000000" w:rsidDel="00000000" w:rsidP="00000000" w:rsidRDefault="00000000" w:rsidRPr="00000000" w14:paraId="000006B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64449059"/>
              <w:tag w:val="goog_rdk_5067"/>
            </w:sdtPr>
            <w:sdtContent>
              <w:ins w:author="Anonymous" w:id="72" w:date="2026-09-22T03:04:07Z"/>
              <w:sdt>
                <w:sdtPr>
                  <w:id w:val="-268703993"/>
                  <w:tag w:val="goog_rdk_5068"/>
                </w:sdtPr>
                <w:sdtContent>
                  <w:ins w:author="Anonymous" w:id="72" w:date="2026-09-22T03:04:07Z">
                    <w:r w:rsidDel="00000000" w:rsidR="00000000" w:rsidRPr="00000000">
                      <w:rPr>
                        <w:rtl w:val="0"/>
                      </w:rPr>
                    </w:r>
                  </w:ins>
                </w:sdtContent>
              </w:sdt>
              <w:ins w:author="Anonymous" w:id="72" w:date="2026-09-22T03:04:07Z">
                <w:bookmarkStart w:colFirst="0" w:colLast="0" w:name="_heading=h.eq0pa2px1b3g" w:id="1366"/>
                <w:bookmarkEnd w:id="1366"/>
              </w:ins>
            </w:sdtContent>
          </w:sdt>
        </w:p>
      </w:sdtContent>
    </w:sdt>
    <w:sdt>
      <w:sdtPr>
        <w:id w:val="1789403646"/>
        <w:tag w:val="goog_rdk_5072"/>
      </w:sdtPr>
      <w:sdtContent>
        <w:p w:rsidR="00000000" w:rsidDel="00000000" w:rsidP="00000000" w:rsidRDefault="00000000" w:rsidRPr="00000000" w14:paraId="000006B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72122023"/>
              <w:tag w:val="goog_rdk_5070"/>
            </w:sdtPr>
            <w:sdtContent>
              <w:ins w:author="Anonymous" w:id="72" w:date="2026-09-22T03:04:07Z"/>
              <w:sdt>
                <w:sdtPr>
                  <w:id w:val="2118213008"/>
                  <w:tag w:val="goog_rdk_5071"/>
                </w:sdtPr>
                <w:sdtContent>
                  <w:ins w:author="Anonymous" w:id="72" w:date="2026-09-22T03:04:07Z">
                    <w:r w:rsidDel="00000000" w:rsidR="00000000" w:rsidRPr="00000000">
                      <w:rPr>
                        <w:rtl w:val="0"/>
                      </w:rPr>
                    </w:r>
                  </w:ins>
                </w:sdtContent>
              </w:sdt>
              <w:ins w:author="Anonymous" w:id="72" w:date="2026-09-22T03:04:07Z">
                <w:bookmarkStart w:colFirst="0" w:colLast="0" w:name="_heading=h.312rcvp0oeu7" w:id="1367"/>
                <w:bookmarkEnd w:id="1367"/>
              </w:ins>
            </w:sdtContent>
          </w:sdt>
        </w:p>
      </w:sdtContent>
    </w:sdt>
    <w:sdt>
      <w:sdtPr>
        <w:id w:val="-534739983"/>
        <w:tag w:val="goog_rdk_5075"/>
      </w:sdtPr>
      <w:sdtContent>
        <w:p w:rsidR="00000000" w:rsidDel="00000000" w:rsidP="00000000" w:rsidRDefault="00000000" w:rsidRPr="00000000" w14:paraId="000006B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066284659"/>
              <w:tag w:val="goog_rdk_5073"/>
            </w:sdtPr>
            <w:sdtContent>
              <w:ins w:author="Anonymous" w:id="72" w:date="2026-09-22T03:04:07Z"/>
              <w:sdt>
                <w:sdtPr>
                  <w:id w:val="-777396594"/>
                  <w:tag w:val="goog_rdk_5074"/>
                </w:sdtPr>
                <w:sdtContent>
                  <w:ins w:author="Anonymous" w:id="72" w:date="2026-09-22T03:04:07Z">
                    <w:r w:rsidDel="00000000" w:rsidR="00000000" w:rsidRPr="00000000">
                      <w:rPr>
                        <w:rtl w:val="0"/>
                      </w:rPr>
                    </w:r>
                  </w:ins>
                </w:sdtContent>
              </w:sdt>
              <w:ins w:author="Anonymous" w:id="72" w:date="2026-09-22T03:04:07Z">
                <w:bookmarkStart w:colFirst="0" w:colLast="0" w:name="_heading=h.wuh0uwjsftcl" w:id="1368"/>
                <w:bookmarkEnd w:id="1368"/>
              </w:ins>
            </w:sdtContent>
          </w:sdt>
        </w:p>
      </w:sdtContent>
    </w:sdt>
    <w:sdt>
      <w:sdtPr>
        <w:id w:val="-357777897"/>
        <w:tag w:val="goog_rdk_5078"/>
      </w:sdtPr>
      <w:sdtContent>
        <w:p w:rsidR="00000000" w:rsidDel="00000000" w:rsidP="00000000" w:rsidRDefault="00000000" w:rsidRPr="00000000" w14:paraId="000006B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51085289"/>
              <w:tag w:val="goog_rdk_5076"/>
            </w:sdtPr>
            <w:sdtContent>
              <w:ins w:author="Anonymous" w:id="72" w:date="2026-09-22T03:04:07Z"/>
              <w:sdt>
                <w:sdtPr>
                  <w:id w:val="-1171603688"/>
                  <w:tag w:val="goog_rdk_5077"/>
                </w:sdtPr>
                <w:sdtContent>
                  <w:ins w:author="Anonymous" w:id="72" w:date="2026-09-22T03:04:07Z">
                    <w:r w:rsidDel="00000000" w:rsidR="00000000" w:rsidRPr="00000000">
                      <w:rPr>
                        <w:rtl w:val="0"/>
                      </w:rPr>
                    </w:r>
                  </w:ins>
                </w:sdtContent>
              </w:sdt>
              <w:ins w:author="Anonymous" w:id="72" w:date="2026-09-22T03:04:07Z">
                <w:bookmarkStart w:colFirst="0" w:colLast="0" w:name="_heading=h.to37k1tqxiww" w:id="1369"/>
                <w:bookmarkEnd w:id="1369"/>
              </w:ins>
            </w:sdtContent>
          </w:sdt>
        </w:p>
      </w:sdtContent>
    </w:sdt>
    <w:p w:rsidR="00000000" w:rsidDel="00000000" w:rsidP="00000000" w:rsidRDefault="00000000" w:rsidRPr="00000000" w14:paraId="000006BC">
      <w:pPr>
        <w:pStyle w:val="Heading3"/>
        <w:keepNext w:val="0"/>
        <w:keepLines w:val="0"/>
        <w:spacing w:before="280" w:lineRule="auto"/>
        <w:rPr>
          <w:rFonts w:ascii="Cambria" w:cs="Cambria" w:eastAsia="Cambria" w:hAnsi="Cambria"/>
          <w:color w:val="000000"/>
          <w:sz w:val="22"/>
          <w:szCs w:val="22"/>
        </w:rPr>
      </w:pPr>
      <w:bookmarkStart w:colFirst="0" w:colLast="0" w:name="_heading=h.2ohmzb4ydtku" w:id="1370"/>
      <w:bookmarkEnd w:id="1370"/>
      <w:r w:rsidDel="00000000" w:rsidR="00000000" w:rsidRPr="00000000">
        <w:rPr>
          <w:rFonts w:ascii="Cambria" w:cs="Cambria" w:eastAsia="Cambria" w:hAnsi="Cambria"/>
          <w:color w:val="000000"/>
          <w:sz w:val="22"/>
          <w:szCs w:val="22"/>
          <w:rtl w:val="0"/>
        </w:rPr>
        <w:t xml:space="preserve">Architecture Overview: The architecture of ComicCraft is structured into three primary components:</w:t>
      </w:r>
    </w:p>
    <w:sdt>
      <w:sdtPr>
        <w:id w:val="-2123911818"/>
        <w:tag w:val="goog_rdk_5084"/>
      </w:sdtPr>
      <w:sdtContent>
        <w:p w:rsidR="00000000" w:rsidDel="00000000" w:rsidP="00000000" w:rsidRDefault="00000000" w:rsidRPr="00000000" w14:paraId="000006BD">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Change w:author="Hema Latha" w:id="75" w:date="2026-09-22T06:56:01Z">
                <w:rPr>
                  <w:rFonts w:ascii="Cambria" w:cs="Cambria" w:eastAsia="Cambria" w:hAnsi="Cambria"/>
                  <w:color w:val="000000"/>
                  <w:sz w:val="22"/>
                  <w:szCs w:val="22"/>
                </w:rPr>
              </w:rPrChange>
            </w:rPr>
            <w:pPrChange w:author="Hema Latha" w:id="0" w:date="2026-09-22T06:56:01Z">
              <w:pPr>
                <w:pStyle w:val="Heading3"/>
                <w:keepNext w:val="0"/>
                <w:keepLines w:val="0"/>
                <w:numPr>
                  <w:ilvl w:val="0"/>
                  <w:numId w:val="30"/>
                </w:numPr>
                <w:spacing w:after="0" w:before="240" w:lineRule="auto"/>
                <w:ind w:left="720" w:hanging="360"/>
              </w:pPr>
            </w:pPrChange>
          </w:pPr>
          <w:sdt>
            <w:sdtPr>
              <w:id w:val="1121691523"/>
              <w:tag w:val="goog_rdk_5080"/>
            </w:sdtPr>
            <w:sdtContent>
              <w:ins w:author="Hema Latha" w:id="74" w:date="2026-09-22T06:56:01Z"/>
              <w:sdt>
                <w:sdtPr>
                  <w:id w:val="1913457945"/>
                  <w:tag w:val="goog_rdk_5081"/>
                </w:sdtPr>
                <w:sdtContent>
                  <w:ins w:author="Hema Latha" w:id="74" w:date="2026-09-22T06:56:01Z">
                    <w:r w:rsidDel="00000000" w:rsidR="00000000" w:rsidRPr="00000000">
                      <w:rPr>
                        <w:rFonts w:ascii="Cambria" w:cs="Cambria" w:eastAsia="Cambria" w:hAnsi="Cambria"/>
                        <w:b w:val="1"/>
                        <w:bCs w:val="1"/>
                        <w:color w:val="000000"/>
                        <w:sz w:val="22"/>
                        <w:szCs w:val="22"/>
                        <w:rtl w:val="0"/>
                        <w:rPrChange w:author="Hema Latha" w:id="75" w:date="2026-09-22T06:56:01Z">
                          <w:rPr>
                            <w:rFonts w:ascii="Cambria" w:cs="Cambria" w:eastAsia="Cambria" w:hAnsi="Cambria"/>
                            <w:color w:val="000000"/>
                            <w:sz w:val="22"/>
                            <w:szCs w:val="22"/>
                          </w:rPr>
                        </w:rPrChange>
                      </w:rPr>
                      <w:t xml:space="preserve">Fronttend: html,css and javaScript for user input and comic output</w:t>
                    </w:r>
                  </w:ins>
                </w:sdtContent>
              </w:sdt>
              <w:ins w:author="Hema Latha" w:id="74" w:date="2026-09-22T06:56:01Z"/>
            </w:sdtContent>
          </w:sdt>
          <w:sdt>
            <w:sdtPr>
              <w:id w:val="-1136778231"/>
              <w:tag w:val="goog_rdk_5082"/>
            </w:sdtPr>
            <w:sdtContent>
              <w:ins w:author="Anonymous" w:id="76" w:date="2026-09-22T03:04:06Z"/>
              <w:sdt>
                <w:sdtPr>
                  <w:id w:val="1995248138"/>
                  <w:tag w:val="goog_rdk_5083"/>
                </w:sdtPr>
                <w:sdtContent>
                  <w:ins w:author="Anonymous" w:id="76" w:date="2026-09-22T03:04:06Z">
                    <w:r w:rsidDel="00000000" w:rsidR="00000000" w:rsidRPr="00000000">
                      <w:rPr>
                        <w:rtl w:val="0"/>
                      </w:rPr>
                    </w:r>
                  </w:ins>
                </w:sdtContent>
              </w:sdt>
              <w:ins w:author="Anonymous" w:id="76" w:date="2026-09-22T03:04:06Z">
                <w:bookmarkStart w:colFirst="0" w:colLast="0" w:name="_heading=h.l7usyrd4b70v" w:id="1371"/>
                <w:bookmarkEnd w:id="1371"/>
              </w:ins>
            </w:sdtContent>
          </w:sdt>
        </w:p>
      </w:sdtContent>
    </w:sdt>
    <w:sdt>
      <w:sdtPr>
        <w:id w:val="612686817"/>
        <w:tag w:val="goog_rdk_5090"/>
      </w:sdtPr>
      <w:sdtContent>
        <w:p w:rsidR="00000000" w:rsidDel="00000000" w:rsidP="00000000" w:rsidRDefault="00000000" w:rsidRPr="00000000" w14:paraId="000006BE">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256836399"/>
              <w:tag w:val="goog_rdk_5086"/>
            </w:sdtPr>
            <w:sdtContent>
              <w:ins w:author="Hema Latha" w:id="77" w:date="2026-09-22T06:57:11Z"/>
              <w:sdt>
                <w:sdtPr>
                  <w:id w:val="1421918638"/>
                  <w:tag w:val="goog_rdk_5087"/>
                </w:sdtPr>
                <w:sdtContent>
                  <w:ins w:author="Hema Latha" w:id="77" w:date="2026-09-22T06:57:11Z">
                    <w:r w:rsidDel="00000000" w:rsidR="00000000" w:rsidRPr="00000000">
                      <w:rPr>
                        <w:rtl w:val="0"/>
                        <w:rPrChange w:author="Hema Latha" w:id="75" w:date="2026-09-22T06:56:01Z">
                          <w:rPr>
                            <w:rFonts w:ascii="Cambria" w:cs="Cambria" w:eastAsia="Cambria" w:hAnsi="Cambria"/>
                            <w:color w:val="000000"/>
                            <w:sz w:val="22"/>
                            <w:szCs w:val="22"/>
                          </w:rPr>
                        </w:rPrChange>
                      </w:rPr>
                      <w:t xml:space="preserve">Backend.fastAPI to process requests and communicate with the AI models </w:t>
                    </w:r>
                  </w:ins>
                </w:sdtContent>
              </w:sdt>
              <w:ins w:author="Hema Latha" w:id="77" w:date="2026-09-22T06:57:11Z"/>
            </w:sdtContent>
          </w:sdt>
          <w:sdt>
            <w:sdtPr>
              <w:id w:val="47511049"/>
              <w:tag w:val="goog_rdk_5088"/>
            </w:sdtPr>
            <w:sdtContent>
              <w:ins w:author="Anonymous" w:id="76" w:date="2026-09-22T03:04:06Z"/>
              <w:sdt>
                <w:sdtPr>
                  <w:id w:val="972889870"/>
                  <w:tag w:val="goog_rdk_5089"/>
                </w:sdtPr>
                <w:sdtContent>
                  <w:ins w:author="Anonymous" w:id="76" w:date="2026-09-22T03:04:06Z">
                    <w:r w:rsidDel="00000000" w:rsidR="00000000" w:rsidRPr="00000000">
                      <w:rPr>
                        <w:rtl w:val="0"/>
                      </w:rPr>
                    </w:r>
                  </w:ins>
                </w:sdtContent>
              </w:sdt>
              <w:ins w:author="Anonymous" w:id="76" w:date="2026-09-22T03:04:06Z">
                <w:bookmarkStart w:colFirst="0" w:colLast="0" w:name="_heading=h.tojstznqeb1" w:id="1372"/>
                <w:bookmarkEnd w:id="1372"/>
              </w:ins>
            </w:sdtContent>
          </w:sdt>
        </w:p>
      </w:sdtContent>
    </w:sdt>
    <w:sdt>
      <w:sdtPr>
        <w:id w:val="1540665395"/>
        <w:tag w:val="goog_rdk_5096"/>
      </w:sdtPr>
      <w:sdtContent>
        <w:p w:rsidR="00000000" w:rsidDel="00000000" w:rsidP="00000000" w:rsidRDefault="00000000" w:rsidRPr="00000000" w14:paraId="000006BF">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134951517"/>
              <w:tag w:val="goog_rdk_5092"/>
            </w:sdtPr>
            <w:sdtContent>
              <w:ins w:author="Hema Latha" w:id="79" w:date="2026-09-22T06:58:10Z"/>
              <w:sdt>
                <w:sdtPr>
                  <w:id w:val="1117935626"/>
                  <w:tag w:val="goog_rdk_5093"/>
                </w:sdtPr>
                <w:sdtContent>
                  <w:ins w:author="Hema Latha" w:id="79" w:date="2026-09-22T06:58:10Z">
                    <w:r w:rsidDel="00000000" w:rsidR="00000000" w:rsidRPr="00000000">
                      <w:rPr>
                        <w:rFonts w:ascii="Cambria" w:cs="Cambria" w:eastAsia="Cambria" w:hAnsi="Cambria"/>
                        <w:b w:val="1"/>
                        <w:bCs w:val="1"/>
                        <w:color w:val="000000"/>
                        <w:sz w:val="22"/>
                        <w:szCs w:val="22"/>
                        <w:rtl w:val="0"/>
                        <w:rPrChange w:author="Anonymous" w:id="78" w:date="2026-09-22T03:04:06Z">
                          <w:rPr>
                            <w:rFonts w:ascii="Cambria" w:cs="Cambria" w:eastAsia="Cambria" w:hAnsi="Cambria"/>
                            <w:color w:val="000000"/>
                            <w:sz w:val="22"/>
                            <w:szCs w:val="22"/>
                          </w:rPr>
                        </w:rPrChange>
                      </w:rPr>
                      <w:t xml:space="preserve">AI Integration :google gemini models for story,characters and dialogue generation</w:t>
                    </w:r>
                  </w:ins>
                </w:sdtContent>
              </w:sdt>
              <w:ins w:author="Hema Latha" w:id="79" w:date="2026-09-22T06:58:10Z"/>
            </w:sdtContent>
          </w:sdt>
          <w:sdt>
            <w:sdtPr>
              <w:id w:val="1502297384"/>
              <w:tag w:val="goog_rdk_5094"/>
            </w:sdtPr>
            <w:sdtContent>
              <w:ins w:author="Anonymous" w:id="76" w:date="2026-09-22T03:04:06Z"/>
              <w:sdt>
                <w:sdtPr>
                  <w:id w:val="-824154877"/>
                  <w:tag w:val="goog_rdk_5095"/>
                </w:sdtPr>
                <w:sdtContent>
                  <w:ins w:author="Anonymous" w:id="76" w:date="2026-09-22T03:04:06Z">
                    <w:r w:rsidDel="00000000" w:rsidR="00000000" w:rsidRPr="00000000">
                      <w:rPr>
                        <w:rtl w:val="0"/>
                      </w:rPr>
                    </w:r>
                  </w:ins>
                </w:sdtContent>
              </w:sdt>
              <w:ins w:author="Anonymous" w:id="76" w:date="2026-09-22T03:04:06Z">
                <w:bookmarkStart w:colFirst="0" w:colLast="0" w:name="_heading=h.4tl1n3grahnj" w:id="1373"/>
                <w:bookmarkEnd w:id="1373"/>
              </w:ins>
            </w:sdtContent>
          </w:sdt>
        </w:p>
      </w:sdtContent>
    </w:sdt>
    <w:sdt>
      <w:sdtPr>
        <w:id w:val="-1631923998"/>
        <w:tag w:val="goog_rdk_5102"/>
      </w:sdtPr>
      <w:sdtContent>
        <w:p w:rsidR="00000000" w:rsidDel="00000000" w:rsidP="00000000" w:rsidRDefault="00000000" w:rsidRPr="00000000" w14:paraId="000006C0">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717857775"/>
              <w:tag w:val="goog_rdk_5098"/>
            </w:sdtPr>
            <w:sdtContent>
              <w:ins w:author="Hema Latha" w:id="80" w:date="2026-09-22T06:59:30Z"/>
              <w:sdt>
                <w:sdtPr>
                  <w:id w:val="-1779282565"/>
                  <w:tag w:val="goog_rdk_5099"/>
                </w:sdtPr>
                <w:sdtContent>
                  <w:ins w:author="Hema Latha" w:id="80" w:date="2026-09-22T06:59:30Z">
                    <w:r w:rsidDel="00000000" w:rsidR="00000000" w:rsidRPr="00000000">
                      <w:rPr>
                        <w:rFonts w:ascii="Cambria" w:cs="Cambria" w:eastAsia="Cambria" w:hAnsi="Cambria"/>
                        <w:b w:val="1"/>
                        <w:bCs w:val="1"/>
                        <w:color w:val="000000"/>
                        <w:sz w:val="22"/>
                        <w:szCs w:val="22"/>
                        <w:rtl w:val="0"/>
                        <w:rPrChange w:author="Anonymous" w:id="78" w:date="2026-09-22T03:04:06Z">
                          <w:rPr>
                            <w:rFonts w:ascii="Cambria" w:cs="Cambria" w:eastAsia="Cambria" w:hAnsi="Cambria"/>
                            <w:color w:val="000000"/>
                            <w:sz w:val="22"/>
                            <w:szCs w:val="22"/>
                          </w:rPr>
                        </w:rPrChange>
                      </w:rPr>
                      <w:t xml:space="preserve">Image Generation:AI-generated comic-style images for each story scene</w:t>
                    </w:r>
                  </w:ins>
                </w:sdtContent>
              </w:sdt>
              <w:ins w:author="Hema Latha" w:id="80" w:date="2026-09-22T06:59:30Z"/>
            </w:sdtContent>
          </w:sdt>
          <w:sdt>
            <w:sdtPr>
              <w:id w:val="1996545895"/>
              <w:tag w:val="goog_rdk_5100"/>
            </w:sdtPr>
            <w:sdtContent>
              <w:ins w:author="Anonymous" w:id="76" w:date="2026-09-22T03:04:06Z"/>
              <w:sdt>
                <w:sdtPr>
                  <w:id w:val="-80311314"/>
                  <w:tag w:val="goog_rdk_5101"/>
                </w:sdtPr>
                <w:sdtContent>
                  <w:ins w:author="Anonymous" w:id="76" w:date="2026-09-22T03:04:06Z">
                    <w:r w:rsidDel="00000000" w:rsidR="00000000" w:rsidRPr="00000000">
                      <w:rPr>
                        <w:rtl w:val="0"/>
                      </w:rPr>
                    </w:r>
                  </w:ins>
                </w:sdtContent>
              </w:sdt>
              <w:ins w:author="Anonymous" w:id="76" w:date="2026-09-22T03:04:06Z">
                <w:bookmarkStart w:colFirst="0" w:colLast="0" w:name="_heading=h.ti7znol020v9" w:id="1374"/>
                <w:bookmarkEnd w:id="1374"/>
              </w:ins>
            </w:sdtContent>
          </w:sdt>
        </w:p>
      </w:sdtContent>
    </w:sdt>
    <w:sdt>
      <w:sdtPr>
        <w:id w:val="-1914064972"/>
        <w:tag w:val="goog_rdk_5105"/>
      </w:sdtPr>
      <w:sdtContent>
        <w:p w:rsidR="00000000" w:rsidDel="00000000" w:rsidP="00000000" w:rsidRDefault="00000000" w:rsidRPr="00000000" w14:paraId="000006C1">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096455929"/>
              <w:tag w:val="goog_rdk_5103"/>
            </w:sdtPr>
            <w:sdtContent>
              <w:ins w:author="Anonymous" w:id="76" w:date="2026-09-22T03:04:06Z"/>
              <w:sdt>
                <w:sdtPr>
                  <w:id w:val="-886561066"/>
                  <w:tag w:val="goog_rdk_5104"/>
                </w:sdtPr>
                <w:sdtContent>
                  <w:ins w:author="Anonymous" w:id="76" w:date="2026-09-22T03:04:06Z">
                    <w:r w:rsidDel="00000000" w:rsidR="00000000" w:rsidRPr="00000000">
                      <w:rPr>
                        <w:rtl w:val="0"/>
                      </w:rPr>
                    </w:r>
                  </w:ins>
                </w:sdtContent>
              </w:sdt>
              <w:ins w:author="Anonymous" w:id="76" w:date="2026-09-22T03:04:06Z">
                <w:bookmarkStart w:colFirst="0" w:colLast="0" w:name="_heading=h.wp2p08po5zfk" w:id="1375"/>
                <w:bookmarkEnd w:id="1375"/>
              </w:ins>
            </w:sdtContent>
          </w:sdt>
        </w:p>
      </w:sdtContent>
    </w:sdt>
    <w:sdt>
      <w:sdtPr>
        <w:id w:val="50770381"/>
        <w:tag w:val="goog_rdk_5108"/>
      </w:sdtPr>
      <w:sdtContent>
        <w:p w:rsidR="00000000" w:rsidDel="00000000" w:rsidP="00000000" w:rsidRDefault="00000000" w:rsidRPr="00000000" w14:paraId="000006C2">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312668845"/>
              <w:tag w:val="goog_rdk_5106"/>
            </w:sdtPr>
            <w:sdtContent>
              <w:ins w:author="Anonymous" w:id="76" w:date="2026-09-22T03:04:06Z"/>
              <w:sdt>
                <w:sdtPr>
                  <w:id w:val="-777891582"/>
                  <w:tag w:val="goog_rdk_5107"/>
                </w:sdtPr>
                <w:sdtContent>
                  <w:ins w:author="Anonymous" w:id="76" w:date="2026-09-22T03:04:06Z">
                    <w:r w:rsidDel="00000000" w:rsidR="00000000" w:rsidRPr="00000000">
                      <w:rPr>
                        <w:rtl w:val="0"/>
                      </w:rPr>
                    </w:r>
                  </w:ins>
                </w:sdtContent>
              </w:sdt>
              <w:ins w:author="Anonymous" w:id="76" w:date="2026-09-22T03:04:06Z">
                <w:bookmarkStart w:colFirst="0" w:colLast="0" w:name="_heading=h.9l9urfbvlbr3" w:id="1376"/>
                <w:bookmarkEnd w:id="1376"/>
              </w:ins>
            </w:sdtContent>
          </w:sdt>
        </w:p>
      </w:sdtContent>
    </w:sdt>
    <w:sdt>
      <w:sdtPr>
        <w:id w:val="-130421851"/>
        <w:tag w:val="goog_rdk_5111"/>
      </w:sdtPr>
      <w:sdtContent>
        <w:p w:rsidR="00000000" w:rsidDel="00000000" w:rsidP="00000000" w:rsidRDefault="00000000" w:rsidRPr="00000000" w14:paraId="000006C3">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914748359"/>
              <w:tag w:val="goog_rdk_5109"/>
            </w:sdtPr>
            <w:sdtContent>
              <w:ins w:author="Anonymous" w:id="76" w:date="2026-09-22T03:04:06Z"/>
              <w:sdt>
                <w:sdtPr>
                  <w:id w:val="638260445"/>
                  <w:tag w:val="goog_rdk_5110"/>
                </w:sdtPr>
                <w:sdtContent>
                  <w:ins w:author="Anonymous" w:id="76" w:date="2026-09-22T03:04:06Z">
                    <w:r w:rsidDel="00000000" w:rsidR="00000000" w:rsidRPr="00000000">
                      <w:rPr>
                        <w:rtl w:val="0"/>
                      </w:rPr>
                    </w:r>
                  </w:ins>
                </w:sdtContent>
              </w:sdt>
              <w:ins w:author="Anonymous" w:id="76" w:date="2026-09-22T03:04:06Z">
                <w:bookmarkStart w:colFirst="0" w:colLast="0" w:name="_heading=h.sjciwmaa1imv" w:id="1377"/>
                <w:bookmarkEnd w:id="1377"/>
              </w:ins>
            </w:sdtContent>
          </w:sdt>
        </w:p>
      </w:sdtContent>
    </w:sdt>
    <w:sdt>
      <w:sdtPr>
        <w:id w:val="1192354503"/>
        <w:tag w:val="goog_rdk_5114"/>
      </w:sdtPr>
      <w:sdtContent>
        <w:p w:rsidR="00000000" w:rsidDel="00000000" w:rsidP="00000000" w:rsidRDefault="00000000" w:rsidRPr="00000000" w14:paraId="000006C4">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145854473"/>
              <w:tag w:val="goog_rdk_5112"/>
            </w:sdtPr>
            <w:sdtContent>
              <w:ins w:author="Anonymous" w:id="76" w:date="2026-09-22T03:04:06Z"/>
              <w:sdt>
                <w:sdtPr>
                  <w:id w:val="-184471195"/>
                  <w:tag w:val="goog_rdk_5113"/>
                </w:sdtPr>
                <w:sdtContent>
                  <w:ins w:author="Anonymous" w:id="76" w:date="2026-09-22T03:04:06Z">
                    <w:r w:rsidDel="00000000" w:rsidR="00000000" w:rsidRPr="00000000">
                      <w:rPr>
                        <w:rtl w:val="0"/>
                      </w:rPr>
                    </w:r>
                  </w:ins>
                </w:sdtContent>
              </w:sdt>
              <w:ins w:author="Anonymous" w:id="76" w:date="2026-09-22T03:04:06Z">
                <w:bookmarkStart w:colFirst="0" w:colLast="0" w:name="_heading=h.yplk1oj9befz" w:id="1378"/>
                <w:bookmarkEnd w:id="1378"/>
              </w:ins>
            </w:sdtContent>
          </w:sdt>
        </w:p>
      </w:sdtContent>
    </w:sdt>
    <w:sdt>
      <w:sdtPr>
        <w:id w:val="-394787035"/>
        <w:tag w:val="goog_rdk_5117"/>
      </w:sdtPr>
      <w:sdtContent>
        <w:p w:rsidR="00000000" w:rsidDel="00000000" w:rsidP="00000000" w:rsidRDefault="00000000" w:rsidRPr="00000000" w14:paraId="000006C5">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796252582"/>
              <w:tag w:val="goog_rdk_5115"/>
            </w:sdtPr>
            <w:sdtContent>
              <w:ins w:author="Anonymous" w:id="76" w:date="2026-09-22T03:04:06Z"/>
              <w:sdt>
                <w:sdtPr>
                  <w:id w:val="-137483951"/>
                  <w:tag w:val="goog_rdk_5116"/>
                </w:sdtPr>
                <w:sdtContent>
                  <w:ins w:author="Anonymous" w:id="76" w:date="2026-09-22T03:04:06Z">
                    <w:r w:rsidDel="00000000" w:rsidR="00000000" w:rsidRPr="00000000">
                      <w:rPr>
                        <w:rtl w:val="0"/>
                      </w:rPr>
                    </w:r>
                  </w:ins>
                </w:sdtContent>
              </w:sdt>
              <w:ins w:author="Anonymous" w:id="76" w:date="2026-09-22T03:04:06Z">
                <w:bookmarkStart w:colFirst="0" w:colLast="0" w:name="_heading=h.xcctdi9fxmme" w:id="1379"/>
                <w:bookmarkEnd w:id="1379"/>
              </w:ins>
            </w:sdtContent>
          </w:sdt>
        </w:p>
      </w:sdtContent>
    </w:sdt>
    <w:sdt>
      <w:sdtPr>
        <w:id w:val="-1454541187"/>
        <w:tag w:val="goog_rdk_5120"/>
      </w:sdtPr>
      <w:sdtContent>
        <w:p w:rsidR="00000000" w:rsidDel="00000000" w:rsidP="00000000" w:rsidRDefault="00000000" w:rsidRPr="00000000" w14:paraId="000006C6">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222170166"/>
              <w:tag w:val="goog_rdk_5118"/>
            </w:sdtPr>
            <w:sdtContent>
              <w:ins w:author="Anonymous" w:id="76" w:date="2026-09-22T03:04:06Z"/>
              <w:sdt>
                <w:sdtPr>
                  <w:id w:val="1234936269"/>
                  <w:tag w:val="goog_rdk_5119"/>
                </w:sdtPr>
                <w:sdtContent>
                  <w:ins w:author="Anonymous" w:id="76" w:date="2026-09-22T03:04:06Z">
                    <w:r w:rsidDel="00000000" w:rsidR="00000000" w:rsidRPr="00000000">
                      <w:rPr>
                        <w:rtl w:val="0"/>
                      </w:rPr>
                    </w:r>
                  </w:ins>
                </w:sdtContent>
              </w:sdt>
              <w:ins w:author="Anonymous" w:id="76" w:date="2026-09-22T03:04:06Z">
                <w:bookmarkStart w:colFirst="0" w:colLast="0" w:name="_heading=h.a57v6ri5h07" w:id="1380"/>
                <w:bookmarkEnd w:id="1380"/>
              </w:ins>
            </w:sdtContent>
          </w:sdt>
        </w:p>
      </w:sdtContent>
    </w:sdt>
    <w:sdt>
      <w:sdtPr>
        <w:id w:val="40506709"/>
        <w:tag w:val="goog_rdk_5123"/>
      </w:sdtPr>
      <w:sdtContent>
        <w:p w:rsidR="00000000" w:rsidDel="00000000" w:rsidP="00000000" w:rsidRDefault="00000000" w:rsidRPr="00000000" w14:paraId="000006C7">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030613916"/>
              <w:tag w:val="goog_rdk_5121"/>
            </w:sdtPr>
            <w:sdtContent>
              <w:ins w:author="Anonymous" w:id="76" w:date="2026-09-22T03:04:06Z"/>
              <w:sdt>
                <w:sdtPr>
                  <w:id w:val="830869609"/>
                  <w:tag w:val="goog_rdk_5122"/>
                </w:sdtPr>
                <w:sdtContent>
                  <w:ins w:author="Anonymous" w:id="76" w:date="2026-09-22T03:04:06Z">
                    <w:r w:rsidDel="00000000" w:rsidR="00000000" w:rsidRPr="00000000">
                      <w:rPr>
                        <w:rtl w:val="0"/>
                      </w:rPr>
                    </w:r>
                  </w:ins>
                </w:sdtContent>
              </w:sdt>
              <w:ins w:author="Anonymous" w:id="76" w:date="2026-09-22T03:04:06Z">
                <w:bookmarkStart w:colFirst="0" w:colLast="0" w:name="_heading=h.54wvpcqcpemn" w:id="1381"/>
                <w:bookmarkEnd w:id="1381"/>
              </w:ins>
            </w:sdtContent>
          </w:sdt>
        </w:p>
      </w:sdtContent>
    </w:sdt>
    <w:sdt>
      <w:sdtPr>
        <w:id w:val="536343603"/>
        <w:tag w:val="goog_rdk_5126"/>
      </w:sdtPr>
      <w:sdtContent>
        <w:p w:rsidR="00000000" w:rsidDel="00000000" w:rsidP="00000000" w:rsidRDefault="00000000" w:rsidRPr="00000000" w14:paraId="000006C8">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332960322"/>
              <w:tag w:val="goog_rdk_5124"/>
            </w:sdtPr>
            <w:sdtContent>
              <w:ins w:author="Anonymous" w:id="76" w:date="2026-09-22T03:04:06Z"/>
              <w:sdt>
                <w:sdtPr>
                  <w:id w:val="-2115585607"/>
                  <w:tag w:val="goog_rdk_5125"/>
                </w:sdtPr>
                <w:sdtContent>
                  <w:ins w:author="Anonymous" w:id="76" w:date="2026-09-22T03:04:06Z">
                    <w:r w:rsidDel="00000000" w:rsidR="00000000" w:rsidRPr="00000000">
                      <w:rPr>
                        <w:rtl w:val="0"/>
                      </w:rPr>
                    </w:r>
                  </w:ins>
                </w:sdtContent>
              </w:sdt>
              <w:ins w:author="Anonymous" w:id="76" w:date="2026-09-22T03:04:06Z">
                <w:bookmarkStart w:colFirst="0" w:colLast="0" w:name="_heading=h.re9syyv7rpjx" w:id="1382"/>
                <w:bookmarkEnd w:id="1382"/>
              </w:ins>
            </w:sdtContent>
          </w:sdt>
        </w:p>
      </w:sdtContent>
    </w:sdt>
    <w:sdt>
      <w:sdtPr>
        <w:id w:val="-379255230"/>
        <w:tag w:val="goog_rdk_5129"/>
      </w:sdtPr>
      <w:sdtContent>
        <w:p w:rsidR="00000000" w:rsidDel="00000000" w:rsidP="00000000" w:rsidRDefault="00000000" w:rsidRPr="00000000" w14:paraId="000006C9">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447072107"/>
              <w:tag w:val="goog_rdk_5127"/>
            </w:sdtPr>
            <w:sdtContent>
              <w:ins w:author="Anonymous" w:id="76" w:date="2026-09-22T03:04:06Z"/>
              <w:sdt>
                <w:sdtPr>
                  <w:id w:val="510590940"/>
                  <w:tag w:val="goog_rdk_5128"/>
                </w:sdtPr>
                <w:sdtContent>
                  <w:ins w:author="Anonymous" w:id="76" w:date="2026-09-22T03:04:06Z">
                    <w:r w:rsidDel="00000000" w:rsidR="00000000" w:rsidRPr="00000000">
                      <w:rPr>
                        <w:rtl w:val="0"/>
                      </w:rPr>
                    </w:r>
                  </w:ins>
                </w:sdtContent>
              </w:sdt>
              <w:ins w:author="Anonymous" w:id="76" w:date="2026-09-22T03:04:06Z">
                <w:bookmarkStart w:colFirst="0" w:colLast="0" w:name="_heading=h.xzgnbq2emuk5" w:id="1383"/>
                <w:bookmarkEnd w:id="1383"/>
              </w:ins>
            </w:sdtContent>
          </w:sdt>
        </w:p>
      </w:sdtContent>
    </w:sdt>
    <w:sdt>
      <w:sdtPr>
        <w:id w:val="140847307"/>
        <w:tag w:val="goog_rdk_5132"/>
      </w:sdtPr>
      <w:sdtContent>
        <w:p w:rsidR="00000000" w:rsidDel="00000000" w:rsidP="00000000" w:rsidRDefault="00000000" w:rsidRPr="00000000" w14:paraId="000006CA">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604110860"/>
              <w:tag w:val="goog_rdk_5130"/>
            </w:sdtPr>
            <w:sdtContent>
              <w:ins w:author="Anonymous" w:id="76" w:date="2026-09-22T03:04:06Z"/>
              <w:sdt>
                <w:sdtPr>
                  <w:id w:val="334430508"/>
                  <w:tag w:val="goog_rdk_5131"/>
                </w:sdtPr>
                <w:sdtContent>
                  <w:ins w:author="Anonymous" w:id="76" w:date="2026-09-22T03:04:06Z">
                    <w:r w:rsidDel="00000000" w:rsidR="00000000" w:rsidRPr="00000000">
                      <w:rPr>
                        <w:rtl w:val="0"/>
                      </w:rPr>
                    </w:r>
                  </w:ins>
                </w:sdtContent>
              </w:sdt>
              <w:ins w:author="Anonymous" w:id="76" w:date="2026-09-22T03:04:06Z">
                <w:bookmarkStart w:colFirst="0" w:colLast="0" w:name="_heading=h.em6de9rcd11f" w:id="1384"/>
                <w:bookmarkEnd w:id="1384"/>
              </w:ins>
            </w:sdtContent>
          </w:sdt>
        </w:p>
      </w:sdtContent>
    </w:sdt>
    <w:sdt>
      <w:sdtPr>
        <w:id w:val="-2101446674"/>
        <w:tag w:val="goog_rdk_5135"/>
      </w:sdtPr>
      <w:sdtContent>
        <w:p w:rsidR="00000000" w:rsidDel="00000000" w:rsidP="00000000" w:rsidRDefault="00000000" w:rsidRPr="00000000" w14:paraId="000006CB">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2077353444"/>
              <w:tag w:val="goog_rdk_5133"/>
            </w:sdtPr>
            <w:sdtContent>
              <w:ins w:author="Anonymous" w:id="76" w:date="2026-09-22T03:04:06Z"/>
              <w:sdt>
                <w:sdtPr>
                  <w:id w:val="1843496470"/>
                  <w:tag w:val="goog_rdk_5134"/>
                </w:sdtPr>
                <w:sdtContent>
                  <w:ins w:author="Anonymous" w:id="76" w:date="2026-09-22T03:04:06Z">
                    <w:r w:rsidDel="00000000" w:rsidR="00000000" w:rsidRPr="00000000">
                      <w:rPr>
                        <w:rtl w:val="0"/>
                      </w:rPr>
                    </w:r>
                  </w:ins>
                </w:sdtContent>
              </w:sdt>
              <w:ins w:author="Anonymous" w:id="76" w:date="2026-09-22T03:04:06Z">
                <w:bookmarkStart w:colFirst="0" w:colLast="0" w:name="_heading=h.xucjqmfmbdc1" w:id="1385"/>
                <w:bookmarkEnd w:id="1385"/>
              </w:ins>
            </w:sdtContent>
          </w:sdt>
        </w:p>
      </w:sdtContent>
    </w:sdt>
    <w:sdt>
      <w:sdtPr>
        <w:id w:val="2010773152"/>
        <w:tag w:val="goog_rdk_5138"/>
      </w:sdtPr>
      <w:sdtContent>
        <w:p w:rsidR="00000000" w:rsidDel="00000000" w:rsidP="00000000" w:rsidRDefault="00000000" w:rsidRPr="00000000" w14:paraId="000006CC">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850747822"/>
              <w:tag w:val="goog_rdk_5136"/>
            </w:sdtPr>
            <w:sdtContent>
              <w:ins w:author="Anonymous" w:id="76" w:date="2026-09-22T03:04:06Z"/>
              <w:sdt>
                <w:sdtPr>
                  <w:id w:val="-1625865947"/>
                  <w:tag w:val="goog_rdk_5137"/>
                </w:sdtPr>
                <w:sdtContent>
                  <w:ins w:author="Anonymous" w:id="76" w:date="2026-09-22T03:04:06Z">
                    <w:r w:rsidDel="00000000" w:rsidR="00000000" w:rsidRPr="00000000">
                      <w:rPr>
                        <w:rtl w:val="0"/>
                      </w:rPr>
                    </w:r>
                  </w:ins>
                </w:sdtContent>
              </w:sdt>
              <w:ins w:author="Anonymous" w:id="76" w:date="2026-09-22T03:04:06Z">
                <w:bookmarkStart w:colFirst="0" w:colLast="0" w:name="_heading=h.cbwo1cfv886h" w:id="1386"/>
                <w:bookmarkEnd w:id="1386"/>
              </w:ins>
            </w:sdtContent>
          </w:sdt>
        </w:p>
      </w:sdtContent>
    </w:sdt>
    <w:sdt>
      <w:sdtPr>
        <w:id w:val="-128809828"/>
        <w:tag w:val="goog_rdk_5141"/>
      </w:sdtPr>
      <w:sdtContent>
        <w:p w:rsidR="00000000" w:rsidDel="00000000" w:rsidP="00000000" w:rsidRDefault="00000000" w:rsidRPr="00000000" w14:paraId="000006CD">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506997152"/>
              <w:tag w:val="goog_rdk_5139"/>
            </w:sdtPr>
            <w:sdtContent>
              <w:ins w:author="Anonymous" w:id="76" w:date="2026-09-22T03:04:06Z"/>
              <w:sdt>
                <w:sdtPr>
                  <w:id w:val="-467969189"/>
                  <w:tag w:val="goog_rdk_5140"/>
                </w:sdtPr>
                <w:sdtContent>
                  <w:ins w:author="Anonymous" w:id="76" w:date="2026-09-22T03:04:06Z">
                    <w:r w:rsidDel="00000000" w:rsidR="00000000" w:rsidRPr="00000000">
                      <w:rPr>
                        <w:rtl w:val="0"/>
                      </w:rPr>
                    </w:r>
                  </w:ins>
                </w:sdtContent>
              </w:sdt>
              <w:ins w:author="Anonymous" w:id="76" w:date="2026-09-22T03:04:06Z">
                <w:bookmarkStart w:colFirst="0" w:colLast="0" w:name="_heading=h.mwcu3478atrc" w:id="1387"/>
                <w:bookmarkEnd w:id="1387"/>
              </w:ins>
            </w:sdtContent>
          </w:sdt>
        </w:p>
      </w:sdtContent>
    </w:sdt>
    <w:p w:rsidR="00000000" w:rsidDel="00000000" w:rsidP="00000000" w:rsidRDefault="00000000" w:rsidRPr="00000000" w14:paraId="000006CE">
      <w:pPr>
        <w:pStyle w:val="Heading3"/>
        <w:keepNext w:val="0"/>
        <w:keepLines w:val="0"/>
        <w:numPr>
          <w:ilvl w:val="0"/>
          <w:numId w:val="30"/>
        </w:numPr>
        <w:spacing w:after="0" w:before="240" w:lineRule="auto"/>
        <w:ind w:left="720" w:hanging="360"/>
        <w:rPr>
          <w:rFonts w:ascii="Cambria" w:cs="Cambria" w:eastAsia="Cambria" w:hAnsi="Cambria"/>
          <w:color w:val="000000"/>
          <w:sz w:val="22"/>
          <w:szCs w:val="22"/>
        </w:rPr>
      </w:pPr>
      <w:bookmarkStart w:colFirst="0" w:colLast="0" w:name="_heading=h.bmtncolj29sk" w:id="1388"/>
      <w:bookmarkEnd w:id="1388"/>
      <w:r w:rsidDel="00000000" w:rsidR="00000000" w:rsidRPr="00000000">
        <w:rPr>
          <w:rFonts w:ascii="Cambria" w:cs="Cambria" w:eastAsia="Cambria" w:hAnsi="Cambria"/>
          <w:b w:val="1"/>
          <w:bCs w:val="1"/>
          <w:color w:val="000000"/>
          <w:sz w:val="22"/>
          <w:szCs w:val="22"/>
          <w:rtl w:val="0"/>
        </w:rPr>
        <w:t xml:space="preserve">Frontend</w:t>
      </w:r>
      <w:r w:rsidDel="00000000" w:rsidR="00000000" w:rsidRPr="00000000">
        <w:rPr>
          <w:rFonts w:ascii="Cambria" w:cs="Cambria" w:eastAsia="Cambria" w:hAnsi="Cambria"/>
          <w:color w:val="000000"/>
          <w:sz w:val="22"/>
          <w:szCs w:val="22"/>
          <w:rtl w:val="0"/>
        </w:rPr>
        <w:t xml:space="preserve"> (HTML, CSS, Jinja2)</w:t>
      </w:r>
    </w:p>
    <w:p w:rsidR="00000000" w:rsidDel="00000000" w:rsidP="00000000" w:rsidRDefault="00000000" w:rsidRPr="00000000" w14:paraId="000006CF">
      <w:pPr>
        <w:pStyle w:val="Heading3"/>
        <w:keepNext w:val="0"/>
        <w:keepLines w:val="0"/>
        <w:numPr>
          <w:ilvl w:val="0"/>
          <w:numId w:val="30"/>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Backend</w:t>
      </w:r>
      <w:r w:rsidDel="00000000" w:rsidR="00000000" w:rsidRPr="00000000">
        <w:rPr>
          <w:rFonts w:ascii="Cambria" w:cs="Cambria" w:eastAsia="Cambria" w:hAnsi="Cambria"/>
          <w:color w:val="000000"/>
          <w:sz w:val="22"/>
          <w:szCs w:val="22"/>
          <w:rtl w:val="0"/>
        </w:rPr>
        <w:t xml:space="preserve"> (FastAPI application)</w:t>
      </w:r>
    </w:p>
    <w:sdt>
      <w:sdtPr>
        <w:id w:val="-1622888144"/>
        <w:tag w:val="goog_rdk_5142"/>
      </w:sdtPr>
      <w:sdtContent>
        <w:p w:rsidR="00000000" w:rsidDel="00000000" w:rsidP="00000000" w:rsidRDefault="00000000" w:rsidRPr="00000000" w14:paraId="000006D0">
          <w:pPr>
            <w:pStyle w:val="Heading3"/>
            <w:keepNext w:val="0"/>
            <w:keepLines w:val="0"/>
            <w:numPr>
              <w:ilvl w:val="0"/>
              <w:numId w:val="30"/>
            </w:numPr>
            <w:spacing w:after="240" w:before="0" w:lineRule="auto"/>
            <w:ind w:left="8640" w:hanging="360"/>
            <w:rPr>
              <w:rFonts w:ascii="Cambria" w:cs="Cambria" w:eastAsia="Cambria" w:hAnsi="Cambria"/>
              <w:color w:val="000000"/>
              <w:sz w:val="22"/>
              <w:szCs w:val="22"/>
            </w:rPr>
            <w:pPrChange w:author="Anonymous" w:id="0" w:date="2026-09-22T04:02:17Z">
              <w:pPr>
                <w:pStyle w:val="Heading3"/>
                <w:keepNext w:val="0"/>
                <w:keepLines w:val="0"/>
                <w:numPr>
                  <w:ilvl w:val="0"/>
                  <w:numId w:val="30"/>
                </w:numPr>
                <w:spacing w:after="240" w:before="0" w:lineRule="auto"/>
                <w:ind w:left="720" w:hanging="360"/>
              </w:pPr>
            </w:pPrChange>
          </w:pPr>
          <w:r w:rsidDel="00000000" w:rsidR="00000000" w:rsidRPr="00000000">
            <w:rPr>
              <w:rFonts w:ascii="Cambria" w:cs="Cambria" w:eastAsia="Cambria" w:hAnsi="Cambria"/>
              <w:b w:val="1"/>
              <w:bCs w:val="1"/>
              <w:color w:val="000000"/>
              <w:sz w:val="22"/>
              <w:szCs w:val="22"/>
              <w:rtl w:val="0"/>
            </w:rPr>
            <w:t xml:space="preserve">AI Integration</w:t>
          </w:r>
          <w:r w:rsidDel="00000000" w:rsidR="00000000" w:rsidRPr="00000000">
            <w:rPr>
              <w:rFonts w:ascii="Cambria" w:cs="Cambria" w:eastAsia="Cambria" w:hAnsi="Cambria"/>
              <w:color w:val="000000"/>
              <w:sz w:val="22"/>
              <w:szCs w:val="22"/>
              <w:rtl w:val="0"/>
            </w:rPr>
            <w:t xml:space="preserve"> (Google Gemini APIs and Hugging Face Diffusers)</w:t>
          </w:r>
        </w:p>
      </w:sdtContent>
    </w:sdt>
    <w:sdt>
      <w:sdtPr>
        <w:id w:val="317093393"/>
        <w:tag w:val="goog_rdk_5145"/>
      </w:sdtPr>
      <w:sdtContent>
        <w:p w:rsidR="00000000" w:rsidDel="00000000" w:rsidP="00000000" w:rsidRDefault="00000000" w:rsidRPr="00000000" w14:paraId="000006D1">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246276137"/>
              <w:tag w:val="goog_rdk_5144"/>
            </w:sdtPr>
            <w:sdtContent>
              <w:ins w:author="Anonymous" w:id="82" w:date="2026-09-22T03:04:06Z">
                <w:bookmarkStart w:colFirst="0" w:colLast="0" w:name="_heading=h.wl2wwnd4u9a2" w:id="1389"/>
                <w:bookmarkEnd w:id="1389"/>
                <w:r w:rsidDel="00000000" w:rsidR="00000000" w:rsidRPr="00000000">
                  <w:rPr>
                    <w:rtl w:val="0"/>
                  </w:rPr>
                </w:r>
              </w:ins>
            </w:sdtContent>
          </w:sdt>
        </w:p>
      </w:sdtContent>
    </w:sdt>
    <w:sdt>
      <w:sdtPr>
        <w:id w:val="-1474456370"/>
        <w:tag w:val="goog_rdk_5147"/>
      </w:sdtPr>
      <w:sdtContent>
        <w:p w:rsidR="00000000" w:rsidDel="00000000" w:rsidP="00000000" w:rsidRDefault="00000000" w:rsidRPr="00000000" w14:paraId="000006D2">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249311454"/>
              <w:tag w:val="goog_rdk_5146"/>
            </w:sdtPr>
            <w:sdtContent>
              <w:ins w:author="Anonymous" w:id="82" w:date="2026-09-22T03:04:06Z">
                <w:bookmarkStart w:colFirst="0" w:colLast="0" w:name="_heading=h.i1th7gpm30cc" w:id="1390"/>
                <w:bookmarkEnd w:id="1390"/>
                <w:r w:rsidDel="00000000" w:rsidR="00000000" w:rsidRPr="00000000">
                  <w:rPr>
                    <w:rtl w:val="0"/>
                  </w:rPr>
                </w:r>
              </w:ins>
            </w:sdtContent>
          </w:sdt>
        </w:p>
      </w:sdtContent>
    </w:sdt>
    <w:sdt>
      <w:sdtPr>
        <w:id w:val="-1167948708"/>
        <w:tag w:val="goog_rdk_5149"/>
      </w:sdtPr>
      <w:sdtContent>
        <w:p w:rsidR="00000000" w:rsidDel="00000000" w:rsidP="00000000" w:rsidRDefault="00000000" w:rsidRPr="00000000" w14:paraId="000006D3">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433229758"/>
              <w:tag w:val="goog_rdk_5148"/>
            </w:sdtPr>
            <w:sdtContent>
              <w:ins w:author="Anonymous" w:id="82" w:date="2026-09-22T03:04:06Z">
                <w:bookmarkStart w:colFirst="0" w:colLast="0" w:name="_heading=h.7n2i5zywirib" w:id="1391"/>
                <w:bookmarkEnd w:id="1391"/>
                <w:r w:rsidDel="00000000" w:rsidR="00000000" w:rsidRPr="00000000">
                  <w:rPr>
                    <w:rtl w:val="0"/>
                  </w:rPr>
                </w:r>
              </w:ins>
            </w:sdtContent>
          </w:sdt>
        </w:p>
      </w:sdtContent>
    </w:sdt>
    <w:sdt>
      <w:sdtPr>
        <w:id w:val="1497625455"/>
        <w:tag w:val="goog_rdk_5151"/>
      </w:sdtPr>
      <w:sdtContent>
        <w:p w:rsidR="00000000" w:rsidDel="00000000" w:rsidP="00000000" w:rsidRDefault="00000000" w:rsidRPr="00000000" w14:paraId="000006D4">
          <w:pPr>
            <w:pStyle w:val="Heading3"/>
            <w:keepNext w:val="0"/>
            <w:keepLines w:val="0"/>
            <w:spacing w:after="240" w:before="240" w:lineRule="auto"/>
            <w:rPr>
              <w:ins w:author="Anonymous" w:id="82" w:date="2026-09-22T03:04:06Z"/>
              <w:del w:author="" w:id="83"/>
              <w:rFonts w:ascii="Cambria" w:cs="Cambria" w:eastAsia="Cambria" w:hAnsi="Cambria"/>
              <w:color w:val="000000"/>
              <w:sz w:val="22"/>
              <w:szCs w:val="22"/>
            </w:rPr>
          </w:pPr>
          <w:sdt>
            <w:sdtPr>
              <w:id w:val="-791269122"/>
              <w:tag w:val="goog_rdk_5150"/>
            </w:sdtPr>
            <w:sdtContent>
              <w:ins w:author="Anonymous" w:id="82" w:date="2026-09-22T03:04:06Z">
                <w:del w:author="" w:id="83">
                  <w:bookmarkStart w:colFirst="0" w:colLast="0" w:name="_heading=h.io27e0oitcz0" w:id="1392"/>
                  <w:bookmarkEnd w:id="1392"/>
                  <w:r w:rsidDel="00000000" w:rsidR="00000000" w:rsidRPr="00000000">
                    <w:rPr>
                      <w:rtl w:val="0"/>
                    </w:rPr>
                  </w:r>
                </w:del>
              </w:ins>
            </w:sdtContent>
          </w:sdt>
        </w:p>
      </w:sdtContent>
    </w:sdt>
    <w:sdt>
      <w:sdtPr>
        <w:id w:val="856725171"/>
        <w:tag w:val="goog_rdk_5153"/>
      </w:sdtPr>
      <w:sdtContent>
        <w:p w:rsidR="00000000" w:rsidDel="00000000" w:rsidP="00000000" w:rsidRDefault="00000000" w:rsidRPr="00000000" w14:paraId="000006D5">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844063628"/>
              <w:tag w:val="goog_rdk_5152"/>
            </w:sdtPr>
            <w:sdtContent>
              <w:ins w:author="Anonymous" w:id="82" w:date="2026-09-22T03:04:06Z">
                <w:bookmarkStart w:colFirst="0" w:colLast="0" w:name="_heading=h.3b2ecwrvsv04" w:id="1393"/>
                <w:bookmarkEnd w:id="1393"/>
                <w:r w:rsidDel="00000000" w:rsidR="00000000" w:rsidRPr="00000000">
                  <w:rPr>
                    <w:rtl w:val="0"/>
                  </w:rPr>
                </w:r>
              </w:ins>
            </w:sdtContent>
          </w:sdt>
        </w:p>
      </w:sdtContent>
    </w:sdt>
    <w:sdt>
      <w:sdtPr>
        <w:id w:val="1786735149"/>
        <w:tag w:val="goog_rdk_5155"/>
      </w:sdtPr>
      <w:sdtContent>
        <w:p w:rsidR="00000000" w:rsidDel="00000000" w:rsidP="00000000" w:rsidRDefault="00000000" w:rsidRPr="00000000" w14:paraId="000006D6">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378599085"/>
              <w:tag w:val="goog_rdk_5154"/>
            </w:sdtPr>
            <w:sdtContent>
              <w:ins w:author="Anonymous" w:id="82" w:date="2026-09-22T03:04:06Z">
                <w:bookmarkStart w:colFirst="0" w:colLast="0" w:name="_heading=h.jhaiut3de81v" w:id="1394"/>
                <w:bookmarkEnd w:id="1394"/>
                <w:r w:rsidDel="00000000" w:rsidR="00000000" w:rsidRPr="00000000">
                  <w:rPr>
                    <w:rtl w:val="0"/>
                  </w:rPr>
                </w:r>
              </w:ins>
            </w:sdtContent>
          </w:sdt>
        </w:p>
      </w:sdtContent>
    </w:sdt>
    <w:sdt>
      <w:sdtPr>
        <w:id w:val="-200097466"/>
        <w:tag w:val="goog_rdk_5157"/>
      </w:sdtPr>
      <w:sdtContent>
        <w:p w:rsidR="00000000" w:rsidDel="00000000" w:rsidP="00000000" w:rsidRDefault="00000000" w:rsidRPr="00000000" w14:paraId="000006D7">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653549459"/>
              <w:tag w:val="goog_rdk_5156"/>
            </w:sdtPr>
            <w:sdtContent>
              <w:ins w:author="Anonymous" w:id="82" w:date="2026-09-22T03:04:06Z">
                <w:bookmarkStart w:colFirst="0" w:colLast="0" w:name="_heading=h.5s2xjwbf98tl" w:id="1395"/>
                <w:bookmarkEnd w:id="1395"/>
                <w:r w:rsidDel="00000000" w:rsidR="00000000" w:rsidRPr="00000000">
                  <w:rPr>
                    <w:rtl w:val="0"/>
                  </w:rPr>
                </w:r>
              </w:ins>
            </w:sdtContent>
          </w:sdt>
        </w:p>
      </w:sdtContent>
    </w:sdt>
    <w:sdt>
      <w:sdtPr>
        <w:id w:val="-863616654"/>
        <w:tag w:val="goog_rdk_5159"/>
      </w:sdtPr>
      <w:sdtContent>
        <w:p w:rsidR="00000000" w:rsidDel="00000000" w:rsidP="00000000" w:rsidRDefault="00000000" w:rsidRPr="00000000" w14:paraId="000006D8">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723653092"/>
              <w:tag w:val="goog_rdk_5158"/>
            </w:sdtPr>
            <w:sdtContent>
              <w:ins w:author="Anonymous" w:id="82" w:date="2026-09-22T03:04:06Z">
                <w:bookmarkStart w:colFirst="0" w:colLast="0" w:name="_heading=h.n8nslb6wu2i7" w:id="1396"/>
                <w:bookmarkEnd w:id="1396"/>
                <w:r w:rsidDel="00000000" w:rsidR="00000000" w:rsidRPr="00000000">
                  <w:rPr>
                    <w:rtl w:val="0"/>
                  </w:rPr>
                </w:r>
              </w:ins>
            </w:sdtContent>
          </w:sdt>
        </w:p>
      </w:sdtContent>
    </w:sdt>
    <w:sdt>
      <w:sdtPr>
        <w:id w:val="-1301263938"/>
        <w:tag w:val="goog_rdk_5161"/>
      </w:sdtPr>
      <w:sdtContent>
        <w:p w:rsidR="00000000" w:rsidDel="00000000" w:rsidP="00000000" w:rsidRDefault="00000000" w:rsidRPr="00000000" w14:paraId="000006D9">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475755355"/>
              <w:tag w:val="goog_rdk_5160"/>
            </w:sdtPr>
            <w:sdtContent>
              <w:ins w:author="Anonymous" w:id="82" w:date="2026-09-22T03:04:06Z">
                <w:bookmarkStart w:colFirst="0" w:colLast="0" w:name="_heading=h.5d6zedk9qscv" w:id="1397"/>
                <w:bookmarkEnd w:id="1397"/>
                <w:r w:rsidDel="00000000" w:rsidR="00000000" w:rsidRPr="00000000">
                  <w:rPr>
                    <w:rtl w:val="0"/>
                  </w:rPr>
                </w:r>
              </w:ins>
            </w:sdtContent>
          </w:sdt>
        </w:p>
      </w:sdtContent>
    </w:sdt>
    <w:sdt>
      <w:sdtPr>
        <w:id w:val="538797165"/>
        <w:tag w:val="goog_rdk_5163"/>
      </w:sdtPr>
      <w:sdtContent>
        <w:p w:rsidR="00000000" w:rsidDel="00000000" w:rsidP="00000000" w:rsidRDefault="00000000" w:rsidRPr="00000000" w14:paraId="000006DA">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2062719081"/>
              <w:tag w:val="goog_rdk_5162"/>
            </w:sdtPr>
            <w:sdtContent>
              <w:ins w:author="Anonymous" w:id="82" w:date="2026-09-22T03:04:06Z">
                <w:bookmarkStart w:colFirst="0" w:colLast="0" w:name="_heading=h.t1fegpada85y" w:id="1398"/>
                <w:bookmarkEnd w:id="1398"/>
                <w:r w:rsidDel="00000000" w:rsidR="00000000" w:rsidRPr="00000000">
                  <w:rPr>
                    <w:rtl w:val="0"/>
                  </w:rPr>
                </w:r>
              </w:ins>
            </w:sdtContent>
          </w:sdt>
        </w:p>
      </w:sdtContent>
    </w:sdt>
    <w:sdt>
      <w:sdtPr>
        <w:id w:val="478351774"/>
        <w:tag w:val="goog_rdk_5165"/>
      </w:sdtPr>
      <w:sdtContent>
        <w:p w:rsidR="00000000" w:rsidDel="00000000" w:rsidP="00000000" w:rsidRDefault="00000000" w:rsidRPr="00000000" w14:paraId="000006DB">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581555415"/>
              <w:tag w:val="goog_rdk_5164"/>
            </w:sdtPr>
            <w:sdtContent>
              <w:ins w:author="Anonymous" w:id="82" w:date="2026-09-22T03:04:06Z">
                <w:bookmarkStart w:colFirst="0" w:colLast="0" w:name="_heading=h.jyvo9en9on68" w:id="1399"/>
                <w:bookmarkEnd w:id="1399"/>
                <w:r w:rsidDel="00000000" w:rsidR="00000000" w:rsidRPr="00000000">
                  <w:rPr>
                    <w:rtl w:val="0"/>
                  </w:rPr>
                </w:r>
              </w:ins>
            </w:sdtContent>
          </w:sdt>
        </w:p>
      </w:sdtContent>
    </w:sdt>
    <w:sdt>
      <w:sdtPr>
        <w:id w:val="-1312282839"/>
        <w:tag w:val="goog_rdk_5167"/>
      </w:sdtPr>
      <w:sdtContent>
        <w:p w:rsidR="00000000" w:rsidDel="00000000" w:rsidP="00000000" w:rsidRDefault="00000000" w:rsidRPr="00000000" w14:paraId="000006DC">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68569559"/>
              <w:tag w:val="goog_rdk_5166"/>
            </w:sdtPr>
            <w:sdtContent>
              <w:ins w:author="Anonymous" w:id="82" w:date="2026-09-22T03:04:06Z">
                <w:del w:author="" w:id="84">
                  <w:bookmarkStart w:colFirst="0" w:colLast="0" w:name="_heading=h.z0554swhc9u5" w:id="1400"/>
                  <w:bookmarkEnd w:id="1400"/>
                  <w:r w:rsidDel="00000000" w:rsidR="00000000" w:rsidRPr="00000000">
                    <w:rPr>
                      <w:rtl w:val="0"/>
                    </w:rPr>
                  </w:r>
                </w:del>
              </w:ins>
            </w:sdtContent>
          </w:sdt>
        </w:p>
      </w:sdtContent>
    </w:sdt>
    <w:sdt>
      <w:sdtPr>
        <w:id w:val="-2123822490"/>
        <w:tag w:val="goog_rdk_5169"/>
      </w:sdtPr>
      <w:sdtContent>
        <w:p w:rsidR="00000000" w:rsidDel="00000000" w:rsidP="00000000" w:rsidRDefault="00000000" w:rsidRPr="00000000" w14:paraId="000006DD">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722301319"/>
              <w:tag w:val="goog_rdk_5168"/>
            </w:sdtPr>
            <w:sdtContent>
              <w:ins w:author="Anonymous" w:id="82" w:date="2026-09-22T03:04:06Z">
                <w:del w:author="" w:id="84">
                  <w:bookmarkStart w:colFirst="0" w:colLast="0" w:name="_heading=h.kvdujojvfjoi" w:id="1401"/>
                  <w:bookmarkEnd w:id="1401"/>
                  <w:r w:rsidDel="00000000" w:rsidR="00000000" w:rsidRPr="00000000">
                    <w:rPr>
                      <w:rtl w:val="0"/>
                    </w:rPr>
                  </w:r>
                </w:del>
              </w:ins>
            </w:sdtContent>
          </w:sdt>
        </w:p>
      </w:sdtContent>
    </w:sdt>
    <w:sdt>
      <w:sdtPr>
        <w:id w:val="-993931196"/>
        <w:tag w:val="goog_rdk_5171"/>
      </w:sdtPr>
      <w:sdtContent>
        <w:p w:rsidR="00000000" w:rsidDel="00000000" w:rsidP="00000000" w:rsidRDefault="00000000" w:rsidRPr="00000000" w14:paraId="000006DE">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455964568"/>
              <w:tag w:val="goog_rdk_5170"/>
            </w:sdtPr>
            <w:sdtContent>
              <w:ins w:author="Anonymous" w:id="82" w:date="2026-09-22T03:04:06Z">
                <w:del w:author="" w:id="84">
                  <w:bookmarkStart w:colFirst="0" w:colLast="0" w:name="_heading=h.dxto6q4wrm2a" w:id="1402"/>
                  <w:bookmarkEnd w:id="1402"/>
                  <w:r w:rsidDel="00000000" w:rsidR="00000000" w:rsidRPr="00000000">
                    <w:rPr>
                      <w:rtl w:val="0"/>
                    </w:rPr>
                  </w:r>
                </w:del>
              </w:ins>
            </w:sdtContent>
          </w:sdt>
        </w:p>
      </w:sdtContent>
    </w:sdt>
    <w:sdt>
      <w:sdtPr>
        <w:id w:val="706698921"/>
        <w:tag w:val="goog_rdk_5173"/>
      </w:sdtPr>
      <w:sdtContent>
        <w:p w:rsidR="00000000" w:rsidDel="00000000" w:rsidP="00000000" w:rsidRDefault="00000000" w:rsidRPr="00000000" w14:paraId="000006DF">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528300067"/>
              <w:tag w:val="goog_rdk_5172"/>
            </w:sdtPr>
            <w:sdtContent>
              <w:ins w:author="Anonymous" w:id="82" w:date="2026-09-22T03:04:06Z">
                <w:del w:author="" w:id="84">
                  <w:bookmarkStart w:colFirst="0" w:colLast="0" w:name="_heading=h.td3wut3m6bhf" w:id="1403"/>
                  <w:bookmarkEnd w:id="1403"/>
                  <w:r w:rsidDel="00000000" w:rsidR="00000000" w:rsidRPr="00000000">
                    <w:rPr>
                      <w:rtl w:val="0"/>
                    </w:rPr>
                  </w:r>
                </w:del>
              </w:ins>
            </w:sdtContent>
          </w:sdt>
        </w:p>
      </w:sdtContent>
    </w:sdt>
    <w:sdt>
      <w:sdtPr>
        <w:id w:val="1912652633"/>
        <w:tag w:val="goog_rdk_5175"/>
      </w:sdtPr>
      <w:sdtContent>
        <w:p w:rsidR="00000000" w:rsidDel="00000000" w:rsidP="00000000" w:rsidRDefault="00000000" w:rsidRPr="00000000" w14:paraId="000006E0">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392492720"/>
              <w:tag w:val="goog_rdk_5174"/>
            </w:sdtPr>
            <w:sdtContent>
              <w:ins w:author="Anonymous" w:id="82" w:date="2026-09-22T03:04:06Z">
                <w:del w:author="" w:id="84">
                  <w:bookmarkStart w:colFirst="0" w:colLast="0" w:name="_heading=h.3ys8pr1zgkmy" w:id="1404"/>
                  <w:bookmarkEnd w:id="1404"/>
                  <w:r w:rsidDel="00000000" w:rsidR="00000000" w:rsidRPr="00000000">
                    <w:rPr>
                      <w:rtl w:val="0"/>
                    </w:rPr>
                  </w:r>
                </w:del>
              </w:ins>
            </w:sdtContent>
          </w:sdt>
        </w:p>
      </w:sdtContent>
    </w:sdt>
    <w:sdt>
      <w:sdtPr>
        <w:id w:val="1237113480"/>
        <w:tag w:val="goog_rdk_5177"/>
      </w:sdtPr>
      <w:sdtContent>
        <w:p w:rsidR="00000000" w:rsidDel="00000000" w:rsidP="00000000" w:rsidRDefault="00000000" w:rsidRPr="00000000" w14:paraId="000006E1">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696039090"/>
              <w:tag w:val="goog_rdk_5176"/>
            </w:sdtPr>
            <w:sdtContent>
              <w:ins w:author="Anonymous" w:id="82" w:date="2026-09-22T03:04:06Z">
                <w:del w:author="" w:id="84">
                  <w:bookmarkStart w:colFirst="0" w:colLast="0" w:name="_heading=h.kx3t8z2xl9cz" w:id="1405"/>
                  <w:bookmarkEnd w:id="1405"/>
                  <w:r w:rsidDel="00000000" w:rsidR="00000000" w:rsidRPr="00000000">
                    <w:rPr>
                      <w:rtl w:val="0"/>
                    </w:rPr>
                  </w:r>
                </w:del>
              </w:ins>
            </w:sdtContent>
          </w:sdt>
        </w:p>
      </w:sdtContent>
    </w:sdt>
    <w:sdt>
      <w:sdtPr>
        <w:id w:val="-305773260"/>
        <w:tag w:val="goog_rdk_5179"/>
      </w:sdtPr>
      <w:sdtContent>
        <w:p w:rsidR="00000000" w:rsidDel="00000000" w:rsidP="00000000" w:rsidRDefault="00000000" w:rsidRPr="00000000" w14:paraId="000006E2">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051642220"/>
              <w:tag w:val="goog_rdk_5178"/>
            </w:sdtPr>
            <w:sdtContent>
              <w:ins w:author="Anonymous" w:id="82" w:date="2026-09-22T03:04:06Z">
                <w:del w:author="" w:id="84">
                  <w:bookmarkStart w:colFirst="0" w:colLast="0" w:name="_heading=h.p2yr4gslr2cy" w:id="1406"/>
                  <w:bookmarkEnd w:id="1406"/>
                  <w:r w:rsidDel="00000000" w:rsidR="00000000" w:rsidRPr="00000000">
                    <w:rPr>
                      <w:rtl w:val="0"/>
                    </w:rPr>
                  </w:r>
                </w:del>
              </w:ins>
            </w:sdtContent>
          </w:sdt>
        </w:p>
      </w:sdtContent>
    </w:sdt>
    <w:sdt>
      <w:sdtPr>
        <w:id w:val="1795665746"/>
        <w:tag w:val="goog_rdk_5181"/>
      </w:sdtPr>
      <w:sdtContent>
        <w:p w:rsidR="00000000" w:rsidDel="00000000" w:rsidP="00000000" w:rsidRDefault="00000000" w:rsidRPr="00000000" w14:paraId="000006E3">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739490056"/>
              <w:tag w:val="goog_rdk_5180"/>
            </w:sdtPr>
            <w:sdtContent>
              <w:ins w:author="Anonymous" w:id="82" w:date="2026-09-22T03:04:06Z">
                <w:del w:author="" w:id="84">
                  <w:bookmarkStart w:colFirst="0" w:colLast="0" w:name="_heading=h.wguf9olvonbc" w:id="1407"/>
                  <w:bookmarkEnd w:id="1407"/>
                  <w:r w:rsidDel="00000000" w:rsidR="00000000" w:rsidRPr="00000000">
                    <w:rPr>
                      <w:rtl w:val="0"/>
                    </w:rPr>
                  </w:r>
                </w:del>
              </w:ins>
            </w:sdtContent>
          </w:sdt>
        </w:p>
      </w:sdtContent>
    </w:sdt>
    <w:sdt>
      <w:sdtPr>
        <w:id w:val="202532766"/>
        <w:tag w:val="goog_rdk_5183"/>
      </w:sdtPr>
      <w:sdtContent>
        <w:p w:rsidR="00000000" w:rsidDel="00000000" w:rsidP="00000000" w:rsidRDefault="00000000" w:rsidRPr="00000000" w14:paraId="000006E4">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58518724"/>
              <w:tag w:val="goog_rdk_5182"/>
            </w:sdtPr>
            <w:sdtContent>
              <w:ins w:author="Anonymous" w:id="82" w:date="2026-09-22T03:04:06Z">
                <w:del w:author="" w:id="84">
                  <w:bookmarkStart w:colFirst="0" w:colLast="0" w:name="_heading=h.sgb79yxngrew" w:id="1408"/>
                  <w:bookmarkEnd w:id="1408"/>
                  <w:r w:rsidDel="00000000" w:rsidR="00000000" w:rsidRPr="00000000">
                    <w:rPr>
                      <w:rtl w:val="0"/>
                    </w:rPr>
                  </w:r>
                </w:del>
              </w:ins>
            </w:sdtContent>
          </w:sdt>
        </w:p>
      </w:sdtContent>
    </w:sdt>
    <w:sdt>
      <w:sdtPr>
        <w:id w:val="-1676065751"/>
        <w:tag w:val="goog_rdk_5185"/>
      </w:sdtPr>
      <w:sdtContent>
        <w:p w:rsidR="00000000" w:rsidDel="00000000" w:rsidP="00000000" w:rsidRDefault="00000000" w:rsidRPr="00000000" w14:paraId="000006E5">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906335262"/>
              <w:tag w:val="goog_rdk_5184"/>
            </w:sdtPr>
            <w:sdtContent>
              <w:ins w:author="Anonymous" w:id="82" w:date="2026-09-22T03:04:06Z">
                <w:del w:author="" w:id="84">
                  <w:bookmarkStart w:colFirst="0" w:colLast="0" w:name="_heading=h.povjizhc9dmu" w:id="1409"/>
                  <w:bookmarkEnd w:id="1409"/>
                  <w:r w:rsidDel="00000000" w:rsidR="00000000" w:rsidRPr="00000000">
                    <w:rPr>
                      <w:rtl w:val="0"/>
                    </w:rPr>
                  </w:r>
                </w:del>
              </w:ins>
            </w:sdtContent>
          </w:sdt>
        </w:p>
      </w:sdtContent>
    </w:sdt>
    <w:sdt>
      <w:sdtPr>
        <w:id w:val="-1359881699"/>
        <w:tag w:val="goog_rdk_5187"/>
      </w:sdtPr>
      <w:sdtContent>
        <w:p w:rsidR="00000000" w:rsidDel="00000000" w:rsidP="00000000" w:rsidRDefault="00000000" w:rsidRPr="00000000" w14:paraId="000006E6">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404195347"/>
              <w:tag w:val="goog_rdk_5186"/>
            </w:sdtPr>
            <w:sdtContent>
              <w:ins w:author="Anonymous" w:id="82" w:date="2026-09-22T03:04:06Z">
                <w:del w:author="" w:id="84">
                  <w:bookmarkStart w:colFirst="0" w:colLast="0" w:name="_heading=h.x4f0cef3gmtv" w:id="1410"/>
                  <w:bookmarkEnd w:id="1410"/>
                  <w:r w:rsidDel="00000000" w:rsidR="00000000" w:rsidRPr="00000000">
                    <w:rPr>
                      <w:rtl w:val="0"/>
                    </w:rPr>
                  </w:r>
                </w:del>
              </w:ins>
            </w:sdtContent>
          </w:sdt>
        </w:p>
      </w:sdtContent>
    </w:sdt>
    <w:sdt>
      <w:sdtPr>
        <w:id w:val="177603667"/>
        <w:tag w:val="goog_rdk_5189"/>
      </w:sdtPr>
      <w:sdtContent>
        <w:p w:rsidR="00000000" w:rsidDel="00000000" w:rsidP="00000000" w:rsidRDefault="00000000" w:rsidRPr="00000000" w14:paraId="000006E7">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89121373"/>
              <w:tag w:val="goog_rdk_5188"/>
            </w:sdtPr>
            <w:sdtContent>
              <w:ins w:author="Anonymous" w:id="82" w:date="2026-09-22T03:04:06Z">
                <w:del w:author="" w:id="84">
                  <w:bookmarkStart w:colFirst="0" w:colLast="0" w:name="_heading=h.6lxes15qnxmc" w:id="1411"/>
                  <w:bookmarkEnd w:id="1411"/>
                  <w:r w:rsidDel="00000000" w:rsidR="00000000" w:rsidRPr="00000000">
                    <w:rPr>
                      <w:rtl w:val="0"/>
                    </w:rPr>
                  </w:r>
                </w:del>
              </w:ins>
            </w:sdtContent>
          </w:sdt>
        </w:p>
      </w:sdtContent>
    </w:sdt>
    <w:p w:rsidR="00000000" w:rsidDel="00000000" w:rsidP="00000000" w:rsidRDefault="00000000" w:rsidRPr="00000000" w14:paraId="000006E8">
      <w:pPr>
        <w:pStyle w:val="Heading3"/>
        <w:keepNext w:val="0"/>
        <w:keepLines w:val="0"/>
        <w:spacing w:after="240" w:before="240" w:lineRule="auto"/>
        <w:rPr>
          <w:rFonts w:ascii="Cambria" w:cs="Cambria" w:eastAsia="Cambria" w:hAnsi="Cambria"/>
          <w:color w:val="000000"/>
          <w:sz w:val="22"/>
          <w:szCs w:val="22"/>
        </w:rPr>
      </w:pPr>
      <w:bookmarkStart w:colFirst="0" w:colLast="0" w:name="_heading=h.jkeh9zgs7pfz" w:id="1412"/>
      <w:bookmarkEnd w:id="1412"/>
      <w:r w:rsidDel="00000000" w:rsidR="00000000" w:rsidRPr="00000000">
        <w:rPr>
          <w:rFonts w:ascii="Cambria" w:cs="Cambria" w:eastAsia="Cambria" w:hAnsi="Cambria"/>
          <w:color w:val="000000"/>
          <w:sz w:val="22"/>
          <w:szCs w:val="22"/>
          <w:rtl w:val="0"/>
        </w:rPr>
        <w:t xml:space="preserve">The frontend captures user inputs and displays generated comics, the backend handles data processing and routing, and the AI services generate story content and illustrations.</w:t>
        <w:br w:type="textWrapping"/>
        <w:t xml:space="preserve"> Below is a high-level description of each component’s role in the system.</w:t>
      </w:r>
    </w:p>
    <w:sdt>
      <w:sdtPr>
        <w:id w:val="-1545619173"/>
        <w:tag w:val="goog_rdk_5192"/>
      </w:sdtPr>
      <w:sdtContent>
        <w:p w:rsidR="00000000" w:rsidDel="00000000" w:rsidP="00000000" w:rsidRDefault="00000000" w:rsidRPr="00000000" w14:paraId="000006E9">
          <w:pPr>
            <w:pStyle w:val="Heading3"/>
            <w:keepNext w:val="0"/>
            <w:keepLines w:val="0"/>
            <w:spacing w:before="280" w:lineRule="auto"/>
            <w:rPr>
              <w:ins w:author="vasu devan" w:id="85" w:date="2026-09-22T06:01:01Z"/>
              <w:rFonts w:ascii="Cambria" w:cs="Cambria" w:eastAsia="Cambria" w:hAnsi="Cambria"/>
              <w:color w:val="000000"/>
              <w:sz w:val="22"/>
              <w:szCs w:val="22"/>
            </w:rPr>
          </w:pPr>
          <w:sdt>
            <w:sdtPr>
              <w:id w:val="-600070120"/>
              <w:tag w:val="goog_rdk_5191"/>
            </w:sdtPr>
            <w:sdtContent>
              <w:ins w:author="vasu devan" w:id="85" w:date="2026-09-22T06:01:01Z">
                <w:bookmarkStart w:colFirst="0" w:colLast="0" w:name="_heading=h.tjgys3hgijaf" w:id="1413"/>
                <w:bookmarkEnd w:id="1413"/>
                <w:r w:rsidDel="00000000" w:rsidR="00000000" w:rsidRPr="00000000">
                  <w:rPr>
                    <w:rtl w:val="0"/>
                  </w:rPr>
                </w:r>
              </w:ins>
            </w:sdtContent>
          </w:sdt>
        </w:p>
      </w:sdtContent>
    </w:sdt>
    <w:p w:rsidR="00000000" w:rsidDel="00000000" w:rsidP="00000000" w:rsidRDefault="00000000" w:rsidRPr="00000000" w14:paraId="000006EA">
      <w:pPr>
        <w:pStyle w:val="Heading3"/>
        <w:keepNext w:val="0"/>
        <w:keepLines w:val="0"/>
        <w:spacing w:before="280" w:lineRule="auto"/>
        <w:rPr>
          <w:rFonts w:ascii="Cambria" w:cs="Cambria" w:eastAsia="Cambria" w:hAnsi="Cambria"/>
          <w:color w:val="000000"/>
          <w:sz w:val="22"/>
          <w:szCs w:val="22"/>
        </w:rPr>
      </w:pPr>
      <w:bookmarkStart w:colFirst="0" w:colLast="0" w:name="_heading=h.6ine4wxvwrbw" w:id="1414"/>
      <w:bookmarkEnd w:id="1414"/>
      <w:r w:rsidDel="00000000" w:rsidR="00000000" w:rsidRPr="00000000">
        <w:rPr>
          <w:rFonts w:ascii="Cambria" w:cs="Cambria" w:eastAsia="Cambria" w:hAnsi="Cambria"/>
          <w:color w:val="000000"/>
          <w:sz w:val="22"/>
          <w:szCs w:val="22"/>
          <w:rtl w:val="0"/>
        </w:rPr>
        <w:t xml:space="preserve">Frontend Responsibilities:</w:t>
      </w:r>
    </w:p>
    <w:p w:rsidR="00000000" w:rsidDel="00000000" w:rsidP="00000000" w:rsidRDefault="00000000" w:rsidRPr="00000000" w14:paraId="000006EB">
      <w:pPr>
        <w:pStyle w:val="Heading3"/>
        <w:keepNext w:val="0"/>
        <w:keepLines w:val="0"/>
        <w:numPr>
          <w:ilvl w:val="0"/>
          <w:numId w:val="32"/>
        </w:numPr>
        <w:spacing w:after="0" w:before="240" w:lineRule="auto"/>
        <w:ind w:left="720" w:hanging="360"/>
        <w:rPr>
          <w:rFonts w:ascii="Cambria" w:cs="Cambria" w:eastAsia="Cambria" w:hAnsi="Cambria"/>
          <w:color w:val="000000"/>
          <w:sz w:val="22"/>
          <w:szCs w:val="22"/>
        </w:rPr>
      </w:pPr>
      <w:bookmarkStart w:colFirst="0" w:colLast="0" w:name="_heading=h.wly45o86mxux" w:id="1415"/>
      <w:bookmarkEnd w:id="1415"/>
      <w:r w:rsidDel="00000000" w:rsidR="00000000" w:rsidRPr="00000000">
        <w:rPr>
          <w:rFonts w:ascii="Cambria" w:cs="Cambria" w:eastAsia="Cambria" w:hAnsi="Cambria"/>
          <w:color w:val="000000"/>
          <w:sz w:val="22"/>
          <w:szCs w:val="22"/>
          <w:rtl w:val="0"/>
        </w:rPr>
        <w:t xml:space="preserve">Users interact with a simple and user-friendly web interface developed using </w:t>
      </w:r>
      <w:r w:rsidDel="00000000" w:rsidR="00000000" w:rsidRPr="00000000">
        <w:rPr>
          <w:rFonts w:ascii="Cambria" w:cs="Cambria" w:eastAsia="Cambria" w:hAnsi="Cambria"/>
          <w:b w:val="1"/>
          <w:bCs w:val="1"/>
          <w:color w:val="000000"/>
          <w:sz w:val="22"/>
          <w:szCs w:val="22"/>
          <w:rtl w:val="0"/>
        </w:rPr>
        <w:t xml:space="preserve">HTML, CSS, and Jinja2 templates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6EC">
      <w:pPr>
        <w:pStyle w:val="Heading3"/>
        <w:keepNext w:val="0"/>
        <w:keepLines w:val="0"/>
        <w:numPr>
          <w:ilvl w:val="0"/>
          <w:numId w:val="3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Key user input fields include:</w:t>
      </w:r>
    </w:p>
    <w:sdt>
      <w:sdtPr>
        <w:id w:val="1353714535"/>
        <w:tag w:val="goog_rdk_5198"/>
      </w:sdtPr>
      <w:sdtContent>
        <w:p w:rsidR="00000000" w:rsidDel="00000000" w:rsidP="00000000" w:rsidRDefault="00000000" w:rsidRPr="00000000" w14:paraId="000006E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9653394"/>
              <w:tag w:val="goog_rdk_5194"/>
            </w:sdtPr>
            <w:sdtContent>
              <w:ins w:author="Hema Latha" w:id="86" w:date="2026-09-22T07:07:51Z"/>
              <w:sdt>
                <w:sdtPr>
                  <w:id w:val="-1315119789"/>
                  <w:tag w:val="goog_rdk_5195"/>
                </w:sdtPr>
                <w:sdtContent>
                  <w:ins w:author="Hema Latha" w:id="86" w:date="2026-09-22T07:07:51Z">
                    <w:r w:rsidDel="00000000" w:rsidR="00000000" w:rsidRPr="00000000">
                      <w:rPr>
                        <w:rFonts w:ascii="Cambria" w:cs="Cambria" w:eastAsia="Cambria" w:hAnsi="Cambria"/>
                        <w:b w:val="1"/>
                        <w:bCs w:val="1"/>
                        <w:color w:val="000000"/>
                        <w:sz w:val="22"/>
                        <w:szCs w:val="22"/>
                        <w:rtl w:val="0"/>
                        <w:rPrChange w:author="Hema Latha" w:id="87" w:date="2026-09-22T07:07:51Z">
                          <w:rPr>
                            <w:rFonts w:ascii="Cambria" w:cs="Cambria" w:eastAsia="Cambria" w:hAnsi="Cambria"/>
                            <w:color w:val="000000"/>
                            <w:sz w:val="22"/>
                            <w:szCs w:val="22"/>
                          </w:rPr>
                        </w:rPrChange>
                      </w:rPr>
                      <w:t xml:space="preserve">Story prompt or story idea </w:t>
                    </w:r>
                  </w:ins>
                </w:sdtContent>
              </w:sdt>
              <w:ins w:author="Hema Latha" w:id="86" w:date="2026-09-22T07:07:51Z"/>
            </w:sdtContent>
          </w:sdt>
          <w:sdt>
            <w:sdtPr>
              <w:id w:val="1568223569"/>
              <w:tag w:val="goog_rdk_5196"/>
            </w:sdtPr>
            <w:sdtContent>
              <w:ins w:author="Anonymous" w:id="88" w:date="2026-09-22T03:04:03Z"/>
              <w:sdt>
                <w:sdtPr>
                  <w:id w:val="692017324"/>
                  <w:tag w:val="goog_rdk_5197"/>
                </w:sdtPr>
                <w:sdtContent>
                  <w:ins w:author="Anonymous" w:id="88" w:date="2026-09-22T03:04:03Z">
                    <w:r w:rsidDel="00000000" w:rsidR="00000000" w:rsidRPr="00000000">
                      <w:rPr>
                        <w:rtl w:val="0"/>
                      </w:rPr>
                    </w:r>
                  </w:ins>
                </w:sdtContent>
              </w:sdt>
              <w:ins w:author="Anonymous" w:id="88" w:date="2026-09-22T03:04:03Z"/>
            </w:sdtContent>
          </w:sdt>
        </w:p>
      </w:sdtContent>
    </w:sdt>
    <w:sdt>
      <w:sdtPr>
        <w:id w:val="1679509024"/>
        <w:tag w:val="goog_rdk_5204"/>
      </w:sdtPr>
      <w:sdtContent>
        <w:p w:rsidR="00000000" w:rsidDel="00000000" w:rsidP="00000000" w:rsidRDefault="00000000" w:rsidRPr="00000000" w14:paraId="000006E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48621643"/>
              <w:tag w:val="goog_rdk_5200"/>
            </w:sdtPr>
            <w:sdtContent>
              <w:ins w:author="Hema Latha" w:id="90" w:date="2026-09-22T07:08:14Z"/>
              <w:sdt>
                <w:sdtPr>
                  <w:id w:val="1474787926"/>
                  <w:tag w:val="goog_rdk_5201"/>
                </w:sdtPr>
                <w:sdtContent>
                  <w:ins w:author="Hema Latha" w:id="90" w:date="2026-09-22T07:08:14Z">
                    <w:r w:rsidDel="00000000" w:rsidR="00000000" w:rsidRPr="00000000">
                      <w:rPr>
                        <w:rFonts w:ascii="Cambria" w:cs="Cambria" w:eastAsia="Cambria" w:hAnsi="Cambria"/>
                        <w:b w:val="1"/>
                        <w:bCs w:val="1"/>
                        <w:color w:val="000000"/>
                        <w:sz w:val="22"/>
                        <w:szCs w:val="22"/>
                        <w:rtl w:val="0"/>
                        <w:rPrChange w:author="Anonymous" w:id="89" w:date="2026-09-22T03:04:03Z">
                          <w:rPr>
                            <w:rFonts w:ascii="Cambria" w:cs="Cambria" w:eastAsia="Cambria" w:hAnsi="Cambria"/>
                            <w:color w:val="000000"/>
                            <w:sz w:val="22"/>
                            <w:szCs w:val="22"/>
                          </w:rPr>
                        </w:rPrChange>
                      </w:rPr>
                      <w:t xml:space="preserve">Character details and story preferences </w:t>
                    </w:r>
                  </w:ins>
                </w:sdtContent>
              </w:sdt>
              <w:ins w:author="Hema Latha" w:id="90" w:date="2026-09-22T07:08:14Z"/>
            </w:sdtContent>
          </w:sdt>
          <w:sdt>
            <w:sdtPr>
              <w:id w:val="1550686889"/>
              <w:tag w:val="goog_rdk_5202"/>
            </w:sdtPr>
            <w:sdtContent>
              <w:ins w:author="Anonymous" w:id="88" w:date="2026-09-22T03:04:03Z"/>
              <w:sdt>
                <w:sdtPr>
                  <w:id w:val="1500819843"/>
                  <w:tag w:val="goog_rdk_5203"/>
                </w:sdtPr>
                <w:sdtContent>
                  <w:ins w:author="Anonymous" w:id="88" w:date="2026-09-22T03:04:03Z">
                    <w:r w:rsidDel="00000000" w:rsidR="00000000" w:rsidRPr="00000000">
                      <w:rPr>
                        <w:rtl w:val="0"/>
                      </w:rPr>
                    </w:r>
                  </w:ins>
                </w:sdtContent>
              </w:sdt>
              <w:ins w:author="Anonymous" w:id="88" w:date="2026-09-22T03:04:03Z"/>
            </w:sdtContent>
          </w:sdt>
        </w:p>
      </w:sdtContent>
    </w:sdt>
    <w:sdt>
      <w:sdtPr>
        <w:id w:val="1006100382"/>
        <w:tag w:val="goog_rdk_5210"/>
      </w:sdtPr>
      <w:sdtContent>
        <w:p w:rsidR="00000000" w:rsidDel="00000000" w:rsidP="00000000" w:rsidRDefault="00000000" w:rsidRPr="00000000" w14:paraId="000006E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886190406"/>
              <w:tag w:val="goog_rdk_5206"/>
            </w:sdtPr>
            <w:sdtContent>
              <w:ins w:author="Hema Latha" w:id="91" w:date="2026-09-22T07:09:24Z"/>
              <w:sdt>
                <w:sdtPr>
                  <w:id w:val="-772552172"/>
                  <w:tag w:val="goog_rdk_5207"/>
                </w:sdtPr>
                <w:sdtContent>
                  <w:ins w:author="Hema Latha" w:id="91" w:date="2026-09-22T07:09:24Z">
                    <w:r w:rsidDel="00000000" w:rsidR="00000000" w:rsidRPr="00000000">
                      <w:rPr>
                        <w:rFonts w:ascii="Cambria" w:cs="Cambria" w:eastAsia="Cambria" w:hAnsi="Cambria"/>
                        <w:b w:val="1"/>
                        <w:bCs w:val="1"/>
                        <w:color w:val="000000"/>
                        <w:sz w:val="22"/>
                        <w:szCs w:val="22"/>
                        <w:rtl w:val="0"/>
                        <w:rPrChange w:author="Anonymous" w:id="89" w:date="2026-09-22T03:04:03Z">
                          <w:rPr>
                            <w:rFonts w:ascii="Cambria" w:cs="Cambria" w:eastAsia="Cambria" w:hAnsi="Cambria"/>
                            <w:color w:val="000000"/>
                            <w:sz w:val="22"/>
                            <w:szCs w:val="22"/>
                          </w:rPr>
                        </w:rPrChange>
                      </w:rPr>
                      <w:t xml:space="preserve">Number of comic panels or scenes </w:t>
                    </w:r>
                  </w:ins>
                </w:sdtContent>
              </w:sdt>
              <w:ins w:author="Hema Latha" w:id="91" w:date="2026-09-22T07:09:24Z"/>
            </w:sdtContent>
          </w:sdt>
          <w:sdt>
            <w:sdtPr>
              <w:id w:val="-1067947835"/>
              <w:tag w:val="goog_rdk_5208"/>
            </w:sdtPr>
            <w:sdtContent>
              <w:ins w:author="Anonymous" w:id="88" w:date="2026-09-22T03:04:03Z"/>
              <w:sdt>
                <w:sdtPr>
                  <w:id w:val="-1657696470"/>
                  <w:tag w:val="goog_rdk_5209"/>
                </w:sdtPr>
                <w:sdtContent>
                  <w:ins w:author="Anonymous" w:id="88" w:date="2026-09-22T03:04:03Z">
                    <w:r w:rsidDel="00000000" w:rsidR="00000000" w:rsidRPr="00000000">
                      <w:rPr>
                        <w:rtl w:val="0"/>
                      </w:rPr>
                    </w:r>
                  </w:ins>
                </w:sdtContent>
              </w:sdt>
              <w:ins w:author="Anonymous" w:id="88" w:date="2026-09-22T03:04:03Z"/>
            </w:sdtContent>
          </w:sdt>
        </w:p>
      </w:sdtContent>
    </w:sdt>
    <w:sdt>
      <w:sdtPr>
        <w:id w:val="-2141691928"/>
        <w:tag w:val="goog_rdk_5216"/>
      </w:sdtPr>
      <w:sdtContent>
        <w:p w:rsidR="00000000" w:rsidDel="00000000" w:rsidP="00000000" w:rsidRDefault="00000000" w:rsidRPr="00000000" w14:paraId="000006F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30726734"/>
              <w:tag w:val="goog_rdk_5212"/>
            </w:sdtPr>
            <w:sdtContent>
              <w:ins w:author="Hema Latha" w:id="92" w:date="2026-09-22T07:09:51Z"/>
              <w:sdt>
                <w:sdtPr>
                  <w:id w:val="612201933"/>
                  <w:tag w:val="goog_rdk_5213"/>
                </w:sdtPr>
                <w:sdtContent>
                  <w:ins w:author="Hema Latha" w:id="92" w:date="2026-09-22T07:09:51Z">
                    <w:r w:rsidDel="00000000" w:rsidR="00000000" w:rsidRPr="00000000">
                      <w:rPr>
                        <w:rFonts w:ascii="Cambria" w:cs="Cambria" w:eastAsia="Cambria" w:hAnsi="Cambria"/>
                        <w:b w:val="1"/>
                        <w:bCs w:val="1"/>
                        <w:color w:val="000000"/>
                        <w:sz w:val="22"/>
                        <w:szCs w:val="22"/>
                        <w:rtl w:val="0"/>
                        <w:rPrChange w:author="Anonymous" w:id="89" w:date="2026-09-22T03:04:03Z">
                          <w:rPr>
                            <w:rFonts w:ascii="Cambria" w:cs="Cambria" w:eastAsia="Cambria" w:hAnsi="Cambria"/>
                            <w:color w:val="000000"/>
                            <w:sz w:val="22"/>
                            <w:szCs w:val="22"/>
                          </w:rPr>
                        </w:rPrChange>
                      </w:rPr>
                      <w:t xml:space="preserve">Comic style and visual perferences</w:t>
                    </w:r>
                  </w:ins>
                </w:sdtContent>
              </w:sdt>
              <w:ins w:author="Hema Latha" w:id="92" w:date="2026-09-22T07:09:51Z"/>
            </w:sdtContent>
          </w:sdt>
          <w:sdt>
            <w:sdtPr>
              <w:id w:val="-1027256749"/>
              <w:tag w:val="goog_rdk_5214"/>
            </w:sdtPr>
            <w:sdtContent>
              <w:ins w:author="Anonymous" w:id="88" w:date="2026-09-22T03:04:03Z"/>
              <w:sdt>
                <w:sdtPr>
                  <w:id w:val="-2079706453"/>
                  <w:tag w:val="goog_rdk_5215"/>
                </w:sdtPr>
                <w:sdtContent>
                  <w:ins w:author="Anonymous" w:id="88" w:date="2026-09-22T03:04:03Z">
                    <w:r w:rsidDel="00000000" w:rsidR="00000000" w:rsidRPr="00000000">
                      <w:rPr>
                        <w:rtl w:val="0"/>
                      </w:rPr>
                    </w:r>
                  </w:ins>
                </w:sdtContent>
              </w:sdt>
              <w:ins w:author="Anonymous" w:id="88" w:date="2026-09-22T03:04:03Z"/>
            </w:sdtContent>
          </w:sdt>
        </w:p>
      </w:sdtContent>
    </w:sdt>
    <w:sdt>
      <w:sdtPr>
        <w:id w:val="567549423"/>
        <w:tag w:val="goog_rdk_5219"/>
      </w:sdtPr>
      <w:sdtContent>
        <w:p w:rsidR="00000000" w:rsidDel="00000000" w:rsidP="00000000" w:rsidRDefault="00000000" w:rsidRPr="00000000" w14:paraId="000006F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32530935"/>
              <w:tag w:val="goog_rdk_5217"/>
            </w:sdtPr>
            <w:sdtContent>
              <w:ins w:author="Anonymous" w:id="88" w:date="2026-09-22T03:04:03Z"/>
              <w:sdt>
                <w:sdtPr>
                  <w:id w:val="-1854577254"/>
                  <w:tag w:val="goog_rdk_5218"/>
                </w:sdtPr>
                <w:sdtContent>
                  <w:ins w:author="Anonymous" w:id="88" w:date="2026-09-22T03:04:03Z">
                    <w:r w:rsidDel="00000000" w:rsidR="00000000" w:rsidRPr="00000000">
                      <w:rPr>
                        <w:rtl w:val="0"/>
                      </w:rPr>
                    </w:r>
                  </w:ins>
                </w:sdtContent>
              </w:sdt>
              <w:ins w:author="Anonymous" w:id="88" w:date="2026-09-22T03:04:03Z"/>
            </w:sdtContent>
          </w:sdt>
        </w:p>
      </w:sdtContent>
    </w:sdt>
    <w:sdt>
      <w:sdtPr>
        <w:id w:val="1756095700"/>
        <w:tag w:val="goog_rdk_5222"/>
      </w:sdtPr>
      <w:sdtContent>
        <w:p w:rsidR="00000000" w:rsidDel="00000000" w:rsidP="00000000" w:rsidRDefault="00000000" w:rsidRPr="00000000" w14:paraId="000006F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531628608"/>
              <w:tag w:val="goog_rdk_5220"/>
            </w:sdtPr>
            <w:sdtContent>
              <w:ins w:author="Anonymous" w:id="88" w:date="2026-09-22T03:04:03Z"/>
              <w:sdt>
                <w:sdtPr>
                  <w:id w:val="-2065550139"/>
                  <w:tag w:val="goog_rdk_5221"/>
                </w:sdtPr>
                <w:sdtContent>
                  <w:ins w:author="Anonymous" w:id="88" w:date="2026-09-22T03:04:03Z">
                    <w:r w:rsidDel="00000000" w:rsidR="00000000" w:rsidRPr="00000000">
                      <w:rPr>
                        <w:rtl w:val="0"/>
                      </w:rPr>
                    </w:r>
                  </w:ins>
                </w:sdtContent>
              </w:sdt>
              <w:ins w:author="Anonymous" w:id="88" w:date="2026-09-22T03:04:03Z"/>
            </w:sdtContent>
          </w:sdt>
        </w:p>
      </w:sdtContent>
    </w:sdt>
    <w:sdt>
      <w:sdtPr>
        <w:id w:val="-1980721279"/>
        <w:tag w:val="goog_rdk_5225"/>
      </w:sdtPr>
      <w:sdtContent>
        <w:p w:rsidR="00000000" w:rsidDel="00000000" w:rsidP="00000000" w:rsidRDefault="00000000" w:rsidRPr="00000000" w14:paraId="000006F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39197850"/>
              <w:tag w:val="goog_rdk_5223"/>
            </w:sdtPr>
            <w:sdtContent>
              <w:ins w:author="Anonymous" w:id="88" w:date="2026-09-22T03:04:03Z"/>
              <w:sdt>
                <w:sdtPr>
                  <w:id w:val="-1894865800"/>
                  <w:tag w:val="goog_rdk_5224"/>
                </w:sdtPr>
                <w:sdtContent>
                  <w:ins w:author="Anonymous" w:id="88" w:date="2026-09-22T03:04:03Z">
                    <w:r w:rsidDel="00000000" w:rsidR="00000000" w:rsidRPr="00000000">
                      <w:rPr>
                        <w:rtl w:val="0"/>
                      </w:rPr>
                    </w:r>
                  </w:ins>
                </w:sdtContent>
              </w:sdt>
              <w:ins w:author="Anonymous" w:id="88" w:date="2026-09-22T03:04:03Z"/>
            </w:sdtContent>
          </w:sdt>
        </w:p>
      </w:sdtContent>
    </w:sdt>
    <w:sdt>
      <w:sdtPr>
        <w:id w:val="398068638"/>
        <w:tag w:val="goog_rdk_5228"/>
      </w:sdtPr>
      <w:sdtContent>
        <w:p w:rsidR="00000000" w:rsidDel="00000000" w:rsidP="00000000" w:rsidRDefault="00000000" w:rsidRPr="00000000" w14:paraId="000006F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70955953"/>
              <w:tag w:val="goog_rdk_5226"/>
            </w:sdtPr>
            <w:sdtContent>
              <w:ins w:author="Anonymous" w:id="88" w:date="2026-09-22T03:04:03Z"/>
              <w:sdt>
                <w:sdtPr>
                  <w:id w:val="385605240"/>
                  <w:tag w:val="goog_rdk_5227"/>
                </w:sdtPr>
                <w:sdtContent>
                  <w:ins w:author="Anonymous" w:id="88" w:date="2026-09-22T03:04:03Z">
                    <w:r w:rsidDel="00000000" w:rsidR="00000000" w:rsidRPr="00000000">
                      <w:rPr>
                        <w:rtl w:val="0"/>
                      </w:rPr>
                    </w:r>
                  </w:ins>
                </w:sdtContent>
              </w:sdt>
              <w:ins w:author="Anonymous" w:id="88" w:date="2026-09-22T03:04:03Z"/>
            </w:sdtContent>
          </w:sdt>
        </w:p>
      </w:sdtContent>
    </w:sdt>
    <w:sdt>
      <w:sdtPr>
        <w:id w:val="1246404562"/>
        <w:tag w:val="goog_rdk_5231"/>
      </w:sdtPr>
      <w:sdtContent>
        <w:p w:rsidR="00000000" w:rsidDel="00000000" w:rsidP="00000000" w:rsidRDefault="00000000" w:rsidRPr="00000000" w14:paraId="000006F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83915894"/>
              <w:tag w:val="goog_rdk_5229"/>
            </w:sdtPr>
            <w:sdtContent>
              <w:ins w:author="Anonymous" w:id="88" w:date="2026-09-22T03:04:03Z"/>
              <w:sdt>
                <w:sdtPr>
                  <w:id w:val="601710910"/>
                  <w:tag w:val="goog_rdk_5230"/>
                </w:sdtPr>
                <w:sdtContent>
                  <w:ins w:author="Anonymous" w:id="88" w:date="2026-09-22T03:04:03Z">
                    <w:r w:rsidDel="00000000" w:rsidR="00000000" w:rsidRPr="00000000">
                      <w:rPr>
                        <w:rtl w:val="0"/>
                      </w:rPr>
                    </w:r>
                  </w:ins>
                </w:sdtContent>
              </w:sdt>
              <w:ins w:author="Anonymous" w:id="88" w:date="2026-09-22T03:04:03Z"/>
            </w:sdtContent>
          </w:sdt>
        </w:p>
      </w:sdtContent>
    </w:sdt>
    <w:sdt>
      <w:sdtPr>
        <w:id w:val="-929094650"/>
        <w:tag w:val="goog_rdk_5234"/>
      </w:sdtPr>
      <w:sdtContent>
        <w:p w:rsidR="00000000" w:rsidDel="00000000" w:rsidP="00000000" w:rsidRDefault="00000000" w:rsidRPr="00000000" w14:paraId="000006F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85412516"/>
              <w:tag w:val="goog_rdk_5232"/>
            </w:sdtPr>
            <w:sdtContent>
              <w:ins w:author="Anonymous" w:id="88" w:date="2026-09-22T03:04:03Z"/>
              <w:sdt>
                <w:sdtPr>
                  <w:id w:val="-883982641"/>
                  <w:tag w:val="goog_rdk_5233"/>
                </w:sdtPr>
                <w:sdtContent>
                  <w:ins w:author="Anonymous" w:id="88" w:date="2026-09-22T03:04:03Z">
                    <w:r w:rsidDel="00000000" w:rsidR="00000000" w:rsidRPr="00000000">
                      <w:rPr>
                        <w:rtl w:val="0"/>
                      </w:rPr>
                    </w:r>
                  </w:ins>
                </w:sdtContent>
              </w:sdt>
              <w:ins w:author="Anonymous" w:id="88" w:date="2026-09-22T03:04:03Z"/>
            </w:sdtContent>
          </w:sdt>
        </w:p>
      </w:sdtContent>
    </w:sdt>
    <w:sdt>
      <w:sdtPr>
        <w:id w:val="-1281028340"/>
        <w:tag w:val="goog_rdk_5237"/>
      </w:sdtPr>
      <w:sdtContent>
        <w:p w:rsidR="00000000" w:rsidDel="00000000" w:rsidP="00000000" w:rsidRDefault="00000000" w:rsidRPr="00000000" w14:paraId="000006F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92768209"/>
              <w:tag w:val="goog_rdk_5235"/>
            </w:sdtPr>
            <w:sdtContent>
              <w:ins w:author="Anonymous" w:id="88" w:date="2026-09-22T03:04:03Z"/>
              <w:sdt>
                <w:sdtPr>
                  <w:id w:val="124725941"/>
                  <w:tag w:val="goog_rdk_5236"/>
                </w:sdtPr>
                <w:sdtContent>
                  <w:ins w:author="Anonymous" w:id="88" w:date="2026-09-22T03:04:03Z">
                    <w:r w:rsidDel="00000000" w:rsidR="00000000" w:rsidRPr="00000000">
                      <w:rPr>
                        <w:rtl w:val="0"/>
                      </w:rPr>
                    </w:r>
                  </w:ins>
                </w:sdtContent>
              </w:sdt>
              <w:ins w:author="Anonymous" w:id="88" w:date="2026-09-22T03:04:03Z"/>
            </w:sdtContent>
          </w:sdt>
        </w:p>
      </w:sdtContent>
    </w:sdt>
    <w:sdt>
      <w:sdtPr>
        <w:id w:val="613483729"/>
        <w:tag w:val="goog_rdk_5240"/>
      </w:sdtPr>
      <w:sdtContent>
        <w:p w:rsidR="00000000" w:rsidDel="00000000" w:rsidP="00000000" w:rsidRDefault="00000000" w:rsidRPr="00000000" w14:paraId="000006F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63332879"/>
              <w:tag w:val="goog_rdk_5238"/>
            </w:sdtPr>
            <w:sdtContent>
              <w:ins w:author="Anonymous" w:id="88" w:date="2026-09-22T03:04:03Z"/>
              <w:sdt>
                <w:sdtPr>
                  <w:id w:val="1907169188"/>
                  <w:tag w:val="goog_rdk_5239"/>
                </w:sdtPr>
                <w:sdtContent>
                  <w:ins w:author="Anonymous" w:id="88" w:date="2026-09-22T03:04:03Z">
                    <w:r w:rsidDel="00000000" w:rsidR="00000000" w:rsidRPr="00000000">
                      <w:rPr>
                        <w:rtl w:val="0"/>
                      </w:rPr>
                    </w:r>
                  </w:ins>
                </w:sdtContent>
              </w:sdt>
              <w:ins w:author="Anonymous" w:id="88" w:date="2026-09-22T03:04:03Z"/>
            </w:sdtContent>
          </w:sdt>
        </w:p>
      </w:sdtContent>
    </w:sdt>
    <w:sdt>
      <w:sdtPr>
        <w:id w:val="605006987"/>
        <w:tag w:val="goog_rdk_5243"/>
      </w:sdtPr>
      <w:sdtContent>
        <w:p w:rsidR="00000000" w:rsidDel="00000000" w:rsidP="00000000" w:rsidRDefault="00000000" w:rsidRPr="00000000" w14:paraId="000006F9">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864627712"/>
              <w:tag w:val="goog_rdk_5241"/>
            </w:sdtPr>
            <w:sdtContent>
              <w:ins w:author="Anonymous" w:id="88" w:date="2026-09-22T03:04:03Z"/>
              <w:sdt>
                <w:sdtPr>
                  <w:id w:val="1618356256"/>
                  <w:tag w:val="goog_rdk_5242"/>
                </w:sdtPr>
                <w:sdtContent>
                  <w:ins w:author="Anonymous" w:id="88" w:date="2026-09-22T03:04:03Z">
                    <w:r w:rsidDel="00000000" w:rsidR="00000000" w:rsidRPr="00000000">
                      <w:rPr>
                        <w:rtl w:val="0"/>
                      </w:rPr>
                    </w:r>
                  </w:ins>
                </w:sdtContent>
              </w:sdt>
              <w:ins w:author="Anonymous" w:id="88" w:date="2026-09-22T03:04:03Z"/>
            </w:sdtContent>
          </w:sdt>
        </w:p>
      </w:sdtContent>
    </w:sdt>
    <w:sdt>
      <w:sdtPr>
        <w:id w:val="1565186253"/>
        <w:tag w:val="goog_rdk_5246"/>
      </w:sdtPr>
      <w:sdtContent>
        <w:p w:rsidR="00000000" w:rsidDel="00000000" w:rsidP="00000000" w:rsidRDefault="00000000" w:rsidRPr="00000000" w14:paraId="000006FA">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12211896"/>
              <w:tag w:val="goog_rdk_5244"/>
            </w:sdtPr>
            <w:sdtContent>
              <w:ins w:author="Anonymous" w:id="88" w:date="2026-09-22T03:04:03Z"/>
              <w:sdt>
                <w:sdtPr>
                  <w:id w:val="-821351733"/>
                  <w:tag w:val="goog_rdk_5245"/>
                </w:sdtPr>
                <w:sdtContent>
                  <w:ins w:author="Anonymous" w:id="88" w:date="2026-09-22T03:04:03Z">
                    <w:r w:rsidDel="00000000" w:rsidR="00000000" w:rsidRPr="00000000">
                      <w:rPr>
                        <w:rtl w:val="0"/>
                      </w:rPr>
                    </w:r>
                  </w:ins>
                </w:sdtContent>
              </w:sdt>
              <w:ins w:author="Anonymous" w:id="88" w:date="2026-09-22T03:04:03Z"/>
            </w:sdtContent>
          </w:sdt>
        </w:p>
      </w:sdtContent>
    </w:sdt>
    <w:sdt>
      <w:sdtPr>
        <w:id w:val="1962736578"/>
        <w:tag w:val="goog_rdk_5249"/>
      </w:sdtPr>
      <w:sdtContent>
        <w:p w:rsidR="00000000" w:rsidDel="00000000" w:rsidP="00000000" w:rsidRDefault="00000000" w:rsidRPr="00000000" w14:paraId="000006FB">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0351197"/>
              <w:tag w:val="goog_rdk_5247"/>
            </w:sdtPr>
            <w:sdtContent>
              <w:ins w:author="Anonymous" w:id="88" w:date="2026-09-22T03:04:03Z"/>
              <w:sdt>
                <w:sdtPr>
                  <w:id w:val="1210182368"/>
                  <w:tag w:val="goog_rdk_5248"/>
                </w:sdtPr>
                <w:sdtContent>
                  <w:ins w:author="Anonymous" w:id="88" w:date="2026-09-22T03:04:03Z">
                    <w:r w:rsidDel="00000000" w:rsidR="00000000" w:rsidRPr="00000000">
                      <w:rPr>
                        <w:rtl w:val="0"/>
                      </w:rPr>
                    </w:r>
                  </w:ins>
                </w:sdtContent>
              </w:sdt>
              <w:ins w:author="Anonymous" w:id="88" w:date="2026-09-22T03:04:03Z"/>
            </w:sdtContent>
          </w:sdt>
        </w:p>
      </w:sdtContent>
    </w:sdt>
    <w:sdt>
      <w:sdtPr>
        <w:id w:val="-99815298"/>
        <w:tag w:val="goog_rdk_5252"/>
      </w:sdtPr>
      <w:sdtContent>
        <w:p w:rsidR="00000000" w:rsidDel="00000000" w:rsidP="00000000" w:rsidRDefault="00000000" w:rsidRPr="00000000" w14:paraId="000006FC">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4127683"/>
              <w:tag w:val="goog_rdk_5250"/>
            </w:sdtPr>
            <w:sdtContent>
              <w:ins w:author="Anonymous" w:id="88" w:date="2026-09-22T03:04:03Z"/>
              <w:sdt>
                <w:sdtPr>
                  <w:id w:val="-987132824"/>
                  <w:tag w:val="goog_rdk_5251"/>
                </w:sdtPr>
                <w:sdtContent>
                  <w:ins w:author="Anonymous" w:id="88" w:date="2026-09-22T03:04:03Z">
                    <w:r w:rsidDel="00000000" w:rsidR="00000000" w:rsidRPr="00000000">
                      <w:rPr>
                        <w:rtl w:val="0"/>
                      </w:rPr>
                    </w:r>
                  </w:ins>
                </w:sdtContent>
              </w:sdt>
              <w:ins w:author="Anonymous" w:id="88" w:date="2026-09-22T03:04:03Z"/>
            </w:sdtContent>
          </w:sdt>
        </w:p>
      </w:sdtContent>
    </w:sdt>
    <w:sdt>
      <w:sdtPr>
        <w:id w:val="1517030947"/>
        <w:tag w:val="goog_rdk_5255"/>
      </w:sdtPr>
      <w:sdtContent>
        <w:p w:rsidR="00000000" w:rsidDel="00000000" w:rsidP="00000000" w:rsidRDefault="00000000" w:rsidRPr="00000000" w14:paraId="000006F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631205689"/>
              <w:tag w:val="goog_rdk_5253"/>
            </w:sdtPr>
            <w:sdtContent>
              <w:ins w:author="Anonymous" w:id="88" w:date="2026-09-22T03:04:03Z"/>
              <w:sdt>
                <w:sdtPr>
                  <w:id w:val="357317940"/>
                  <w:tag w:val="goog_rdk_5254"/>
                </w:sdtPr>
                <w:sdtContent>
                  <w:ins w:author="Anonymous" w:id="88" w:date="2026-09-22T03:04:03Z">
                    <w:r w:rsidDel="00000000" w:rsidR="00000000" w:rsidRPr="00000000">
                      <w:rPr>
                        <w:rtl w:val="0"/>
                      </w:rPr>
                    </w:r>
                  </w:ins>
                </w:sdtContent>
              </w:sdt>
              <w:ins w:author="Anonymous" w:id="88" w:date="2026-09-22T03:04:03Z"/>
            </w:sdtContent>
          </w:sdt>
        </w:p>
      </w:sdtContent>
    </w:sdt>
    <w:sdt>
      <w:sdtPr>
        <w:id w:val="607162660"/>
        <w:tag w:val="goog_rdk_5258"/>
      </w:sdtPr>
      <w:sdtContent>
        <w:p w:rsidR="00000000" w:rsidDel="00000000" w:rsidP="00000000" w:rsidRDefault="00000000" w:rsidRPr="00000000" w14:paraId="000006F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067781411"/>
              <w:tag w:val="goog_rdk_5256"/>
            </w:sdtPr>
            <w:sdtContent>
              <w:ins w:author="Anonymous" w:id="88" w:date="2026-09-22T03:04:03Z"/>
              <w:sdt>
                <w:sdtPr>
                  <w:id w:val="-393727708"/>
                  <w:tag w:val="goog_rdk_5257"/>
                </w:sdtPr>
                <w:sdtContent>
                  <w:ins w:author="Anonymous" w:id="88" w:date="2026-09-22T03:04:03Z">
                    <w:r w:rsidDel="00000000" w:rsidR="00000000" w:rsidRPr="00000000">
                      <w:rPr>
                        <w:rtl w:val="0"/>
                      </w:rPr>
                    </w:r>
                  </w:ins>
                </w:sdtContent>
              </w:sdt>
              <w:ins w:author="Anonymous" w:id="88" w:date="2026-09-22T03:04:03Z"/>
            </w:sdtContent>
          </w:sdt>
        </w:p>
      </w:sdtContent>
    </w:sdt>
    <w:sdt>
      <w:sdtPr>
        <w:id w:val="539382044"/>
        <w:tag w:val="goog_rdk_5261"/>
      </w:sdtPr>
      <w:sdtContent>
        <w:p w:rsidR="00000000" w:rsidDel="00000000" w:rsidP="00000000" w:rsidRDefault="00000000" w:rsidRPr="00000000" w14:paraId="000006F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801232122"/>
              <w:tag w:val="goog_rdk_5259"/>
            </w:sdtPr>
            <w:sdtContent>
              <w:ins w:author="Anonymous" w:id="88" w:date="2026-09-22T03:04:03Z"/>
              <w:sdt>
                <w:sdtPr>
                  <w:id w:val="209318485"/>
                  <w:tag w:val="goog_rdk_5260"/>
                </w:sdtPr>
                <w:sdtContent>
                  <w:ins w:author="Anonymous" w:id="88" w:date="2026-09-22T03:04:03Z">
                    <w:r w:rsidDel="00000000" w:rsidR="00000000" w:rsidRPr="00000000">
                      <w:rPr>
                        <w:rtl w:val="0"/>
                      </w:rPr>
                    </w:r>
                  </w:ins>
                </w:sdtContent>
              </w:sdt>
              <w:ins w:author="Anonymous" w:id="88" w:date="2026-09-22T03:04:03Z"/>
            </w:sdtContent>
          </w:sdt>
        </w:p>
      </w:sdtContent>
    </w:sdt>
    <w:sdt>
      <w:sdtPr>
        <w:id w:val="-2142255544"/>
        <w:tag w:val="goog_rdk_5264"/>
      </w:sdtPr>
      <w:sdtContent>
        <w:p w:rsidR="00000000" w:rsidDel="00000000" w:rsidP="00000000" w:rsidRDefault="00000000" w:rsidRPr="00000000" w14:paraId="0000070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843654"/>
              <w:tag w:val="goog_rdk_5262"/>
            </w:sdtPr>
            <w:sdtContent>
              <w:ins w:author="Anonymous" w:id="88" w:date="2026-09-22T03:04:03Z"/>
              <w:sdt>
                <w:sdtPr>
                  <w:id w:val="-1045299573"/>
                  <w:tag w:val="goog_rdk_5263"/>
                </w:sdtPr>
                <w:sdtContent>
                  <w:ins w:author="Anonymous" w:id="88" w:date="2026-09-22T03:04:03Z">
                    <w:r w:rsidDel="00000000" w:rsidR="00000000" w:rsidRPr="00000000">
                      <w:rPr>
                        <w:rtl w:val="0"/>
                      </w:rPr>
                    </w:r>
                  </w:ins>
                </w:sdtContent>
              </w:sdt>
              <w:ins w:author="Anonymous" w:id="88" w:date="2026-09-22T03:04:03Z"/>
            </w:sdtContent>
          </w:sdt>
        </w:p>
      </w:sdtContent>
    </w:sdt>
    <w:sdt>
      <w:sdtPr>
        <w:id w:val="1913741620"/>
        <w:tag w:val="goog_rdk_5267"/>
      </w:sdtPr>
      <w:sdtContent>
        <w:p w:rsidR="00000000" w:rsidDel="00000000" w:rsidP="00000000" w:rsidRDefault="00000000" w:rsidRPr="00000000" w14:paraId="0000070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08277203"/>
              <w:tag w:val="goog_rdk_5265"/>
            </w:sdtPr>
            <w:sdtContent>
              <w:ins w:author="Anonymous" w:id="88" w:date="2026-09-22T03:04:03Z"/>
              <w:sdt>
                <w:sdtPr>
                  <w:id w:val="1370470188"/>
                  <w:tag w:val="goog_rdk_5266"/>
                </w:sdtPr>
                <w:sdtContent>
                  <w:ins w:author="Anonymous" w:id="88" w:date="2026-09-22T03:04:03Z">
                    <w:r w:rsidDel="00000000" w:rsidR="00000000" w:rsidRPr="00000000">
                      <w:rPr>
                        <w:rtl w:val="0"/>
                      </w:rPr>
                    </w:r>
                  </w:ins>
                </w:sdtContent>
              </w:sdt>
              <w:ins w:author="Anonymous" w:id="88" w:date="2026-09-22T03:04:03Z"/>
            </w:sdtContent>
          </w:sdt>
        </w:p>
      </w:sdtContent>
    </w:sdt>
    <w:sdt>
      <w:sdtPr>
        <w:id w:val="-520015919"/>
        <w:tag w:val="goog_rdk_5270"/>
      </w:sdtPr>
      <w:sdtContent>
        <w:p w:rsidR="00000000" w:rsidDel="00000000" w:rsidP="00000000" w:rsidRDefault="00000000" w:rsidRPr="00000000" w14:paraId="0000070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679200606"/>
              <w:tag w:val="goog_rdk_5268"/>
            </w:sdtPr>
            <w:sdtContent>
              <w:ins w:author="Anonymous" w:id="88" w:date="2026-09-22T03:04:03Z"/>
              <w:sdt>
                <w:sdtPr>
                  <w:id w:val="920362221"/>
                  <w:tag w:val="goog_rdk_5269"/>
                </w:sdtPr>
                <w:sdtContent>
                  <w:ins w:author="Anonymous" w:id="88" w:date="2026-09-22T03:04:03Z">
                    <w:r w:rsidDel="00000000" w:rsidR="00000000" w:rsidRPr="00000000">
                      <w:rPr>
                        <w:rtl w:val="0"/>
                      </w:rPr>
                    </w:r>
                  </w:ins>
                </w:sdtContent>
              </w:sdt>
              <w:ins w:author="Anonymous" w:id="88" w:date="2026-09-22T03:04:03Z"/>
            </w:sdtContent>
          </w:sdt>
        </w:p>
      </w:sdtContent>
    </w:sdt>
    <w:sdt>
      <w:sdtPr>
        <w:id w:val="479516253"/>
        <w:tag w:val="goog_rdk_5273"/>
      </w:sdtPr>
      <w:sdtContent>
        <w:p w:rsidR="00000000" w:rsidDel="00000000" w:rsidP="00000000" w:rsidRDefault="00000000" w:rsidRPr="00000000" w14:paraId="0000070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72695749"/>
              <w:tag w:val="goog_rdk_5271"/>
            </w:sdtPr>
            <w:sdtContent>
              <w:ins w:author="Anonymous" w:id="88" w:date="2026-09-22T03:04:03Z"/>
              <w:sdt>
                <w:sdtPr>
                  <w:id w:val="958062987"/>
                  <w:tag w:val="goog_rdk_5272"/>
                </w:sdtPr>
                <w:sdtContent>
                  <w:ins w:author="Anonymous" w:id="88" w:date="2026-09-22T03:04:03Z">
                    <w:r w:rsidDel="00000000" w:rsidR="00000000" w:rsidRPr="00000000">
                      <w:rPr>
                        <w:rtl w:val="0"/>
                      </w:rPr>
                    </w:r>
                  </w:ins>
                </w:sdtContent>
              </w:sdt>
              <w:ins w:author="Anonymous" w:id="88" w:date="2026-09-22T03:04:03Z"/>
            </w:sdtContent>
          </w:sdt>
        </w:p>
      </w:sdtContent>
    </w:sdt>
    <w:sdt>
      <w:sdtPr>
        <w:id w:val="1613222753"/>
        <w:tag w:val="goog_rdk_5276"/>
      </w:sdtPr>
      <w:sdtContent>
        <w:p w:rsidR="00000000" w:rsidDel="00000000" w:rsidP="00000000" w:rsidRDefault="00000000" w:rsidRPr="00000000" w14:paraId="0000070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44071069"/>
              <w:tag w:val="goog_rdk_5274"/>
            </w:sdtPr>
            <w:sdtContent>
              <w:ins w:author="Anonymous" w:id="88" w:date="2026-09-22T03:04:03Z"/>
              <w:sdt>
                <w:sdtPr>
                  <w:id w:val="-623492030"/>
                  <w:tag w:val="goog_rdk_5275"/>
                </w:sdtPr>
                <w:sdtContent>
                  <w:ins w:author="Anonymous" w:id="88" w:date="2026-09-22T03:04:03Z">
                    <w:r w:rsidDel="00000000" w:rsidR="00000000" w:rsidRPr="00000000">
                      <w:rPr>
                        <w:rtl w:val="0"/>
                      </w:rPr>
                    </w:r>
                  </w:ins>
                </w:sdtContent>
              </w:sdt>
              <w:ins w:author="Anonymous" w:id="88" w:date="2026-09-22T03:04:03Z"/>
            </w:sdtContent>
          </w:sdt>
        </w:p>
      </w:sdtContent>
    </w:sdt>
    <w:sdt>
      <w:sdtPr>
        <w:id w:val="-233564313"/>
        <w:tag w:val="goog_rdk_5279"/>
      </w:sdtPr>
      <w:sdtContent>
        <w:p w:rsidR="00000000" w:rsidDel="00000000" w:rsidP="00000000" w:rsidRDefault="00000000" w:rsidRPr="00000000" w14:paraId="0000070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49510918"/>
              <w:tag w:val="goog_rdk_5277"/>
            </w:sdtPr>
            <w:sdtContent>
              <w:ins w:author="Anonymous" w:id="88" w:date="2026-09-22T03:04:03Z"/>
              <w:sdt>
                <w:sdtPr>
                  <w:id w:val="1401831665"/>
                  <w:tag w:val="goog_rdk_5278"/>
                </w:sdtPr>
                <w:sdtContent>
                  <w:ins w:author="Anonymous" w:id="88" w:date="2026-09-22T03:04:03Z">
                    <w:r w:rsidDel="00000000" w:rsidR="00000000" w:rsidRPr="00000000">
                      <w:rPr>
                        <w:rtl w:val="0"/>
                      </w:rPr>
                    </w:r>
                  </w:ins>
                </w:sdtContent>
              </w:sdt>
              <w:ins w:author="Anonymous" w:id="88" w:date="2026-09-22T03:04:03Z"/>
            </w:sdtContent>
          </w:sdt>
        </w:p>
      </w:sdtContent>
    </w:sdt>
    <w:sdt>
      <w:sdtPr>
        <w:id w:val="-1411978402"/>
        <w:tag w:val="goog_rdk_5282"/>
      </w:sdtPr>
      <w:sdtContent>
        <w:p w:rsidR="00000000" w:rsidDel="00000000" w:rsidP="00000000" w:rsidRDefault="00000000" w:rsidRPr="00000000" w14:paraId="0000070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93148112"/>
              <w:tag w:val="goog_rdk_5280"/>
            </w:sdtPr>
            <w:sdtContent>
              <w:ins w:author="Anonymous" w:id="88" w:date="2026-09-22T03:04:03Z"/>
              <w:sdt>
                <w:sdtPr>
                  <w:id w:val="508989109"/>
                  <w:tag w:val="goog_rdk_5281"/>
                </w:sdtPr>
                <w:sdtContent>
                  <w:ins w:author="Anonymous" w:id="88" w:date="2026-09-22T03:04:03Z">
                    <w:r w:rsidDel="00000000" w:rsidR="00000000" w:rsidRPr="00000000">
                      <w:rPr>
                        <w:rtl w:val="0"/>
                      </w:rPr>
                    </w:r>
                  </w:ins>
                </w:sdtContent>
              </w:sdt>
              <w:ins w:author="Anonymous" w:id="88" w:date="2026-09-22T03:04:03Z"/>
            </w:sdtContent>
          </w:sdt>
        </w:p>
      </w:sdtContent>
    </w:sdt>
    <w:sdt>
      <w:sdtPr>
        <w:id w:val="1115432703"/>
        <w:tag w:val="goog_rdk_5285"/>
      </w:sdtPr>
      <w:sdtContent>
        <w:p w:rsidR="00000000" w:rsidDel="00000000" w:rsidP="00000000" w:rsidRDefault="00000000" w:rsidRPr="00000000" w14:paraId="0000070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921718012"/>
              <w:tag w:val="goog_rdk_5283"/>
            </w:sdtPr>
            <w:sdtContent>
              <w:ins w:author="Anonymous" w:id="88" w:date="2026-09-22T03:04:03Z"/>
              <w:sdt>
                <w:sdtPr>
                  <w:id w:val="-741151246"/>
                  <w:tag w:val="goog_rdk_5284"/>
                </w:sdtPr>
                <w:sdtContent>
                  <w:ins w:author="Anonymous" w:id="88" w:date="2026-09-22T03:04:03Z">
                    <w:r w:rsidDel="00000000" w:rsidR="00000000" w:rsidRPr="00000000">
                      <w:rPr>
                        <w:rtl w:val="0"/>
                      </w:rPr>
                    </w:r>
                  </w:ins>
                </w:sdtContent>
              </w:sdt>
              <w:ins w:author="Anonymous" w:id="88" w:date="2026-09-22T03:04:03Z"/>
            </w:sdtContent>
          </w:sdt>
        </w:p>
      </w:sdtContent>
    </w:sdt>
    <w:sdt>
      <w:sdtPr>
        <w:id w:val="-1815496822"/>
        <w:tag w:val="goog_rdk_5288"/>
      </w:sdtPr>
      <w:sdtContent>
        <w:p w:rsidR="00000000" w:rsidDel="00000000" w:rsidP="00000000" w:rsidRDefault="00000000" w:rsidRPr="00000000" w14:paraId="0000070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030254709"/>
              <w:tag w:val="goog_rdk_5286"/>
            </w:sdtPr>
            <w:sdtContent>
              <w:ins w:author="Anonymous" w:id="88" w:date="2026-09-22T03:04:03Z"/>
              <w:sdt>
                <w:sdtPr>
                  <w:id w:val="-1601222849"/>
                  <w:tag w:val="goog_rdk_5287"/>
                </w:sdtPr>
                <w:sdtContent>
                  <w:ins w:author="Anonymous" w:id="88" w:date="2026-09-22T03:04:03Z">
                    <w:r w:rsidDel="00000000" w:rsidR="00000000" w:rsidRPr="00000000">
                      <w:rPr>
                        <w:rtl w:val="0"/>
                      </w:rPr>
                    </w:r>
                  </w:ins>
                </w:sdtContent>
              </w:sdt>
              <w:ins w:author="Anonymous" w:id="88" w:date="2026-09-22T03:04:03Z"/>
            </w:sdtContent>
          </w:sdt>
        </w:p>
      </w:sdtContent>
    </w:sdt>
    <w:sdt>
      <w:sdtPr>
        <w:id w:val="-1847232966"/>
        <w:tag w:val="goog_rdk_5291"/>
      </w:sdtPr>
      <w:sdtContent>
        <w:p w:rsidR="00000000" w:rsidDel="00000000" w:rsidP="00000000" w:rsidRDefault="00000000" w:rsidRPr="00000000" w14:paraId="00000709">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41956227"/>
              <w:tag w:val="goog_rdk_5289"/>
            </w:sdtPr>
            <w:sdtContent>
              <w:ins w:author="Anonymous" w:id="88" w:date="2026-09-22T03:04:03Z"/>
              <w:sdt>
                <w:sdtPr>
                  <w:id w:val="701307299"/>
                  <w:tag w:val="goog_rdk_5290"/>
                </w:sdtPr>
                <w:sdtContent>
                  <w:ins w:author="Anonymous" w:id="88" w:date="2026-09-22T03:04:03Z">
                    <w:r w:rsidDel="00000000" w:rsidR="00000000" w:rsidRPr="00000000">
                      <w:rPr>
                        <w:rtl w:val="0"/>
                      </w:rPr>
                    </w:r>
                  </w:ins>
                </w:sdtContent>
              </w:sdt>
              <w:ins w:author="Anonymous" w:id="88" w:date="2026-09-22T03:04:03Z"/>
            </w:sdtContent>
          </w:sdt>
        </w:p>
      </w:sdtContent>
    </w:sdt>
    <w:sdt>
      <w:sdtPr>
        <w:id w:val="611274126"/>
        <w:tag w:val="goog_rdk_5294"/>
      </w:sdtPr>
      <w:sdtContent>
        <w:p w:rsidR="00000000" w:rsidDel="00000000" w:rsidP="00000000" w:rsidRDefault="00000000" w:rsidRPr="00000000" w14:paraId="0000070A">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823947507"/>
              <w:tag w:val="goog_rdk_5292"/>
            </w:sdtPr>
            <w:sdtContent>
              <w:ins w:author="Anonymous" w:id="88" w:date="2026-09-22T03:04:03Z"/>
              <w:sdt>
                <w:sdtPr>
                  <w:id w:val="471874015"/>
                  <w:tag w:val="goog_rdk_5293"/>
                </w:sdtPr>
                <w:sdtContent>
                  <w:ins w:author="Anonymous" w:id="88" w:date="2026-09-22T03:04:03Z">
                    <w:r w:rsidDel="00000000" w:rsidR="00000000" w:rsidRPr="00000000">
                      <w:rPr>
                        <w:rtl w:val="0"/>
                      </w:rPr>
                    </w:r>
                  </w:ins>
                </w:sdtContent>
              </w:sdt>
              <w:ins w:author="Anonymous" w:id="88" w:date="2026-09-22T03:04:03Z"/>
            </w:sdtContent>
          </w:sdt>
        </w:p>
      </w:sdtContent>
    </w:sdt>
    <w:sdt>
      <w:sdtPr>
        <w:id w:val="2068427366"/>
        <w:tag w:val="goog_rdk_5297"/>
      </w:sdtPr>
      <w:sdtContent>
        <w:p w:rsidR="00000000" w:rsidDel="00000000" w:rsidP="00000000" w:rsidRDefault="00000000" w:rsidRPr="00000000" w14:paraId="0000070B">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32674288"/>
              <w:tag w:val="goog_rdk_5295"/>
            </w:sdtPr>
            <w:sdtContent>
              <w:ins w:author="Anonymous" w:id="88" w:date="2026-09-22T03:04:03Z"/>
              <w:sdt>
                <w:sdtPr>
                  <w:id w:val="-260776044"/>
                  <w:tag w:val="goog_rdk_5296"/>
                </w:sdtPr>
                <w:sdtContent>
                  <w:ins w:author="Anonymous" w:id="88" w:date="2026-09-22T03:04:03Z">
                    <w:r w:rsidDel="00000000" w:rsidR="00000000" w:rsidRPr="00000000">
                      <w:rPr>
                        <w:rtl w:val="0"/>
                      </w:rPr>
                    </w:r>
                  </w:ins>
                </w:sdtContent>
              </w:sdt>
              <w:ins w:author="Anonymous" w:id="88" w:date="2026-09-22T03:04:03Z"/>
            </w:sdtContent>
          </w:sdt>
        </w:p>
      </w:sdtContent>
    </w:sdt>
    <w:sdt>
      <w:sdtPr>
        <w:id w:val="-594909244"/>
        <w:tag w:val="goog_rdk_5300"/>
      </w:sdtPr>
      <w:sdtContent>
        <w:p w:rsidR="00000000" w:rsidDel="00000000" w:rsidP="00000000" w:rsidRDefault="00000000" w:rsidRPr="00000000" w14:paraId="0000070C">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998367169"/>
              <w:tag w:val="goog_rdk_5298"/>
            </w:sdtPr>
            <w:sdtContent>
              <w:ins w:author="Anonymous" w:id="88" w:date="2026-09-22T03:04:03Z"/>
              <w:sdt>
                <w:sdtPr>
                  <w:id w:val="-1386674980"/>
                  <w:tag w:val="goog_rdk_5299"/>
                </w:sdtPr>
                <w:sdtContent>
                  <w:ins w:author="Anonymous" w:id="88" w:date="2026-09-22T03:04:03Z">
                    <w:r w:rsidDel="00000000" w:rsidR="00000000" w:rsidRPr="00000000">
                      <w:rPr>
                        <w:rtl w:val="0"/>
                      </w:rPr>
                    </w:r>
                  </w:ins>
                </w:sdtContent>
              </w:sdt>
              <w:ins w:author="Anonymous" w:id="88" w:date="2026-09-22T03:04:03Z"/>
            </w:sdtContent>
          </w:sdt>
        </w:p>
      </w:sdtContent>
    </w:sdt>
    <w:sdt>
      <w:sdtPr>
        <w:id w:val="-330459389"/>
        <w:tag w:val="goog_rdk_5303"/>
      </w:sdtPr>
      <w:sdtContent>
        <w:p w:rsidR="00000000" w:rsidDel="00000000" w:rsidP="00000000" w:rsidRDefault="00000000" w:rsidRPr="00000000" w14:paraId="0000070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1317638"/>
              <w:tag w:val="goog_rdk_5301"/>
            </w:sdtPr>
            <w:sdtContent>
              <w:ins w:author="Anonymous" w:id="88" w:date="2026-09-22T03:04:03Z"/>
              <w:sdt>
                <w:sdtPr>
                  <w:id w:val="-1952246726"/>
                  <w:tag w:val="goog_rdk_5302"/>
                </w:sdtPr>
                <w:sdtContent>
                  <w:ins w:author="Anonymous" w:id="88" w:date="2026-09-22T03:04:03Z">
                    <w:r w:rsidDel="00000000" w:rsidR="00000000" w:rsidRPr="00000000">
                      <w:rPr>
                        <w:rtl w:val="0"/>
                      </w:rPr>
                    </w:r>
                  </w:ins>
                </w:sdtContent>
              </w:sdt>
              <w:ins w:author="Anonymous" w:id="88" w:date="2026-09-22T03:04:03Z"/>
            </w:sdtContent>
          </w:sdt>
        </w:p>
      </w:sdtContent>
    </w:sdt>
    <w:sdt>
      <w:sdtPr>
        <w:id w:val="-899336813"/>
        <w:tag w:val="goog_rdk_5306"/>
      </w:sdtPr>
      <w:sdtContent>
        <w:p w:rsidR="00000000" w:rsidDel="00000000" w:rsidP="00000000" w:rsidRDefault="00000000" w:rsidRPr="00000000" w14:paraId="0000070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923614812"/>
              <w:tag w:val="goog_rdk_5304"/>
            </w:sdtPr>
            <w:sdtContent>
              <w:ins w:author="Anonymous" w:id="88" w:date="2026-09-22T03:04:03Z"/>
              <w:sdt>
                <w:sdtPr>
                  <w:id w:val="1859118827"/>
                  <w:tag w:val="goog_rdk_5305"/>
                </w:sdtPr>
                <w:sdtContent>
                  <w:ins w:author="Anonymous" w:id="88" w:date="2026-09-22T03:04:03Z">
                    <w:r w:rsidDel="00000000" w:rsidR="00000000" w:rsidRPr="00000000">
                      <w:rPr>
                        <w:rtl w:val="0"/>
                      </w:rPr>
                    </w:r>
                  </w:ins>
                </w:sdtContent>
              </w:sdt>
              <w:ins w:author="Anonymous" w:id="88" w:date="2026-09-22T03:04:03Z"/>
            </w:sdtContent>
          </w:sdt>
        </w:p>
      </w:sdtContent>
    </w:sdt>
    <w:sdt>
      <w:sdtPr>
        <w:id w:val="656325662"/>
        <w:tag w:val="goog_rdk_5309"/>
      </w:sdtPr>
      <w:sdtContent>
        <w:p w:rsidR="00000000" w:rsidDel="00000000" w:rsidP="00000000" w:rsidRDefault="00000000" w:rsidRPr="00000000" w14:paraId="0000070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39957811"/>
              <w:tag w:val="goog_rdk_5307"/>
            </w:sdtPr>
            <w:sdtContent>
              <w:ins w:author="Anonymous" w:id="88" w:date="2026-09-22T03:04:03Z"/>
              <w:sdt>
                <w:sdtPr>
                  <w:id w:val="313660482"/>
                  <w:tag w:val="goog_rdk_5308"/>
                </w:sdtPr>
                <w:sdtContent>
                  <w:ins w:author="Anonymous" w:id="88" w:date="2026-09-22T03:04:03Z">
                    <w:r w:rsidDel="00000000" w:rsidR="00000000" w:rsidRPr="00000000">
                      <w:rPr>
                        <w:rtl w:val="0"/>
                      </w:rPr>
                    </w:r>
                  </w:ins>
                </w:sdtContent>
              </w:sdt>
              <w:ins w:author="Anonymous" w:id="88" w:date="2026-09-22T03:04:03Z"/>
            </w:sdtContent>
          </w:sdt>
        </w:p>
      </w:sdtContent>
    </w:sdt>
    <w:sdt>
      <w:sdtPr>
        <w:id w:val="-1650906053"/>
        <w:tag w:val="goog_rdk_5312"/>
      </w:sdtPr>
      <w:sdtContent>
        <w:p w:rsidR="00000000" w:rsidDel="00000000" w:rsidP="00000000" w:rsidRDefault="00000000" w:rsidRPr="00000000" w14:paraId="0000071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588276361"/>
              <w:tag w:val="goog_rdk_5310"/>
            </w:sdtPr>
            <w:sdtContent>
              <w:ins w:author="Anonymous" w:id="88" w:date="2026-09-22T03:04:03Z"/>
              <w:sdt>
                <w:sdtPr>
                  <w:id w:val="-1454600244"/>
                  <w:tag w:val="goog_rdk_5311"/>
                </w:sdtPr>
                <w:sdtContent>
                  <w:ins w:author="Anonymous" w:id="88" w:date="2026-09-22T03:04:03Z">
                    <w:r w:rsidDel="00000000" w:rsidR="00000000" w:rsidRPr="00000000">
                      <w:rPr>
                        <w:rtl w:val="0"/>
                      </w:rPr>
                    </w:r>
                  </w:ins>
                </w:sdtContent>
              </w:sdt>
              <w:ins w:author="Anonymous" w:id="88" w:date="2026-09-22T03:04:03Z"/>
            </w:sdtContent>
          </w:sdt>
        </w:p>
      </w:sdtContent>
    </w:sdt>
    <w:sdt>
      <w:sdtPr>
        <w:id w:val="929392477"/>
        <w:tag w:val="goog_rdk_5315"/>
      </w:sdtPr>
      <w:sdtContent>
        <w:p w:rsidR="00000000" w:rsidDel="00000000" w:rsidP="00000000" w:rsidRDefault="00000000" w:rsidRPr="00000000" w14:paraId="0000071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37263723"/>
              <w:tag w:val="goog_rdk_5313"/>
            </w:sdtPr>
            <w:sdtContent>
              <w:ins w:author="Anonymous" w:id="88" w:date="2026-09-22T03:04:03Z"/>
              <w:sdt>
                <w:sdtPr>
                  <w:id w:val="1693620012"/>
                  <w:tag w:val="goog_rdk_5314"/>
                </w:sdtPr>
                <w:sdtContent>
                  <w:ins w:author="Anonymous" w:id="88" w:date="2026-09-22T03:04:03Z">
                    <w:r w:rsidDel="00000000" w:rsidR="00000000" w:rsidRPr="00000000">
                      <w:rPr>
                        <w:rtl w:val="0"/>
                      </w:rPr>
                    </w:r>
                  </w:ins>
                </w:sdtContent>
              </w:sdt>
              <w:ins w:author="Anonymous" w:id="88" w:date="2026-09-22T03:04:03Z"/>
            </w:sdtContent>
          </w:sdt>
        </w:p>
      </w:sdtContent>
    </w:sdt>
    <w:sdt>
      <w:sdtPr>
        <w:id w:val="-93661833"/>
        <w:tag w:val="goog_rdk_5318"/>
      </w:sdtPr>
      <w:sdtContent>
        <w:p w:rsidR="00000000" w:rsidDel="00000000" w:rsidP="00000000" w:rsidRDefault="00000000" w:rsidRPr="00000000" w14:paraId="0000071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09075337"/>
              <w:tag w:val="goog_rdk_5316"/>
            </w:sdtPr>
            <w:sdtContent>
              <w:ins w:author="Anonymous" w:id="88" w:date="2026-09-22T03:04:03Z"/>
              <w:sdt>
                <w:sdtPr>
                  <w:id w:val="335999316"/>
                  <w:tag w:val="goog_rdk_5317"/>
                </w:sdtPr>
                <w:sdtContent>
                  <w:ins w:author="Anonymous" w:id="88" w:date="2026-09-22T03:04:03Z">
                    <w:r w:rsidDel="00000000" w:rsidR="00000000" w:rsidRPr="00000000">
                      <w:rPr>
                        <w:rtl w:val="0"/>
                      </w:rPr>
                    </w:r>
                  </w:ins>
                </w:sdtContent>
              </w:sdt>
              <w:ins w:author="Anonymous" w:id="88" w:date="2026-09-22T03:04:03Z"/>
            </w:sdtContent>
          </w:sdt>
        </w:p>
      </w:sdtContent>
    </w:sdt>
    <w:sdt>
      <w:sdtPr>
        <w:id w:val="-951428258"/>
        <w:tag w:val="goog_rdk_5321"/>
      </w:sdtPr>
      <w:sdtContent>
        <w:p w:rsidR="00000000" w:rsidDel="00000000" w:rsidP="00000000" w:rsidRDefault="00000000" w:rsidRPr="00000000" w14:paraId="0000071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078088881"/>
              <w:tag w:val="goog_rdk_5319"/>
            </w:sdtPr>
            <w:sdtContent>
              <w:ins w:author="Anonymous" w:id="88" w:date="2026-09-22T03:04:03Z"/>
              <w:sdt>
                <w:sdtPr>
                  <w:id w:val="-2064352119"/>
                  <w:tag w:val="goog_rdk_5320"/>
                </w:sdtPr>
                <w:sdtContent>
                  <w:ins w:author="Anonymous" w:id="88" w:date="2026-09-22T03:04:03Z">
                    <w:r w:rsidDel="00000000" w:rsidR="00000000" w:rsidRPr="00000000">
                      <w:rPr>
                        <w:rtl w:val="0"/>
                      </w:rPr>
                    </w:r>
                  </w:ins>
                </w:sdtContent>
              </w:sdt>
              <w:ins w:author="Anonymous" w:id="88" w:date="2026-09-22T03:04:03Z"/>
            </w:sdtContent>
          </w:sdt>
        </w:p>
      </w:sdtContent>
    </w:sdt>
    <w:sdt>
      <w:sdtPr>
        <w:id w:val="-1682333462"/>
        <w:tag w:val="goog_rdk_5324"/>
      </w:sdtPr>
      <w:sdtContent>
        <w:p w:rsidR="00000000" w:rsidDel="00000000" w:rsidP="00000000" w:rsidRDefault="00000000" w:rsidRPr="00000000" w14:paraId="0000071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983640703"/>
              <w:tag w:val="goog_rdk_5322"/>
            </w:sdtPr>
            <w:sdtContent>
              <w:ins w:author="Anonymous" w:id="88" w:date="2026-09-22T03:04:03Z"/>
              <w:sdt>
                <w:sdtPr>
                  <w:id w:val="-499511903"/>
                  <w:tag w:val="goog_rdk_5323"/>
                </w:sdtPr>
                <w:sdtContent>
                  <w:ins w:author="Anonymous" w:id="88" w:date="2026-09-22T03:04:03Z">
                    <w:r w:rsidDel="00000000" w:rsidR="00000000" w:rsidRPr="00000000">
                      <w:rPr>
                        <w:rtl w:val="0"/>
                      </w:rPr>
                    </w:r>
                  </w:ins>
                </w:sdtContent>
              </w:sdt>
              <w:ins w:author="Anonymous" w:id="88" w:date="2026-09-22T03:04:03Z"/>
            </w:sdtContent>
          </w:sdt>
        </w:p>
      </w:sdtContent>
    </w:sdt>
    <w:sdt>
      <w:sdtPr>
        <w:id w:val="-2121226146"/>
        <w:tag w:val="goog_rdk_5327"/>
      </w:sdtPr>
      <w:sdtContent>
        <w:p w:rsidR="00000000" w:rsidDel="00000000" w:rsidP="00000000" w:rsidRDefault="00000000" w:rsidRPr="00000000" w14:paraId="0000071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95370041"/>
              <w:tag w:val="goog_rdk_5325"/>
            </w:sdtPr>
            <w:sdtContent>
              <w:ins w:author="Anonymous" w:id="88" w:date="2026-09-22T03:04:03Z"/>
              <w:sdt>
                <w:sdtPr>
                  <w:id w:val="-1750884922"/>
                  <w:tag w:val="goog_rdk_5326"/>
                </w:sdtPr>
                <w:sdtContent>
                  <w:ins w:author="Anonymous" w:id="88" w:date="2026-09-22T03:04:03Z">
                    <w:r w:rsidDel="00000000" w:rsidR="00000000" w:rsidRPr="00000000">
                      <w:rPr>
                        <w:rtl w:val="0"/>
                      </w:rPr>
                    </w:r>
                  </w:ins>
                </w:sdtContent>
              </w:sdt>
              <w:ins w:author="Anonymous" w:id="88" w:date="2026-09-22T03:04:03Z"/>
            </w:sdtContent>
          </w:sdt>
        </w:p>
      </w:sdtContent>
    </w:sdt>
    <w:sdt>
      <w:sdtPr>
        <w:id w:val="277066581"/>
        <w:tag w:val="goog_rdk_5330"/>
      </w:sdtPr>
      <w:sdtContent>
        <w:p w:rsidR="00000000" w:rsidDel="00000000" w:rsidP="00000000" w:rsidRDefault="00000000" w:rsidRPr="00000000" w14:paraId="0000071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614900902"/>
              <w:tag w:val="goog_rdk_5328"/>
            </w:sdtPr>
            <w:sdtContent>
              <w:ins w:author="Anonymous" w:id="88" w:date="2026-09-22T03:04:03Z"/>
              <w:sdt>
                <w:sdtPr>
                  <w:id w:val="-1693791991"/>
                  <w:tag w:val="goog_rdk_5329"/>
                </w:sdtPr>
                <w:sdtContent>
                  <w:ins w:author="Anonymous" w:id="88" w:date="2026-09-22T03:04:03Z">
                    <w:r w:rsidDel="00000000" w:rsidR="00000000" w:rsidRPr="00000000">
                      <w:rPr>
                        <w:rtl w:val="0"/>
                      </w:rPr>
                    </w:r>
                  </w:ins>
                </w:sdtContent>
              </w:sdt>
              <w:ins w:author="Anonymous" w:id="88" w:date="2026-09-22T03:04:03Z"/>
            </w:sdtContent>
          </w:sdt>
        </w:p>
      </w:sdtContent>
    </w:sdt>
    <w:sdt>
      <w:sdtPr>
        <w:id w:val="1841527695"/>
        <w:tag w:val="goog_rdk_5333"/>
      </w:sdtPr>
      <w:sdtContent>
        <w:p w:rsidR="00000000" w:rsidDel="00000000" w:rsidP="00000000" w:rsidRDefault="00000000" w:rsidRPr="00000000" w14:paraId="0000071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86798621"/>
              <w:tag w:val="goog_rdk_5331"/>
            </w:sdtPr>
            <w:sdtContent>
              <w:ins w:author="Anonymous" w:id="88" w:date="2026-09-22T03:04:03Z"/>
              <w:sdt>
                <w:sdtPr>
                  <w:id w:val="607690061"/>
                  <w:tag w:val="goog_rdk_5332"/>
                </w:sdtPr>
                <w:sdtContent>
                  <w:ins w:author="Anonymous" w:id="88" w:date="2026-09-22T03:04:03Z">
                    <w:r w:rsidDel="00000000" w:rsidR="00000000" w:rsidRPr="00000000">
                      <w:rPr>
                        <w:rtl w:val="0"/>
                      </w:rPr>
                    </w:r>
                  </w:ins>
                </w:sdtContent>
              </w:sdt>
              <w:ins w:author="Anonymous" w:id="88" w:date="2026-09-22T03:04:03Z"/>
            </w:sdtContent>
          </w:sdt>
        </w:p>
      </w:sdtContent>
    </w:sdt>
    <w:sdt>
      <w:sdtPr>
        <w:id w:val="570275527"/>
        <w:tag w:val="goog_rdk_5336"/>
      </w:sdtPr>
      <w:sdtContent>
        <w:p w:rsidR="00000000" w:rsidDel="00000000" w:rsidP="00000000" w:rsidRDefault="00000000" w:rsidRPr="00000000" w14:paraId="0000071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84494068"/>
              <w:tag w:val="goog_rdk_5334"/>
            </w:sdtPr>
            <w:sdtContent>
              <w:ins w:author="Anonymous" w:id="88" w:date="2026-09-22T03:04:03Z"/>
              <w:sdt>
                <w:sdtPr>
                  <w:id w:val="-121456561"/>
                  <w:tag w:val="goog_rdk_5335"/>
                </w:sdtPr>
                <w:sdtContent>
                  <w:ins w:author="Anonymous" w:id="88" w:date="2026-09-22T03:04:03Z">
                    <w:r w:rsidDel="00000000" w:rsidR="00000000" w:rsidRPr="00000000">
                      <w:rPr>
                        <w:rtl w:val="0"/>
                      </w:rPr>
                    </w:r>
                  </w:ins>
                </w:sdtContent>
              </w:sdt>
              <w:ins w:author="Anonymous" w:id="88" w:date="2026-09-22T03:04:03Z"/>
            </w:sdtContent>
          </w:sdt>
        </w:p>
      </w:sdtContent>
    </w:sdt>
    <w:sdt>
      <w:sdtPr>
        <w:id w:val="-210243669"/>
        <w:tag w:val="goog_rdk_5339"/>
      </w:sdtPr>
      <w:sdtContent>
        <w:p w:rsidR="00000000" w:rsidDel="00000000" w:rsidP="00000000" w:rsidRDefault="00000000" w:rsidRPr="00000000" w14:paraId="00000719">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98323449"/>
              <w:tag w:val="goog_rdk_5337"/>
            </w:sdtPr>
            <w:sdtContent>
              <w:ins w:author="Anonymous" w:id="88" w:date="2026-09-22T03:04:03Z"/>
              <w:sdt>
                <w:sdtPr>
                  <w:id w:val="1912452835"/>
                  <w:tag w:val="goog_rdk_5338"/>
                </w:sdtPr>
                <w:sdtContent>
                  <w:ins w:author="Anonymous" w:id="88" w:date="2026-09-22T03:04:03Z">
                    <w:r w:rsidDel="00000000" w:rsidR="00000000" w:rsidRPr="00000000">
                      <w:rPr>
                        <w:rtl w:val="0"/>
                      </w:rPr>
                    </w:r>
                  </w:ins>
                </w:sdtContent>
              </w:sdt>
              <w:ins w:author="Anonymous" w:id="88" w:date="2026-09-22T03:04:03Z"/>
            </w:sdtContent>
          </w:sdt>
        </w:p>
      </w:sdtContent>
    </w:sdt>
    <w:sdt>
      <w:sdtPr>
        <w:id w:val="792635927"/>
        <w:tag w:val="goog_rdk_5342"/>
      </w:sdtPr>
      <w:sdtContent>
        <w:p w:rsidR="00000000" w:rsidDel="00000000" w:rsidP="00000000" w:rsidRDefault="00000000" w:rsidRPr="00000000" w14:paraId="0000071A">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26393743"/>
              <w:tag w:val="goog_rdk_5340"/>
            </w:sdtPr>
            <w:sdtContent>
              <w:ins w:author="Anonymous" w:id="88" w:date="2026-09-22T03:04:03Z"/>
              <w:sdt>
                <w:sdtPr>
                  <w:id w:val="1281290810"/>
                  <w:tag w:val="goog_rdk_5341"/>
                </w:sdtPr>
                <w:sdtContent>
                  <w:ins w:author="Anonymous" w:id="88" w:date="2026-09-22T03:04:03Z">
                    <w:r w:rsidDel="00000000" w:rsidR="00000000" w:rsidRPr="00000000">
                      <w:rPr>
                        <w:rtl w:val="0"/>
                      </w:rPr>
                    </w:r>
                  </w:ins>
                </w:sdtContent>
              </w:sdt>
              <w:ins w:author="Anonymous" w:id="88" w:date="2026-09-22T03:04:03Z"/>
            </w:sdtContent>
          </w:sdt>
        </w:p>
      </w:sdtContent>
    </w:sdt>
    <w:sdt>
      <w:sdtPr>
        <w:id w:val="1906498611"/>
        <w:tag w:val="goog_rdk_5345"/>
      </w:sdtPr>
      <w:sdtContent>
        <w:p w:rsidR="00000000" w:rsidDel="00000000" w:rsidP="00000000" w:rsidRDefault="00000000" w:rsidRPr="00000000" w14:paraId="0000071B">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66330687"/>
              <w:tag w:val="goog_rdk_5343"/>
            </w:sdtPr>
            <w:sdtContent>
              <w:ins w:author="Anonymous" w:id="88" w:date="2026-09-22T03:04:03Z"/>
              <w:sdt>
                <w:sdtPr>
                  <w:id w:val="552046432"/>
                  <w:tag w:val="goog_rdk_5344"/>
                </w:sdtPr>
                <w:sdtContent>
                  <w:ins w:author="Anonymous" w:id="88" w:date="2026-09-22T03:04:03Z">
                    <w:r w:rsidDel="00000000" w:rsidR="00000000" w:rsidRPr="00000000">
                      <w:rPr>
                        <w:rtl w:val="0"/>
                      </w:rPr>
                    </w:r>
                  </w:ins>
                </w:sdtContent>
              </w:sdt>
              <w:ins w:author="Anonymous" w:id="88" w:date="2026-09-22T03:04:03Z"/>
            </w:sdtContent>
          </w:sdt>
        </w:p>
      </w:sdtContent>
    </w:sdt>
    <w:sdt>
      <w:sdtPr>
        <w:id w:val="192918046"/>
        <w:tag w:val="goog_rdk_5348"/>
      </w:sdtPr>
      <w:sdtContent>
        <w:p w:rsidR="00000000" w:rsidDel="00000000" w:rsidP="00000000" w:rsidRDefault="00000000" w:rsidRPr="00000000" w14:paraId="0000071C">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41136843"/>
              <w:tag w:val="goog_rdk_5346"/>
            </w:sdtPr>
            <w:sdtContent>
              <w:ins w:author="Anonymous" w:id="88" w:date="2026-09-22T03:04:03Z"/>
              <w:sdt>
                <w:sdtPr>
                  <w:id w:val="577953227"/>
                  <w:tag w:val="goog_rdk_5347"/>
                </w:sdtPr>
                <w:sdtContent>
                  <w:ins w:author="Anonymous" w:id="88" w:date="2026-09-22T03:04:03Z">
                    <w:r w:rsidDel="00000000" w:rsidR="00000000" w:rsidRPr="00000000">
                      <w:rPr>
                        <w:rtl w:val="0"/>
                      </w:rPr>
                    </w:r>
                  </w:ins>
                </w:sdtContent>
              </w:sdt>
              <w:ins w:author="Anonymous" w:id="88" w:date="2026-09-22T03:04:03Z"/>
            </w:sdtContent>
          </w:sdt>
        </w:p>
      </w:sdtContent>
    </w:sdt>
    <w:sdt>
      <w:sdtPr>
        <w:id w:val="-1761434009"/>
        <w:tag w:val="goog_rdk_5351"/>
      </w:sdtPr>
      <w:sdtContent>
        <w:p w:rsidR="00000000" w:rsidDel="00000000" w:rsidP="00000000" w:rsidRDefault="00000000" w:rsidRPr="00000000" w14:paraId="0000071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95213684"/>
              <w:tag w:val="goog_rdk_5349"/>
            </w:sdtPr>
            <w:sdtContent>
              <w:ins w:author="Anonymous" w:id="88" w:date="2026-09-22T03:04:03Z"/>
              <w:sdt>
                <w:sdtPr>
                  <w:id w:val="1510081918"/>
                  <w:tag w:val="goog_rdk_5350"/>
                </w:sdtPr>
                <w:sdtContent>
                  <w:ins w:author="Anonymous" w:id="88" w:date="2026-09-22T03:04:03Z">
                    <w:r w:rsidDel="00000000" w:rsidR="00000000" w:rsidRPr="00000000">
                      <w:rPr>
                        <w:rtl w:val="0"/>
                      </w:rPr>
                    </w:r>
                  </w:ins>
                </w:sdtContent>
              </w:sdt>
              <w:ins w:author="Anonymous" w:id="88" w:date="2026-09-22T03:04:03Z"/>
            </w:sdtContent>
          </w:sdt>
        </w:p>
      </w:sdtContent>
    </w:sdt>
    <w:sdt>
      <w:sdtPr>
        <w:id w:val="737142806"/>
        <w:tag w:val="goog_rdk_5354"/>
      </w:sdtPr>
      <w:sdtContent>
        <w:p w:rsidR="00000000" w:rsidDel="00000000" w:rsidP="00000000" w:rsidRDefault="00000000" w:rsidRPr="00000000" w14:paraId="0000071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225985161"/>
              <w:tag w:val="goog_rdk_5352"/>
            </w:sdtPr>
            <w:sdtContent>
              <w:ins w:author="Anonymous" w:id="88" w:date="2026-09-22T03:04:03Z"/>
              <w:sdt>
                <w:sdtPr>
                  <w:id w:val="643761249"/>
                  <w:tag w:val="goog_rdk_5353"/>
                </w:sdtPr>
                <w:sdtContent>
                  <w:ins w:author="Anonymous" w:id="88" w:date="2026-09-22T03:04:03Z">
                    <w:r w:rsidDel="00000000" w:rsidR="00000000" w:rsidRPr="00000000">
                      <w:rPr>
                        <w:rtl w:val="0"/>
                      </w:rPr>
                    </w:r>
                  </w:ins>
                </w:sdtContent>
              </w:sdt>
              <w:ins w:author="Anonymous" w:id="88" w:date="2026-09-22T03:04:03Z"/>
            </w:sdtContent>
          </w:sdt>
        </w:p>
      </w:sdtContent>
    </w:sdt>
    <w:sdt>
      <w:sdtPr>
        <w:id w:val="-392359762"/>
        <w:tag w:val="goog_rdk_5357"/>
      </w:sdtPr>
      <w:sdtContent>
        <w:p w:rsidR="00000000" w:rsidDel="00000000" w:rsidP="00000000" w:rsidRDefault="00000000" w:rsidRPr="00000000" w14:paraId="0000071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556520848"/>
              <w:tag w:val="goog_rdk_5355"/>
            </w:sdtPr>
            <w:sdtContent>
              <w:ins w:author="Anonymous" w:id="88" w:date="2026-09-22T03:04:03Z"/>
              <w:sdt>
                <w:sdtPr>
                  <w:id w:val="884015071"/>
                  <w:tag w:val="goog_rdk_5356"/>
                </w:sdtPr>
                <w:sdtContent>
                  <w:ins w:author="Anonymous" w:id="88" w:date="2026-09-22T03:04:03Z">
                    <w:r w:rsidDel="00000000" w:rsidR="00000000" w:rsidRPr="00000000">
                      <w:rPr>
                        <w:rtl w:val="0"/>
                      </w:rPr>
                    </w:r>
                  </w:ins>
                </w:sdtContent>
              </w:sdt>
              <w:ins w:author="Anonymous" w:id="88" w:date="2026-09-22T03:04:03Z"/>
            </w:sdtContent>
          </w:sdt>
        </w:p>
      </w:sdtContent>
    </w:sdt>
    <w:sdt>
      <w:sdtPr>
        <w:id w:val="840706839"/>
        <w:tag w:val="goog_rdk_5360"/>
      </w:sdtPr>
      <w:sdtContent>
        <w:p w:rsidR="00000000" w:rsidDel="00000000" w:rsidP="00000000" w:rsidRDefault="00000000" w:rsidRPr="00000000" w14:paraId="0000072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11122121"/>
              <w:tag w:val="goog_rdk_5358"/>
            </w:sdtPr>
            <w:sdtContent>
              <w:ins w:author="Anonymous" w:id="88" w:date="2026-09-22T03:04:03Z"/>
              <w:sdt>
                <w:sdtPr>
                  <w:id w:val="-2133073935"/>
                  <w:tag w:val="goog_rdk_5359"/>
                </w:sdtPr>
                <w:sdtContent>
                  <w:ins w:author="Anonymous" w:id="88" w:date="2026-09-22T03:04:03Z">
                    <w:r w:rsidDel="00000000" w:rsidR="00000000" w:rsidRPr="00000000">
                      <w:rPr>
                        <w:rtl w:val="0"/>
                      </w:rPr>
                    </w:r>
                  </w:ins>
                </w:sdtContent>
              </w:sdt>
              <w:ins w:author="Anonymous" w:id="88" w:date="2026-09-22T03:04:03Z"/>
            </w:sdtContent>
          </w:sdt>
        </w:p>
      </w:sdtContent>
    </w:sdt>
    <w:sdt>
      <w:sdtPr>
        <w:id w:val="592513662"/>
        <w:tag w:val="goog_rdk_5363"/>
      </w:sdtPr>
      <w:sdtContent>
        <w:p w:rsidR="00000000" w:rsidDel="00000000" w:rsidP="00000000" w:rsidRDefault="00000000" w:rsidRPr="00000000" w14:paraId="0000072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99980224"/>
              <w:tag w:val="goog_rdk_5361"/>
            </w:sdtPr>
            <w:sdtContent>
              <w:ins w:author="Anonymous" w:id="88" w:date="2026-09-22T03:04:03Z"/>
              <w:sdt>
                <w:sdtPr>
                  <w:id w:val="767901651"/>
                  <w:tag w:val="goog_rdk_5362"/>
                </w:sdtPr>
                <w:sdtContent>
                  <w:ins w:author="Anonymous" w:id="88" w:date="2026-09-22T03:04:03Z">
                    <w:r w:rsidDel="00000000" w:rsidR="00000000" w:rsidRPr="00000000">
                      <w:rPr>
                        <w:rtl w:val="0"/>
                      </w:rPr>
                    </w:r>
                  </w:ins>
                </w:sdtContent>
              </w:sdt>
              <w:ins w:author="Anonymous" w:id="88" w:date="2026-09-22T03:04:03Z"/>
            </w:sdtContent>
          </w:sdt>
        </w:p>
      </w:sdtContent>
    </w:sdt>
    <w:sdt>
      <w:sdtPr>
        <w:id w:val="535490400"/>
        <w:tag w:val="goog_rdk_5366"/>
      </w:sdtPr>
      <w:sdtContent>
        <w:p w:rsidR="00000000" w:rsidDel="00000000" w:rsidP="00000000" w:rsidRDefault="00000000" w:rsidRPr="00000000" w14:paraId="0000072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689505072"/>
              <w:tag w:val="goog_rdk_5364"/>
            </w:sdtPr>
            <w:sdtContent>
              <w:ins w:author="Anonymous" w:id="88" w:date="2026-09-22T03:04:03Z"/>
              <w:sdt>
                <w:sdtPr>
                  <w:id w:val="785951735"/>
                  <w:tag w:val="goog_rdk_5365"/>
                </w:sdtPr>
                <w:sdtContent>
                  <w:ins w:author="Anonymous" w:id="88" w:date="2026-09-22T03:04:03Z">
                    <w:r w:rsidDel="00000000" w:rsidR="00000000" w:rsidRPr="00000000">
                      <w:rPr>
                        <w:rtl w:val="0"/>
                      </w:rPr>
                    </w:r>
                  </w:ins>
                </w:sdtContent>
              </w:sdt>
              <w:ins w:author="Anonymous" w:id="88" w:date="2026-09-22T03:04:03Z"/>
            </w:sdtContent>
          </w:sdt>
        </w:p>
      </w:sdtContent>
    </w:sdt>
    <w:sdt>
      <w:sdtPr>
        <w:id w:val="1702658162"/>
        <w:tag w:val="goog_rdk_5369"/>
      </w:sdtPr>
      <w:sdtContent>
        <w:p w:rsidR="00000000" w:rsidDel="00000000" w:rsidP="00000000" w:rsidRDefault="00000000" w:rsidRPr="00000000" w14:paraId="0000072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578712892"/>
              <w:tag w:val="goog_rdk_5367"/>
            </w:sdtPr>
            <w:sdtContent>
              <w:ins w:author="Anonymous" w:id="88" w:date="2026-09-22T03:04:03Z"/>
              <w:sdt>
                <w:sdtPr>
                  <w:id w:val="-849006781"/>
                  <w:tag w:val="goog_rdk_5368"/>
                </w:sdtPr>
                <w:sdtContent>
                  <w:ins w:author="Anonymous" w:id="88" w:date="2026-09-22T03:04:03Z">
                    <w:r w:rsidDel="00000000" w:rsidR="00000000" w:rsidRPr="00000000">
                      <w:rPr>
                        <w:rtl w:val="0"/>
                      </w:rPr>
                    </w:r>
                  </w:ins>
                </w:sdtContent>
              </w:sdt>
              <w:ins w:author="Anonymous" w:id="88" w:date="2026-09-22T03:04:03Z"/>
            </w:sdtContent>
          </w:sdt>
        </w:p>
      </w:sdtContent>
    </w:sdt>
    <w:sdt>
      <w:sdtPr>
        <w:id w:val="-1037300116"/>
        <w:tag w:val="goog_rdk_5372"/>
      </w:sdtPr>
      <w:sdtContent>
        <w:p w:rsidR="00000000" w:rsidDel="00000000" w:rsidP="00000000" w:rsidRDefault="00000000" w:rsidRPr="00000000" w14:paraId="0000072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06480596"/>
              <w:tag w:val="goog_rdk_5370"/>
            </w:sdtPr>
            <w:sdtContent>
              <w:ins w:author="Anonymous" w:id="88" w:date="2026-09-22T03:04:03Z"/>
              <w:sdt>
                <w:sdtPr>
                  <w:id w:val="229520554"/>
                  <w:tag w:val="goog_rdk_5371"/>
                </w:sdtPr>
                <w:sdtContent>
                  <w:ins w:author="Anonymous" w:id="88" w:date="2026-09-22T03:04:03Z">
                    <w:r w:rsidDel="00000000" w:rsidR="00000000" w:rsidRPr="00000000">
                      <w:rPr>
                        <w:rtl w:val="0"/>
                      </w:rPr>
                    </w:r>
                  </w:ins>
                </w:sdtContent>
              </w:sdt>
              <w:ins w:author="Anonymous" w:id="88" w:date="2026-09-22T03:04:03Z"/>
            </w:sdtContent>
          </w:sdt>
        </w:p>
      </w:sdtContent>
    </w:sdt>
    <w:sdt>
      <w:sdtPr>
        <w:id w:val="1303784632"/>
        <w:tag w:val="goog_rdk_5375"/>
      </w:sdtPr>
      <w:sdtContent>
        <w:p w:rsidR="00000000" w:rsidDel="00000000" w:rsidP="00000000" w:rsidRDefault="00000000" w:rsidRPr="00000000" w14:paraId="0000072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216796990"/>
              <w:tag w:val="goog_rdk_5373"/>
            </w:sdtPr>
            <w:sdtContent>
              <w:ins w:author="Anonymous" w:id="88" w:date="2026-09-22T03:04:03Z"/>
              <w:sdt>
                <w:sdtPr>
                  <w:id w:val="-657870455"/>
                  <w:tag w:val="goog_rdk_5374"/>
                </w:sdtPr>
                <w:sdtContent>
                  <w:ins w:author="Anonymous" w:id="88" w:date="2026-09-22T03:04:03Z">
                    <w:r w:rsidDel="00000000" w:rsidR="00000000" w:rsidRPr="00000000">
                      <w:rPr>
                        <w:rtl w:val="0"/>
                      </w:rPr>
                    </w:r>
                  </w:ins>
                </w:sdtContent>
              </w:sdt>
              <w:ins w:author="Anonymous" w:id="88" w:date="2026-09-22T03:04:03Z"/>
            </w:sdtContent>
          </w:sdt>
        </w:p>
      </w:sdtContent>
    </w:sdt>
    <w:sdt>
      <w:sdtPr>
        <w:id w:val="515675810"/>
        <w:tag w:val="goog_rdk_5378"/>
      </w:sdtPr>
      <w:sdtContent>
        <w:p w:rsidR="00000000" w:rsidDel="00000000" w:rsidP="00000000" w:rsidRDefault="00000000" w:rsidRPr="00000000" w14:paraId="0000072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958590703"/>
              <w:tag w:val="goog_rdk_5376"/>
            </w:sdtPr>
            <w:sdtContent>
              <w:ins w:author="Anonymous" w:id="88" w:date="2026-09-22T03:04:03Z"/>
              <w:sdt>
                <w:sdtPr>
                  <w:id w:val="-1717196752"/>
                  <w:tag w:val="goog_rdk_5377"/>
                </w:sdtPr>
                <w:sdtContent>
                  <w:ins w:author="Anonymous" w:id="88" w:date="2026-09-22T03:04:03Z">
                    <w:r w:rsidDel="00000000" w:rsidR="00000000" w:rsidRPr="00000000">
                      <w:rPr>
                        <w:rtl w:val="0"/>
                      </w:rPr>
                    </w:r>
                  </w:ins>
                </w:sdtContent>
              </w:sdt>
              <w:ins w:author="Anonymous" w:id="88" w:date="2026-09-22T03:04:03Z"/>
            </w:sdtContent>
          </w:sdt>
        </w:p>
      </w:sdtContent>
    </w:sdt>
    <w:sdt>
      <w:sdtPr>
        <w:id w:val="2073781940"/>
        <w:tag w:val="goog_rdk_5381"/>
      </w:sdtPr>
      <w:sdtContent>
        <w:p w:rsidR="00000000" w:rsidDel="00000000" w:rsidP="00000000" w:rsidRDefault="00000000" w:rsidRPr="00000000" w14:paraId="0000072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98898744"/>
              <w:tag w:val="goog_rdk_5379"/>
            </w:sdtPr>
            <w:sdtContent>
              <w:ins w:author="Anonymous" w:id="88" w:date="2026-09-22T03:04:03Z"/>
              <w:sdt>
                <w:sdtPr>
                  <w:id w:val="-1395723497"/>
                  <w:tag w:val="goog_rdk_5380"/>
                </w:sdtPr>
                <w:sdtContent>
                  <w:ins w:author="Anonymous" w:id="88" w:date="2026-09-22T03:04:03Z">
                    <w:r w:rsidDel="00000000" w:rsidR="00000000" w:rsidRPr="00000000">
                      <w:rPr>
                        <w:rtl w:val="0"/>
                      </w:rPr>
                    </w:r>
                  </w:ins>
                </w:sdtContent>
              </w:sdt>
              <w:ins w:author="Anonymous" w:id="88" w:date="2026-09-22T03:04:03Z"/>
            </w:sdtContent>
          </w:sdt>
        </w:p>
      </w:sdtContent>
    </w:sdt>
    <w:sdt>
      <w:sdtPr>
        <w:id w:val="-214000617"/>
        <w:tag w:val="goog_rdk_5384"/>
      </w:sdtPr>
      <w:sdtContent>
        <w:p w:rsidR="00000000" w:rsidDel="00000000" w:rsidP="00000000" w:rsidRDefault="00000000" w:rsidRPr="00000000" w14:paraId="0000072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849109957"/>
              <w:tag w:val="goog_rdk_5382"/>
            </w:sdtPr>
            <w:sdtContent>
              <w:ins w:author="Anonymous" w:id="88" w:date="2026-09-22T03:04:03Z"/>
              <w:sdt>
                <w:sdtPr>
                  <w:id w:val="-1680644617"/>
                  <w:tag w:val="goog_rdk_5383"/>
                </w:sdtPr>
                <w:sdtContent>
                  <w:ins w:author="Anonymous" w:id="88" w:date="2026-09-22T03:04:03Z">
                    <w:r w:rsidDel="00000000" w:rsidR="00000000" w:rsidRPr="00000000">
                      <w:rPr>
                        <w:rtl w:val="0"/>
                      </w:rPr>
                    </w:r>
                  </w:ins>
                </w:sdtContent>
              </w:sdt>
              <w:ins w:author="Anonymous" w:id="88" w:date="2026-09-22T03:04:03Z"/>
            </w:sdtContent>
          </w:sdt>
        </w:p>
      </w:sdtContent>
    </w:sdt>
    <w:p w:rsidR="00000000" w:rsidDel="00000000" w:rsidP="00000000" w:rsidRDefault="00000000" w:rsidRPr="00000000" w14:paraId="00000729">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Prompt</w:t>
      </w:r>
      <w:r w:rsidDel="00000000" w:rsidR="00000000" w:rsidRPr="00000000">
        <w:rPr>
          <w:rFonts w:ascii="Cambria" w:cs="Cambria" w:eastAsia="Cambria" w:hAnsi="Cambria"/>
          <w:color w:val="000000"/>
          <w:sz w:val="22"/>
          <w:szCs w:val="22"/>
          <w:rtl w:val="0"/>
        </w:rPr>
        <w:t xml:space="preserve">: Main idea for the comic</w:t>
      </w:r>
    </w:p>
    <w:p w:rsidR="00000000" w:rsidDel="00000000" w:rsidP="00000000" w:rsidRDefault="00000000" w:rsidRPr="00000000" w14:paraId="0000072A">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Character Name</w:t>
      </w:r>
      <w:r w:rsidDel="00000000" w:rsidR="00000000" w:rsidRPr="00000000">
        <w:rPr>
          <w:rFonts w:ascii="Cambria" w:cs="Cambria" w:eastAsia="Cambria" w:hAnsi="Cambria"/>
          <w:color w:val="000000"/>
          <w:sz w:val="22"/>
          <w:szCs w:val="22"/>
          <w:rtl w:val="0"/>
        </w:rPr>
        <w:t xml:space="preserve">: Hero of the comic</w:t>
      </w:r>
    </w:p>
    <w:p w:rsidR="00000000" w:rsidDel="00000000" w:rsidP="00000000" w:rsidRDefault="00000000" w:rsidRPr="00000000" w14:paraId="0000072B">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Setting</w:t>
      </w:r>
      <w:r w:rsidDel="00000000" w:rsidR="00000000" w:rsidRPr="00000000">
        <w:rPr>
          <w:rFonts w:ascii="Cambria" w:cs="Cambria" w:eastAsia="Cambria" w:hAnsi="Cambria"/>
          <w:color w:val="000000"/>
          <w:sz w:val="22"/>
          <w:szCs w:val="22"/>
          <w:rtl w:val="0"/>
        </w:rPr>
        <w:t xml:space="preserve">: Location (e.g., forest, school, city)</w:t>
      </w:r>
    </w:p>
    <w:p w:rsidR="00000000" w:rsidDel="00000000" w:rsidP="00000000" w:rsidRDefault="00000000" w:rsidRPr="00000000" w14:paraId="0000072C">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Tone</w:t>
      </w:r>
      <w:r w:rsidDel="00000000" w:rsidR="00000000" w:rsidRPr="00000000">
        <w:rPr>
          <w:rFonts w:ascii="Cambria" w:cs="Cambria" w:eastAsia="Cambria" w:hAnsi="Cambria"/>
          <w:color w:val="000000"/>
          <w:sz w:val="22"/>
          <w:szCs w:val="22"/>
          <w:rtl w:val="0"/>
        </w:rPr>
        <w:t xml:space="preserve">: Mood of the story (e.g., dramatic, funny)</w:t>
      </w:r>
    </w:p>
    <w:p w:rsidR="00000000" w:rsidDel="00000000" w:rsidP="00000000" w:rsidRDefault="00000000" w:rsidRPr="00000000" w14:paraId="0000072D">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Art Style</w:t>
      </w:r>
      <w:r w:rsidDel="00000000" w:rsidR="00000000" w:rsidRPr="00000000">
        <w:rPr>
          <w:rFonts w:ascii="Cambria" w:cs="Cambria" w:eastAsia="Cambria" w:hAnsi="Cambria"/>
          <w:color w:val="000000"/>
          <w:sz w:val="22"/>
          <w:szCs w:val="22"/>
          <w:rtl w:val="0"/>
        </w:rPr>
        <w:t xml:space="preserve">: Visual style preference (e.g., anime, realistic)</w:t>
      </w:r>
    </w:p>
    <w:sdt>
      <w:sdtPr>
        <w:id w:val="-2001991374"/>
        <w:tag w:val="goog_rdk_5386"/>
      </w:sdtPr>
      <w:sdtContent>
        <w:p w:rsidR="00000000" w:rsidDel="00000000" w:rsidP="00000000" w:rsidRDefault="00000000" w:rsidRPr="00000000" w14:paraId="0000072E">
          <w:pPr>
            <w:pStyle w:val="Heading3"/>
            <w:keepNext w:val="0"/>
            <w:keepLines w:val="0"/>
            <w:numPr>
              <w:ilvl w:val="0"/>
              <w:numId w:val="32"/>
            </w:numPr>
            <w:spacing w:after="240" w:before="0" w:lineRule="auto"/>
            <w:ind w:left="720" w:hanging="360"/>
            <w:rPr>
              <w:ins w:author="Maha Lakshmi" w:id="93" w:date="2026-09-22T05:41:07Z"/>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Upon form submission, data is sent to the FastAPI backend via a POST request for processing.</w:t>
          </w:r>
          <w:sdt>
            <w:sdtPr>
              <w:id w:val="1489324830"/>
              <w:tag w:val="goog_rdk_5385"/>
            </w:sdtPr>
            <w:sdtContent>
              <w:ins w:author="Maha Lakshmi" w:id="93" w:date="2026-09-22T05:41:07Z">
                <w:r w:rsidDel="00000000" w:rsidR="00000000" w:rsidRPr="00000000">
                  <w:rPr>
                    <w:rtl w:val="0"/>
                  </w:rPr>
                </w:r>
              </w:ins>
            </w:sdtContent>
          </w:sdt>
        </w:p>
      </w:sdtContent>
    </w:sdt>
    <w:sdt>
      <w:sdtPr>
        <w:id w:val="-1855649689"/>
        <w:tag w:val="goog_rdk_5390"/>
      </w:sdtPr>
      <w:sdtContent>
        <w:p w:rsidR="00000000" w:rsidDel="00000000" w:rsidP="00000000" w:rsidRDefault="00000000" w:rsidRPr="00000000" w14:paraId="0000072F">
          <w:pPr>
            <w:ind w:left="720" w:firstLine="0"/>
            <w:rPr>
              <w:del w:author="M Alagu Natchiyar" w:id="94" w:date="2026-09-22T16:08:52Z"/>
              <w:rFonts w:ascii="Arial" w:cs="Arial" w:eastAsia="Arial" w:hAnsi="Arial"/>
              <w:b w:val="0"/>
              <w:bCs w:val="0"/>
              <w:i w:val="0"/>
              <w:iCs w:val="0"/>
              <w:smallCaps w:val="0"/>
              <w:strike w:val="0"/>
              <w:color w:val="000000"/>
              <w:sz w:val="22"/>
              <w:szCs w:val="22"/>
              <w:u w:val="none"/>
              <w:shd w:fill="auto" w:val="clear"/>
              <w:vertAlign w:val="baseline"/>
              <w:rPrChange w:author="Maha Lakshmi" w:id="95" w:date="2026-09-22T05:41:07Z">
                <w:rPr>
                  <w:rFonts w:ascii="Cambria" w:cs="Cambria" w:eastAsia="Cambria" w:hAnsi="Cambria"/>
                  <w:color w:val="000000"/>
                  <w:sz w:val="22"/>
                  <w:szCs w:val="22"/>
                </w:rPr>
              </w:rPrChange>
            </w:rPr>
            <w:pPrChange w:author="Maha Lakshmi" w:id="0" w:date="2026-09-22T05:41:07Z">
              <w:pPr>
                <w:pStyle w:val="Heading3"/>
                <w:keepNext w:val="0"/>
                <w:keepLines w:val="0"/>
                <w:numPr>
                  <w:ilvl w:val="0"/>
                  <w:numId w:val="32"/>
                </w:numPr>
                <w:spacing w:after="240" w:before="0" w:lineRule="auto"/>
                <w:ind w:left="720" w:hanging="360"/>
              </w:pPr>
            </w:pPrChange>
          </w:pPr>
          <w:sdt>
            <w:sdtPr>
              <w:id w:val="-388765908"/>
              <w:tag w:val="goog_rdk_5388"/>
            </w:sdtPr>
            <w:sdtContent>
              <w:del w:author="M Alagu Natchiyar" w:id="94" w:date="2026-09-22T16:08:52Z"/>
              <w:sdt>
                <w:sdtPr>
                  <w:id w:val="1145425333"/>
                  <w:tag w:val="goog_rdk_5389"/>
                </w:sdtPr>
                <w:sdtContent>
                  <w:del w:author="M Alagu Natchiyar" w:id="94" w:date="2026-09-22T16:08:52Z">
                    <w:r w:rsidDel="00000000" w:rsidR="00000000" w:rsidRPr="00000000">
                      <w:rPr>
                        <w:rtl w:val="0"/>
                      </w:rPr>
                    </w:r>
                  </w:del>
                </w:sdtContent>
              </w:sdt>
              <w:del w:author="M Alagu Natchiyar" w:id="94" w:date="2026-09-22T16:08:52Z"/>
            </w:sdtContent>
          </w:sdt>
        </w:p>
      </w:sdtContent>
    </w:sdt>
    <w:p w:rsidR="00000000" w:rsidDel="00000000" w:rsidP="00000000" w:rsidRDefault="00000000" w:rsidRPr="00000000" w14:paraId="00000730">
      <w:pPr>
        <w:pStyle w:val="Heading3"/>
        <w:keepNext w:val="0"/>
        <w:keepLines w:val="0"/>
        <w:spacing w:after="24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Templates Used:</w:t>
      </w:r>
    </w:p>
    <w:p w:rsidR="00000000" w:rsidDel="00000000" w:rsidP="00000000" w:rsidRDefault="00000000" w:rsidRPr="00000000" w14:paraId="00000731">
      <w:pPr>
        <w:pStyle w:val="Heading3"/>
        <w:keepNext w:val="0"/>
        <w:keepLines w:val="0"/>
        <w:numPr>
          <w:ilvl w:val="0"/>
          <w:numId w:val="19"/>
        </w:numPr>
        <w:spacing w:after="0" w:befor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index.html</w:t>
      </w:r>
      <w:r w:rsidDel="00000000" w:rsidR="00000000" w:rsidRPr="00000000">
        <w:rPr>
          <w:rFonts w:ascii="Cambria" w:cs="Cambria" w:eastAsia="Cambria" w:hAnsi="Cambria"/>
          <w:color w:val="000000"/>
          <w:sz w:val="22"/>
          <w:szCs w:val="22"/>
          <w:rtl w:val="0"/>
        </w:rPr>
        <w:t xml:space="preserve">: For user input collection</w:t>
      </w:r>
    </w:p>
    <w:p w:rsidR="00000000" w:rsidDel="00000000" w:rsidP="00000000" w:rsidRDefault="00000000" w:rsidRPr="00000000" w14:paraId="00000732">
      <w:pPr>
        <w:pStyle w:val="Heading3"/>
        <w:keepNext w:val="0"/>
        <w:keepLines w:val="0"/>
        <w:numPr>
          <w:ilvl w:val="0"/>
          <w:numId w:val="19"/>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comic_preview.html</w:t>
      </w:r>
      <w:r w:rsidDel="00000000" w:rsidR="00000000" w:rsidRPr="00000000">
        <w:rPr>
          <w:rFonts w:ascii="Cambria" w:cs="Cambria" w:eastAsia="Cambria" w:hAnsi="Cambria"/>
          <w:color w:val="000000"/>
          <w:sz w:val="22"/>
          <w:szCs w:val="22"/>
          <w:rtl w:val="0"/>
        </w:rPr>
        <w:t xml:space="preserve">: To display the generated comic</w:t>
      </w:r>
    </w:p>
    <w:p w:rsidR="00000000" w:rsidDel="00000000" w:rsidP="00000000" w:rsidRDefault="00000000" w:rsidRPr="00000000" w14:paraId="00000733">
      <w:pPr>
        <w:pStyle w:val="Heading3"/>
        <w:keepNext w:val="0"/>
        <w:keepLines w:val="0"/>
        <w:numPr>
          <w:ilvl w:val="0"/>
          <w:numId w:val="19"/>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export_success.html</w:t>
      </w:r>
      <w:r w:rsidDel="00000000" w:rsidR="00000000" w:rsidRPr="00000000">
        <w:rPr>
          <w:rFonts w:ascii="Cambria" w:cs="Cambria" w:eastAsia="Cambria" w:hAnsi="Cambria"/>
          <w:color w:val="000000"/>
          <w:sz w:val="22"/>
          <w:szCs w:val="22"/>
          <w:rtl w:val="0"/>
        </w:rPr>
        <w:t xml:space="preserve">: To show a success message after comic export</w:t>
      </w:r>
    </w:p>
    <w:p w:rsidR="00000000" w:rsidDel="00000000" w:rsidP="00000000" w:rsidRDefault="00000000" w:rsidRPr="00000000" w14:paraId="00000734">
      <w:pPr>
        <w:pStyle w:val="Heading3"/>
        <w:keepNext w:val="0"/>
        <w:keepLines w:val="0"/>
        <w:spacing w:after="240" w:before="240" w:lineRule="auto"/>
        <w:rPr>
          <w:rFonts w:ascii="Cambria" w:cs="Cambria" w:eastAsia="Cambria" w:hAnsi="Cambria"/>
          <w:color w:val="000000"/>
          <w:sz w:val="22"/>
          <w:szCs w:val="22"/>
        </w:rPr>
      </w:pPr>
      <w:bookmarkStart w:colFirst="0" w:colLast="0" w:name="_heading=h.esfbiofsmn8v" w:id="1416"/>
      <w:bookmarkEnd w:id="1416"/>
      <w:r w:rsidDel="00000000" w:rsidR="00000000" w:rsidRPr="00000000">
        <w:rPr>
          <w:rFonts w:ascii="Cambria" w:cs="Cambria" w:eastAsia="Cambria" w:hAnsi="Cambria"/>
          <w:color w:val="000000"/>
          <w:sz w:val="22"/>
          <w:szCs w:val="22"/>
          <w:rtl w:val="0"/>
        </w:rPr>
        <w:t xml:space="preserve">The frontend ensures a seamless flow from input collection to comic generation display.</w:t>
      </w:r>
    </w:p>
    <w:sdt>
      <w:sdtPr>
        <w:id w:val="848662839"/>
        <w:tag w:val="goog_rdk_5391"/>
      </w:sdtPr>
      <w:sdtContent>
        <w:p w:rsidR="00000000" w:rsidDel="00000000" w:rsidP="00000000" w:rsidRDefault="00000000" w:rsidRPr="00000000" w14:paraId="00000735">
          <w:pPr>
            <w:pStyle w:val="Heading3"/>
            <w:keepNext w:val="0"/>
            <w:keepLines w:val="0"/>
            <w:spacing w:before="280" w:lineRule="auto"/>
            <w:ind w:left="0" w:firstLine="1275"/>
            <w:rPr>
              <w:rFonts w:ascii="Cambria" w:cs="Cambria" w:eastAsia="Cambria" w:hAnsi="Cambria"/>
              <w:color w:val="000000"/>
              <w:sz w:val="22"/>
              <w:szCs w:val="22"/>
            </w:rPr>
            <w:pPrChange w:author="K Desavalli" w:id="0" w:date="2026-09-23T04:17:36Z">
              <w:pPr>
                <w:pStyle w:val="Heading3"/>
                <w:keepNext w:val="0"/>
                <w:keepLines w:val="0"/>
                <w:spacing w:before="280" w:lineRule="auto"/>
              </w:pPr>
            </w:pPrChange>
          </w:pPr>
          <w:bookmarkStart w:colFirst="0" w:colLast="0" w:name="_heading=h.q3fvhabilatl" w:id="1417"/>
          <w:bookmarkEnd w:id="1417"/>
          <w:r w:rsidDel="00000000" w:rsidR="00000000" w:rsidRPr="00000000">
            <w:rPr>
              <w:rFonts w:ascii="Cambria" w:cs="Cambria" w:eastAsia="Cambria" w:hAnsi="Cambria"/>
              <w:color w:val="000000"/>
              <w:sz w:val="22"/>
              <w:szCs w:val="22"/>
              <w:rtl w:val="0"/>
            </w:rPr>
            <w:t xml:space="preserve">Backend Responsibilities:</w:t>
          </w:r>
        </w:p>
      </w:sdtContent>
    </w:sdt>
    <w:p w:rsidR="00000000" w:rsidDel="00000000" w:rsidP="00000000" w:rsidRDefault="00000000" w:rsidRPr="00000000" w14:paraId="00000736">
      <w:pPr>
        <w:numPr>
          <w:ilvl w:val="0"/>
          <w:numId w:val="15"/>
        </w:numPr>
        <w:spacing w:after="0" w:before="240" w:lineRule="auto"/>
        <w:ind w:left="720" w:hanging="360"/>
        <w:rPr/>
      </w:pP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is used to manage server-side operations and route handling.</w:t>
      </w:r>
      <w:r w:rsidDel="00000000" w:rsidR="00000000" w:rsidRPr="00000000">
        <w:rPr>
          <w:rtl w:val="0"/>
        </w:rPr>
      </w:r>
    </w:p>
    <w:p w:rsidR="00000000" w:rsidDel="00000000" w:rsidP="00000000" w:rsidRDefault="00000000" w:rsidRPr="00000000" w14:paraId="00000737">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Key backend tasks:</w:t>
      </w:r>
    </w:p>
    <w:p w:rsidR="00000000" w:rsidDel="00000000" w:rsidP="00000000" w:rsidRDefault="00000000" w:rsidRPr="00000000" w14:paraId="00000738">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 form data from the frontend or JSON API calls.</w:t>
      </w:r>
    </w:p>
    <w:p w:rsidR="00000000" w:rsidDel="00000000" w:rsidP="00000000" w:rsidRDefault="00000000" w:rsidRPr="00000000" w14:paraId="00000739">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 AI models to generate panel outlines, story narration, and illustrations.</w:t>
      </w:r>
    </w:p>
    <w:p w:rsidR="00000000" w:rsidDel="00000000" w:rsidP="00000000" w:rsidRDefault="00000000" w:rsidRPr="00000000" w14:paraId="0000073A">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Organize and build the complete comic layout.</w:t>
      </w:r>
    </w:p>
    <w:p w:rsidR="00000000" w:rsidDel="00000000" w:rsidP="00000000" w:rsidRDefault="00000000" w:rsidRPr="00000000" w14:paraId="0000073B">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Export the comic to a downloadable PDF format.</w:t>
      </w:r>
    </w:p>
    <w:p w:rsidR="00000000" w:rsidDel="00000000" w:rsidP="00000000" w:rsidRDefault="00000000" w:rsidRPr="00000000" w14:paraId="0000073C">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Routes are defined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to handle:</w:t>
      </w:r>
    </w:p>
    <w:p w:rsidR="00000000" w:rsidDel="00000000" w:rsidP="00000000" w:rsidRDefault="00000000" w:rsidRPr="00000000" w14:paraId="0000073D">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Form-based and JSON-based comic generation</w:t>
      </w:r>
    </w:p>
    <w:p w:rsidR="00000000" w:rsidDel="00000000" w:rsidP="00000000" w:rsidRDefault="00000000" w:rsidRPr="00000000" w14:paraId="0000073E">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testing</w:t>
      </w:r>
    </w:p>
    <w:p w:rsidR="00000000" w:rsidDel="00000000" w:rsidP="00000000" w:rsidRDefault="00000000" w:rsidRPr="00000000" w14:paraId="0000073F">
      <w:pPr>
        <w:numPr>
          <w:ilvl w:val="1"/>
          <w:numId w:val="15"/>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Comic export confirmation</w:t>
      </w:r>
    </w:p>
    <w:p w:rsidR="00000000" w:rsidDel="00000000" w:rsidP="00000000" w:rsidRDefault="00000000" w:rsidRPr="00000000" w14:paraId="0000074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 ensures proper coordination between user inputs, AI generation workflows, and template rendering.</w:t>
      </w:r>
    </w:p>
    <w:p w:rsidR="00000000" w:rsidDel="00000000" w:rsidP="00000000" w:rsidRDefault="00000000" w:rsidRPr="00000000" w14:paraId="00000741">
      <w:pPr>
        <w:pStyle w:val="Heading3"/>
        <w:keepNext w:val="0"/>
        <w:keepLines w:val="0"/>
        <w:spacing w:before="280" w:lineRule="auto"/>
        <w:rPr>
          <w:rFonts w:ascii="Cambria" w:cs="Cambria" w:eastAsia="Cambria" w:hAnsi="Cambria"/>
          <w:color w:val="000000"/>
          <w:sz w:val="22"/>
          <w:szCs w:val="22"/>
        </w:rPr>
      </w:pPr>
      <w:bookmarkStart w:colFirst="0" w:colLast="0" w:name="_heading=h.34ma84lio99a" w:id="1418"/>
      <w:bookmarkEnd w:id="1418"/>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742">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is called to generate the structured 5-panel comic outline based on the user’s story prompt.</w:t>
      </w:r>
    </w:p>
    <w:p w:rsidR="00000000" w:rsidDel="00000000" w:rsidP="00000000" w:rsidRDefault="00000000" w:rsidRPr="00000000" w14:paraId="00000743">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is called next to create detailed narration and character dialogue from the outline.</w:t>
      </w:r>
    </w:p>
    <w:p w:rsidR="00000000" w:rsidDel="00000000" w:rsidP="00000000" w:rsidRDefault="00000000" w:rsidRPr="00000000" w14:paraId="00000744">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is used to generate comic-style illustrations based on the AI-generated image prompts for each panel.</w:t>
      </w:r>
    </w:p>
    <w:p w:rsidR="00000000" w:rsidDel="00000000" w:rsidP="00000000" w:rsidRDefault="00000000" w:rsidRPr="00000000" w14:paraId="00000745">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backend receives AI responses, formats the text and images appropriately, and passes them to the frontend templates for preview and export.</w:t>
      </w:r>
    </w:p>
    <w:p w:rsidR="00000000" w:rsidDel="00000000" w:rsidP="00000000" w:rsidRDefault="00000000" w:rsidRPr="00000000" w14:paraId="000007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 model interactions happen dynamically during comic generation, ensuring that every comic is fully unique and customized based on user input.</w:t>
      </w:r>
    </w:p>
    <w:p w:rsidR="00000000" w:rsidDel="00000000" w:rsidP="00000000" w:rsidRDefault="00000000" w:rsidRPr="00000000" w14:paraId="00000747">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1.3 Set up the development Environment:</w:t>
      </w:r>
    </w:p>
    <w:p w:rsidR="00000000" w:rsidDel="00000000" w:rsidP="00000000" w:rsidRDefault="00000000" w:rsidRPr="00000000" w14:paraId="00000748">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:Ensure that </w:t>
      </w: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is installed on your system along with </w:t>
      </w:r>
      <w:r w:rsidDel="00000000" w:rsidR="00000000" w:rsidRPr="00000000">
        <w:rPr>
          <w:rFonts w:ascii="Cambria" w:cs="Cambria" w:eastAsia="Cambria" w:hAnsi="Cambria"/>
          <w:b w:val="1"/>
          <w:bCs w:val="1"/>
          <w:rtl w:val="0"/>
        </w:rPr>
        <w:t xml:space="preserve">pip</w:t>
      </w:r>
      <w:r w:rsidDel="00000000" w:rsidR="00000000" w:rsidRPr="00000000">
        <w:rPr>
          <w:rFonts w:ascii="Cambria" w:cs="Cambria" w:eastAsia="Cambria" w:hAnsi="Cambria"/>
          <w:rtl w:val="0"/>
        </w:rPr>
        <w:t xml:space="preserve">, which will be used to manage the necessary project dependencies.</w:t>
      </w:r>
    </w:p>
    <w:p w:rsidR="00000000" w:rsidDel="00000000" w:rsidP="00000000" w:rsidRDefault="00000000" w:rsidRPr="00000000" w14:paraId="00000749">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:This ensures that project-specific packages do not conflict with system-wide installations.</w:t>
      </w:r>
    </w:p>
    <w:p w:rsidR="00000000" w:rsidDel="00000000" w:rsidP="00000000" w:rsidRDefault="00000000" w:rsidRPr="00000000" w14:paraId="0000074A">
      <w:pPr>
        <w:spacing w:after="240" w:before="240" w:line="240" w:lineRule="auto"/>
        <w:rPr>
          <w:rFonts w:ascii="Cambria" w:cs="Cambria" w:eastAsia="Cambria" w:hAnsi="Cambria"/>
          <w:color w:val="188038"/>
        </w:rPr>
      </w:pPr>
      <w:r w:rsidDel="00000000" w:rsidR="00000000" w:rsidRPr="00000000">
        <w:rPr>
          <w:rFonts w:ascii="Cambria" w:cs="Cambria" w:eastAsia="Cambria" w:hAnsi="Cambria"/>
          <w:color w:val="188038"/>
          <w:rtl w:val="0"/>
        </w:rPr>
        <w:t xml:space="preserve">python -m venv comiccraft-env</w:t>
      </w:r>
    </w:p>
    <w:p w:rsidR="00000000" w:rsidDel="00000000" w:rsidP="00000000" w:rsidRDefault="00000000" w:rsidRPr="00000000" w14:paraId="0000074B">
      <w:pPr>
        <w:spacing w:after="240" w:before="240" w:line="240" w:lineRule="auto"/>
        <w:rPr>
          <w:rFonts w:ascii="Cambria" w:cs="Cambria" w:eastAsia="Cambria" w:hAnsi="Cambria"/>
        </w:rPr>
      </w:pPr>
      <w:r w:rsidDel="00000000" w:rsidR="00000000" w:rsidRPr="00000000">
        <w:rPr>
          <w:rFonts w:ascii="Cambria" w:cs="Cambria" w:eastAsia="Cambria" w:hAnsi="Cambria"/>
          <w:color w:val="188038"/>
          <w:rtl w:val="0"/>
        </w:rPr>
        <w:t xml:space="preserve">comiccraft-env\Scripts\activate </w:t>
      </w:r>
      <w:r w:rsidDel="00000000" w:rsidR="00000000" w:rsidRPr="00000000">
        <w:rPr>
          <w:rFonts w:ascii="Cambria" w:cs="Cambria" w:eastAsia="Cambria" w:hAnsi="Cambria"/>
          <w:rtl w:val="0"/>
        </w:rPr>
        <w:t xml:space="preserve">  # For Windows</w:t>
      </w:r>
    </w:p>
    <w:p w:rsidR="00000000" w:rsidDel="00000000" w:rsidP="00000000" w:rsidRDefault="00000000" w:rsidRPr="00000000" w14:paraId="0000074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python-multipart google-generativeai diffusers transformers fpdf Pillow accelerate </w:t>
      </w:r>
      <w:r w:rsidDel="00000000" w:rsidR="00000000" w:rsidRPr="00000000">
        <w:rPr>
          <w:rtl w:val="0"/>
        </w:rPr>
      </w:r>
    </w:p>
    <w:p w:rsidR="00000000" w:rsidDel="00000000" w:rsidP="00000000" w:rsidRDefault="00000000" w:rsidRPr="00000000" w14:paraId="0000074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74E">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the initial project directory structure for ComicCraft:</w:t>
      </w:r>
    </w:p>
    <w:p w:rsidR="00000000" w:rsidDel="00000000" w:rsidP="00000000" w:rsidRDefault="00000000" w:rsidRPr="00000000" w14:paraId="0000074F">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5391150"/>
            <wp:effectExtent b="0" l="0" r="0" t="0"/>
            <wp:docPr id="3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40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751">
      <w:pPr>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Activity 2.1 Develop the core functionalities</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752">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y9gd33yg3tm6" w:id="1419"/>
      <w:bookmarkEnd w:id="1419"/>
      <w:r w:rsidDel="00000000" w:rsidR="00000000" w:rsidRPr="00000000">
        <w:rPr>
          <w:rFonts w:ascii="Cambria" w:cs="Cambria" w:eastAsia="Cambria" w:hAnsi="Cambria"/>
          <w:b w:val="1"/>
          <w:bCs w:val="1"/>
          <w:color w:val="000000"/>
          <w:sz w:val="22"/>
          <w:szCs w:val="22"/>
          <w:rtl w:val="0"/>
        </w:rPr>
        <w:t xml:space="preserve">Generate Structured Comic Panel Outline</w:t>
      </w:r>
    </w:p>
    <w:p w:rsidR="00000000" w:rsidDel="00000000" w:rsidP="00000000" w:rsidRDefault="00000000" w:rsidRPr="00000000" w14:paraId="00000753">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generate_outline()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gemini_flash.py</w:t>
      </w:r>
    </w:p>
    <w:p w:rsidR="00000000" w:rsidDel="00000000" w:rsidP="00000000" w:rsidRDefault="00000000" w:rsidRPr="00000000" w14:paraId="00000754">
      <w:pPr>
        <w:numPr>
          <w:ilvl w:val="0"/>
          <w:numId w:val="20"/>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AI model to generate a structured 5-panel comic outline based on the user's story prompt.</w:t>
      </w:r>
      <w:r w:rsidDel="00000000" w:rsidR="00000000" w:rsidRPr="00000000">
        <w:rPr>
          <w:rtl w:val="0"/>
        </w:rPr>
      </w:r>
    </w:p>
    <w:p w:rsidR="00000000" w:rsidDel="00000000" w:rsidP="00000000" w:rsidRDefault="00000000" w:rsidRPr="00000000" w14:paraId="00000755">
      <w:pPr>
        <w:numPr>
          <w:ilvl w:val="0"/>
          <w:numId w:val="2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 contains a panel number, title, scene description, and an image generation prompt.</w:t>
      </w:r>
    </w:p>
    <w:p w:rsidR="00000000" w:rsidDel="00000000" w:rsidP="00000000" w:rsidRDefault="00000000" w:rsidRPr="00000000" w14:paraId="00000756">
      <w:pPr>
        <w:numPr>
          <w:ilvl w:val="0"/>
          <w:numId w:val="2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one for each comic panel.</w:t>
      </w:r>
    </w:p>
    <w:p w:rsidR="00000000" w:rsidDel="00000000" w:rsidP="00000000" w:rsidRDefault="00000000" w:rsidRPr="00000000" w14:paraId="00000757">
      <w:pPr>
        <w:spacing w:after="240" w:before="240" w:lineRule="auto"/>
        <w:ind w:left="720" w:firstLine="0"/>
        <w:rPr>
          <w:rFonts w:ascii="Cambria" w:cs="Cambria" w:eastAsia="Cambria" w:hAnsi="Cambria"/>
        </w:rPr>
      </w:pPr>
      <w:sdt>
        <w:sdtPr>
          <w:id w:val="-1501530925"/>
          <w:tag w:val="goog_rdk_5393"/>
        </w:sdtPr>
        <w:sdtContent>
          <w:del w:author="Deepa lakshmi" w:id="97" w:date="2026-09-23T04:01:35Z">
            <w:r w:rsidDel="00000000" w:rsidR="00000000" w:rsidRPr="00000000">
              <w:rPr>
                <w:rFonts w:ascii="Cambria" w:cs="Cambria" w:eastAsia="Cambria" w:hAnsi="Cambria"/>
              </w:rPr>
              <w:drawing>
                <wp:inline distB="114300" distT="114300" distL="114300" distR="114300">
                  <wp:extent cx="5567363" cy="3434991"/>
                  <wp:effectExtent b="0" l="0" r="0" t="0"/>
                  <wp:docPr id="3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67363" cy="3434991"/>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758">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9713" cy="3030999"/>
            <wp:effectExtent b="0" l="0" r="0" t="0"/>
            <wp:docPr id="3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spacing w:after="240" w:before="240" w:lineRule="auto"/>
        <w:ind w:left="0" w:firstLine="0"/>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rtl w:val="0"/>
        </w:rPr>
        <w:t xml:space="preserve">Generate Comic Story Narration and Dialogue</w:t>
      </w:r>
      <w:r w:rsidDel="00000000" w:rsidR="00000000" w:rsidRPr="00000000">
        <w:rPr>
          <w:rtl w:val="0"/>
        </w:rPr>
      </w:r>
    </w:p>
    <w:p w:rsidR="00000000" w:rsidDel="00000000" w:rsidP="00000000" w:rsidRDefault="00000000" w:rsidRPr="00000000" w14:paraId="0000075A">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generate_story()</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gemini_pro.py</w:t>
      </w:r>
    </w:p>
    <w:p w:rsidR="00000000" w:rsidDel="00000000" w:rsidP="00000000" w:rsidRDefault="00000000" w:rsidRPr="00000000" w14:paraId="0000075B">
      <w:pPr>
        <w:numPr>
          <w:ilvl w:val="0"/>
          <w:numId w:val="9"/>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AI model to expand the panel outlines into a full comic-style story.</w:t>
      </w:r>
      <w:r w:rsidDel="00000000" w:rsidR="00000000" w:rsidRPr="00000000">
        <w:rPr>
          <w:rtl w:val="0"/>
        </w:rPr>
      </w:r>
    </w:p>
    <w:p w:rsidR="00000000" w:rsidDel="00000000" w:rsidP="00000000" w:rsidRDefault="00000000" w:rsidRPr="00000000" w14:paraId="0000075C">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creates engaging narration and character dialogues for each panel.</w:t>
      </w:r>
    </w:p>
    <w:p w:rsidR="00000000" w:rsidDel="00000000" w:rsidP="00000000" w:rsidRDefault="00000000" w:rsidRPr="00000000" w14:paraId="0000075D">
      <w:pPr>
        <w:numPr>
          <w:ilvl w:val="0"/>
          <w:numId w:val="9"/>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single formatted text containing all the panels' stories.</w:t>
      </w:r>
    </w:p>
    <w:p w:rsidR="00000000" w:rsidDel="00000000" w:rsidP="00000000" w:rsidRDefault="00000000" w:rsidRPr="00000000" w14:paraId="0000075E">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35"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vj0z4fujxa6" w:id="1420"/>
      <w:bookmarkEnd w:id="1420"/>
      <w:r w:rsidDel="00000000" w:rsidR="00000000" w:rsidRPr="00000000">
        <w:rPr>
          <w:rFonts w:ascii="Cambria" w:cs="Cambria" w:eastAsia="Cambria" w:hAnsi="Cambria"/>
          <w:b w:val="1"/>
          <w:bCs w:val="1"/>
          <w:color w:val="000000"/>
          <w:sz w:val="22"/>
          <w:szCs w:val="22"/>
          <w:rtl w:val="0"/>
        </w:rPr>
        <w:t xml:space="preserve">Generate Comic Illustrations from Prompts</w:t>
      </w:r>
    </w:p>
    <w:p w:rsidR="00000000" w:rsidDel="00000000" w:rsidP="00000000" w:rsidRDefault="00000000" w:rsidRPr="00000000" w14:paraId="00000760">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generate_image()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image_generator.py</w:t>
      </w:r>
    </w:p>
    <w:p w:rsidR="00000000" w:rsidDel="00000000" w:rsidP="00000000" w:rsidRDefault="00000000" w:rsidRPr="00000000" w14:paraId="00000761">
      <w:pPr>
        <w:numPr>
          <w:ilvl w:val="0"/>
          <w:numId w:val="2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model to create a comic-style image based on the provided image prompt.</w:t>
      </w:r>
    </w:p>
    <w:p w:rsidR="00000000" w:rsidDel="00000000" w:rsidP="00000000" w:rsidRDefault="00000000" w:rsidRPr="00000000" w14:paraId="00000762">
      <w:pPr>
        <w:numPr>
          <w:ilvl w:val="0"/>
          <w:numId w:val="2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sanitizes the prompt for safe filenames and saves the generated image to the </w:t>
      </w:r>
      <w:r w:rsidDel="00000000" w:rsidR="00000000" w:rsidRPr="00000000">
        <w:rPr>
          <w:rFonts w:ascii="Cambria" w:cs="Cambria" w:eastAsia="Cambria" w:hAnsi="Cambria"/>
          <w:color w:val="188038"/>
          <w:rtl w:val="0"/>
        </w:rPr>
        <w:t xml:space="preserve">static/panels</w:t>
      </w:r>
      <w:r w:rsidDel="00000000" w:rsidR="00000000" w:rsidRPr="00000000">
        <w:rPr>
          <w:rFonts w:ascii="Cambria" w:cs="Cambria" w:eastAsia="Cambria" w:hAnsi="Cambria"/>
          <w:rtl w:val="0"/>
        </w:rPr>
        <w:t xml:space="preserve"> directory.</w:t>
      </w:r>
    </w:p>
    <w:p w:rsidR="00000000" w:rsidDel="00000000" w:rsidP="00000000" w:rsidRDefault="00000000" w:rsidRPr="00000000" w14:paraId="00000763">
      <w:pPr>
        <w:numPr>
          <w:ilvl w:val="0"/>
          <w:numId w:val="2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file path to the saved image.</w:t>
      </w:r>
    </w:p>
    <w:sdt>
      <w:sdtPr>
        <w:id w:val="-1512871643"/>
        <w:tag w:val="goog_rdk_5398"/>
      </w:sdtPr>
      <w:sdtContent>
        <w:p w:rsidR="00000000" w:rsidDel="00000000" w:rsidP="00000000" w:rsidRDefault="00000000" w:rsidRPr="00000000" w14:paraId="00000764">
          <w:pPr>
            <w:spacing w:after="240" w:before="240" w:lineRule="auto"/>
            <w:ind w:left="720" w:firstLine="0"/>
            <w:rPr>
              <w:rFonts w:ascii="Cambria" w:cs="Cambria" w:eastAsia="Cambria" w:hAnsi="Cambria"/>
            </w:rPr>
            <w:pPrChange w:author="Santhosh Kumar" w:id="0" w:date="2026-09-22T05:28:35Z">
              <w:pPr>
                <w:spacing w:after="240" w:before="240" w:lineRule="auto"/>
              </w:pPr>
            </w:pPrChange>
          </w:pPr>
          <w:sdt>
            <w:sdtPr>
              <w:id w:val="1618631150"/>
              <w:tag w:val="goog_rdk_5395"/>
            </w:sdtPr>
            <w:sdtContent>
              <w:ins w:author="Parameshwari R" w:id="98" w:date="2026-09-23T00:44:56Z">
                <w:r w:rsidDel="00000000" w:rsidR="00000000" w:rsidRPr="00000000">
                  <w:rPr>
                    <w:rFonts w:ascii="Cambria" w:cs="Cambria" w:eastAsia="Cambria" w:hAnsi="Cambria"/>
                  </w:rPr>
                  <w:drawing>
                    <wp:inline distB="114300" distT="114300" distL="114300" distR="114300">
                      <wp:extent cx="4972050" cy="2305050"/>
                      <wp:effectExtent b="0" l="0" r="0" t="0"/>
                      <wp:docPr id="2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972050" cy="2305050"/>
                              </a:xfrm>
                              <a:prstGeom prst="rect"/>
                              <a:ln/>
                            </pic:spPr>
                          </pic:pic>
                        </a:graphicData>
                      </a:graphic>
                    </wp:inline>
                  </w:drawing>
                </w:r>
              </w:ins>
            </w:sdtContent>
          </w:sdt>
          <w:sdt>
            <w:sdtPr>
              <w:id w:val="1837633902"/>
              <w:tag w:val="goog_rdk_5396"/>
            </w:sdtPr>
            <w:sdtContent>
              <w:ins w:author="Santhosh Kumar" w:id="99" w:date="2026-09-22T05:28:35Z">
                <w:r w:rsidDel="00000000" w:rsidR="00000000" w:rsidRPr="00000000">
                  <w:rPr>
                    <w:rFonts w:ascii="Cambria" w:cs="Cambria" w:eastAsia="Cambria" w:hAnsi="Cambria"/>
                  </w:rPr>
                  <w:drawing>
                    <wp:inline distB="114300" distT="114300" distL="114300" distR="114300">
                      <wp:extent cx="5567363" cy="3434991"/>
                      <wp:effectExtent b="0" l="0" r="0" t="0"/>
                      <wp:docPr id="2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67363" cy="3434991"/>
                              </a:xfrm>
                              <a:prstGeom prst="rect"/>
                              <a:ln/>
                            </pic:spPr>
                          </pic:pic>
                        </a:graphicData>
                      </a:graphic>
                    </wp:inline>
                  </w:drawing>
                </w:r>
              </w:ins>
            </w:sdtContent>
          </w:sdt>
          <w:sdt>
            <w:sdtPr>
              <w:id w:val="242804539"/>
              <w:tag w:val="goog_rdk_5397"/>
            </w:sdtPr>
            <w:sdtContent>
              <w:del w:author="Parameshwari R" w:id="98" w:date="2026-09-23T00:44:56Z">
                <w:r w:rsidDel="00000000" w:rsidR="00000000" w:rsidRPr="00000000">
                  <w:rPr>
                    <w:rFonts w:ascii="Cambria" w:cs="Cambria" w:eastAsia="Cambria" w:hAnsi="Cambria"/>
                  </w:rPr>
                  <w:drawing>
                    <wp:inline distB="114300" distT="114300" distL="114300" distR="114300">
                      <wp:extent cx="4972050" cy="2305050"/>
                      <wp:effectExtent b="0" l="0" r="0" t="0"/>
                      <wp:docPr id="3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972050" cy="2305050"/>
                              </a:xfrm>
                              <a:prstGeom prst="rect"/>
                              <a:ln/>
                            </pic:spPr>
                          </pic:pic>
                        </a:graphicData>
                      </a:graphic>
                    </wp:inline>
                  </w:drawing>
                </w:r>
              </w:del>
            </w:sdtContent>
          </w:sdt>
          <w:r w:rsidDel="00000000" w:rsidR="00000000" w:rsidRPr="00000000">
            <w:rPr>
              <w:rtl w:val="0"/>
            </w:rPr>
          </w:r>
        </w:p>
      </w:sdtContent>
    </w:sdt>
    <w:p w:rsidR="00000000" w:rsidDel="00000000" w:rsidP="00000000" w:rsidRDefault="00000000" w:rsidRPr="00000000" w14:paraId="0000076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Organize Comic Panels into Layout Structure</w:t>
      </w:r>
    </w:p>
    <w:p w:rsidR="00000000" w:rsidDel="00000000" w:rsidP="00000000" w:rsidRDefault="00000000" w:rsidRPr="00000000" w14:paraId="00000766">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Functions: </w:t>
      </w:r>
      <w:r w:rsidDel="00000000" w:rsidR="00000000" w:rsidRPr="00000000">
        <w:rPr>
          <w:rFonts w:ascii="Cambria" w:cs="Cambria" w:eastAsia="Cambria" w:hAnsi="Cambria"/>
          <w:color w:val="188038"/>
          <w:rtl w:val="0"/>
        </w:rPr>
        <w:t xml:space="preserve">build_comic_layout()</w:t>
      </w:r>
    </w:p>
    <w:p w:rsidR="00000000" w:rsidDel="00000000" w:rsidP="00000000" w:rsidRDefault="00000000" w:rsidRPr="00000000" w14:paraId="00000767">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layout_builder.py</w:t>
      </w:r>
    </w:p>
    <w:p w:rsidR="00000000" w:rsidDel="00000000" w:rsidP="00000000" w:rsidRDefault="00000000" w:rsidRPr="00000000" w14:paraId="00000768">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organizes the generated images and full comic story into a structured layout.</w:t>
      </w:r>
    </w:p>
    <w:p w:rsidR="00000000" w:rsidDel="00000000" w:rsidP="00000000" w:rsidRDefault="00000000" w:rsidRPr="00000000" w14:paraId="00000769">
      <w:pPr>
        <w:numPr>
          <w:ilvl w:val="0"/>
          <w:numId w:val="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matches each image with its corresponding panel story.</w:t>
      </w:r>
    </w:p>
    <w:p w:rsidR="00000000" w:rsidDel="00000000" w:rsidP="00000000" w:rsidRDefault="00000000" w:rsidRPr="00000000" w14:paraId="0000076A">
      <w:pPr>
        <w:numPr>
          <w:ilvl w:val="0"/>
          <w:numId w:val="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containing the panel number, image path, and text.</w:t>
      </w:r>
    </w:p>
    <w:p w:rsidR="00000000" w:rsidDel="00000000" w:rsidP="00000000" w:rsidRDefault="00000000" w:rsidRPr="00000000" w14:paraId="0000076B">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70pm62yz581k" w:id="1421"/>
      <w:bookmarkEnd w:id="1421"/>
      <w:r w:rsidDel="00000000" w:rsidR="00000000" w:rsidRPr="00000000">
        <w:rPr>
          <w:rFonts w:ascii="Cambria" w:cs="Cambria" w:eastAsia="Cambria" w:hAnsi="Cambria"/>
          <w:b w:val="1"/>
          <w:bCs w:val="1"/>
          <w:color w:val="000000"/>
          <w:sz w:val="22"/>
          <w:szCs w:val="22"/>
        </w:rPr>
        <w:drawing>
          <wp:inline distB="114300" distT="114300" distL="114300" distR="114300">
            <wp:extent cx="5943600" cy="2527300"/>
            <wp:effectExtent b="0" l="0" r="0" t="0"/>
            <wp:docPr id="3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cjwwvepcow8v" w:id="1422"/>
      <w:bookmarkEnd w:id="1422"/>
      <w:r w:rsidDel="00000000" w:rsidR="00000000" w:rsidRPr="00000000">
        <w:rPr>
          <w:rFonts w:ascii="Cambria" w:cs="Cambria" w:eastAsia="Cambria" w:hAnsi="Cambria"/>
          <w:b w:val="1"/>
          <w:bCs w:val="1"/>
          <w:color w:val="000000"/>
          <w:sz w:val="22"/>
          <w:szCs w:val="22"/>
          <w:rtl w:val="0"/>
        </w:rPr>
        <w:t xml:space="preserve">Export Comic Panel and Story into PDF</w:t>
      </w:r>
    </w:p>
    <w:p w:rsidR="00000000" w:rsidDel="00000000" w:rsidP="00000000" w:rsidRDefault="00000000" w:rsidRPr="00000000" w14:paraId="0000076D">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save_pdf()</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 exporters.py</w:t>
      </w:r>
    </w:p>
    <w:p w:rsidR="00000000" w:rsidDel="00000000" w:rsidP="00000000" w:rsidRDefault="00000000" w:rsidRPr="00000000" w14:paraId="0000076E">
      <w:pPr>
        <w:numPr>
          <w:ilvl w:val="0"/>
          <w:numId w:val="17"/>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compiles the full comic into a multi-page </w:t>
      </w:r>
      <w:r w:rsidDel="00000000" w:rsidR="00000000" w:rsidRPr="00000000">
        <w:rPr>
          <w:rFonts w:ascii="Cambria" w:cs="Cambria" w:eastAsia="Cambria" w:hAnsi="Cambria"/>
          <w:b w:val="1"/>
          <w:bCs w:val="1"/>
          <w:rtl w:val="0"/>
        </w:rPr>
        <w:t xml:space="preserve">PDF file</w:t>
      </w:r>
      <w:r w:rsidDel="00000000" w:rsidR="00000000" w:rsidRPr="00000000">
        <w:rPr>
          <w:rFonts w:ascii="Cambria" w:cs="Cambria" w:eastAsia="Cambria" w:hAnsi="Cambria"/>
          <w:rtl w:val="0"/>
        </w:rPr>
        <w:t xml:space="preserve"> using the </w:t>
      </w:r>
      <w:r w:rsidDel="00000000" w:rsidR="00000000" w:rsidRPr="00000000">
        <w:rPr>
          <w:rFonts w:ascii="Cambria" w:cs="Cambria" w:eastAsia="Cambria" w:hAnsi="Cambria"/>
          <w:color w:val="188038"/>
          <w:rtl w:val="0"/>
        </w:rPr>
        <w:t xml:space="preserve">FPDF</w:t>
      </w:r>
      <w:r w:rsidDel="00000000" w:rsidR="00000000" w:rsidRPr="00000000">
        <w:rPr>
          <w:rFonts w:ascii="Cambria" w:cs="Cambria" w:eastAsia="Cambria" w:hAnsi="Cambria"/>
          <w:rtl w:val="0"/>
        </w:rPr>
        <w:t xml:space="preserve"> library.</w:t>
      </w:r>
      <w:r w:rsidDel="00000000" w:rsidR="00000000" w:rsidRPr="00000000">
        <w:rPr>
          <w:rtl w:val="0"/>
        </w:rPr>
      </w:r>
    </w:p>
    <w:p w:rsidR="00000000" w:rsidDel="00000000" w:rsidP="00000000" w:rsidRDefault="00000000" w:rsidRPr="00000000" w14:paraId="0000076F">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panel’s image and narration are placed neatly on separate pages.</w:t>
      </w:r>
    </w:p>
    <w:p w:rsidR="00000000" w:rsidDel="00000000" w:rsidP="00000000" w:rsidRDefault="00000000" w:rsidRPr="00000000" w14:paraId="00000770">
      <w:pPr>
        <w:numPr>
          <w:ilvl w:val="0"/>
          <w:numId w:val="1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final PDF file is saved into the </w:t>
      </w:r>
      <w:r w:rsidDel="00000000" w:rsidR="00000000" w:rsidRPr="00000000">
        <w:rPr>
          <w:rFonts w:ascii="Cambria" w:cs="Cambria" w:eastAsia="Cambria" w:hAnsi="Cambria"/>
          <w:color w:val="188038"/>
          <w:rtl w:val="0"/>
        </w:rPr>
        <w:t xml:space="preserve">static/exports</w:t>
      </w:r>
      <w:r w:rsidDel="00000000" w:rsidR="00000000" w:rsidRPr="00000000">
        <w:rPr>
          <w:rFonts w:ascii="Cambria" w:cs="Cambria" w:eastAsia="Cambria" w:hAnsi="Cambria"/>
          <w:rtl w:val="0"/>
        </w:rPr>
        <w:t xml:space="preserve"> folder, and the path is returned.</w:t>
      </w:r>
    </w:p>
    <w:sdt>
      <w:sdtPr>
        <w:id w:val="108594076"/>
        <w:tag w:val="goog_rdk_5404"/>
      </w:sdtPr>
      <w:sdtContent>
        <w:p w:rsidR="00000000" w:rsidDel="00000000" w:rsidP="00000000" w:rsidRDefault="00000000" w:rsidRPr="00000000" w14:paraId="00000771">
          <w:pPr>
            <w:spacing w:after="240" w:before="240" w:lineRule="auto"/>
            <w:ind w:left="720" w:firstLine="0"/>
            <w:rPr>
              <w:rFonts w:ascii="Cambria" w:cs="Cambria" w:eastAsia="Cambria" w:hAnsi="Cambria"/>
              <w:b w:val="1"/>
              <w:bCs w:val="1"/>
            </w:rPr>
            <w:pPrChange w:author="Santhosh Kumar" w:id="0" w:date="2026-09-22T05:28:49Z">
              <w:pPr>
                <w:spacing w:after="240" w:before="240" w:lineRule="auto"/>
              </w:pPr>
            </w:pPrChange>
          </w:pPr>
          <w:sdt>
            <w:sdtPr>
              <w:id w:val="-1730196915"/>
              <w:tag w:val="goog_rdk_5400"/>
            </w:sdtPr>
            <w:sdtContent>
              <w:ins w:author="Lavanya 15" w:id="101" w:date="2026-09-22T05:29:14Z">
                <w:r w:rsidDel="00000000" w:rsidR="00000000" w:rsidRPr="00000000">
                  <w:rPr>
                    <w:rFonts w:ascii="Cambria" w:cs="Cambria" w:eastAsia="Cambria" w:hAnsi="Cambria"/>
                  </w:rPr>
                  <w:drawing>
                    <wp:inline distB="114300" distT="114300" distL="114300" distR="114300">
                      <wp:extent cx="5567363" cy="3434991"/>
                      <wp:effectExtent b="0" l="0" r="0" t="0"/>
                      <wp:docPr id="2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67363" cy="3434991"/>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5567363" cy="3434991"/>
                      <wp:effectExtent b="0" l="0" r="0" t="0"/>
                      <wp:docPr id="2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67363" cy="3434991"/>
                              </a:xfrm>
                              <a:prstGeom prst="rect"/>
                              <a:ln/>
                            </pic:spPr>
                          </pic:pic>
                        </a:graphicData>
                      </a:graphic>
                    </wp:inline>
                  </w:drawing>
                </w:r>
              </w:ins>
            </w:sdtContent>
          </w:sdt>
          <w:sdt>
            <w:sdtPr>
              <w:id w:val="380542882"/>
              <w:tag w:val="goog_rdk_5401"/>
            </w:sdtPr>
            <w:sdtContent>
              <w:ins w:author="Santhosh Kumar" w:id="102" w:date="2026-09-22T05:28:49Z">
                <w:sdt>
                  <w:sdtPr>
                    <w:id w:val="-773122485"/>
                    <w:tag w:val="goog_rdk_5402"/>
                  </w:sdtPr>
                  <w:sdtContent>
                    <w:del w:author="Lavanya 15" w:id="101" w:date="2026-09-22T05:29:14Z">
                      <w:r w:rsidDel="00000000" w:rsidR="00000000" w:rsidRPr="00000000">
                        <w:rPr>
                          <w:rFonts w:ascii="Cambria" w:cs="Cambria" w:eastAsia="Cambria" w:hAnsi="Cambria"/>
                        </w:rPr>
                        <w:drawing>
                          <wp:inline distB="114300" distT="114300" distL="114300" distR="114300">
                            <wp:extent cx="5567363" cy="3434991"/>
                            <wp:effectExtent b="0" l="0" r="0" t="0"/>
                            <wp:docPr id="2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67363" cy="3434991"/>
                                    </a:xfrm>
                                    <a:prstGeom prst="rect"/>
                                    <a:ln/>
                                  </pic:spPr>
                                </pic:pic>
                              </a:graphicData>
                            </a:graphic>
                          </wp:inline>
                        </w:drawing>
                      </w:r>
                    </w:del>
                  </w:sdtContent>
                </w:sdt>
              </w:ins>
            </w:sdtContent>
          </w:sdt>
          <w:sdt>
            <w:sdtPr>
              <w:id w:val="825780977"/>
              <w:tag w:val="goog_rdk_5403"/>
            </w:sdtPr>
            <w:sdtContent>
              <w:del w:author="Santhosh Kumar" w:id="102" w:date="2026-09-22T05:28:49Z">
                <w:r w:rsidDel="00000000" w:rsidR="00000000" w:rsidRPr="00000000">
                  <w:rPr>
                    <w:rFonts w:ascii="Cambria" w:cs="Cambria" w:eastAsia="Cambria" w:hAnsi="Cambria"/>
                  </w:rPr>
                  <w:drawing>
                    <wp:inline distB="114300" distT="114300" distL="114300" distR="114300">
                      <wp:extent cx="5853113" cy="6038850"/>
                      <wp:effectExtent b="0" l="0" r="0" t="0"/>
                      <wp:docPr id="4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853113" cy="6038850"/>
                              </a:xfrm>
                              <a:prstGeom prst="rect"/>
                              <a:ln/>
                            </pic:spPr>
                          </pic:pic>
                        </a:graphicData>
                      </a:graphic>
                    </wp:inline>
                  </w:drawing>
                </w:r>
              </w:del>
            </w:sdtContent>
          </w:sdt>
          <w:r w:rsidDel="00000000" w:rsidR="00000000" w:rsidRPr="00000000">
            <w:rPr>
              <w:rtl w:val="0"/>
            </w:rPr>
          </w:r>
        </w:p>
      </w:sdtContent>
    </w:sdt>
    <w:sdt>
      <w:sdtPr>
        <w:id w:val="-588288323"/>
        <w:tag w:val="goog_rdk_5407"/>
      </w:sdtPr>
      <w:sdtContent>
        <w:p w:rsidR="00000000" w:rsidDel="00000000" w:rsidP="00000000" w:rsidRDefault="00000000" w:rsidRPr="00000000" w14:paraId="00000772">
          <w:pPr>
            <w:spacing w:after="240" w:before="240" w:lineRule="auto"/>
            <w:rPr>
              <w:del w:author="M Alagu Natchiyar" w:id="104" w:date="2026-09-22T16:08:26Z"/>
              <w:rFonts w:ascii="Cambria" w:cs="Cambria" w:eastAsia="Cambria" w:hAnsi="Cambria"/>
              <w:b w:val="1"/>
              <w:bCs w:val="1"/>
              <w:sz w:val="24"/>
              <w:szCs w:val="24"/>
            </w:rPr>
          </w:pPr>
          <w:sdt>
            <w:sdtPr>
              <w:id w:val="-1231961411"/>
              <w:tag w:val="goog_rdk_5406"/>
            </w:sdtPr>
            <w:sdtContent>
              <w:del w:author="M Alagu Natchiyar" w:id="104" w:date="2026-09-22T16:08:26Z">
                <w:r w:rsidDel="00000000" w:rsidR="00000000" w:rsidRPr="00000000">
                  <w:rPr>
                    <w:rtl w:val="0"/>
                  </w:rPr>
                </w:r>
              </w:del>
            </w:sdtContent>
          </w:sdt>
        </w:p>
      </w:sdtContent>
    </w:sdt>
    <w:sdt>
      <w:sdtPr>
        <w:id w:val="214107922"/>
        <w:tag w:val="goog_rdk_5409"/>
      </w:sdtPr>
      <w:sdtContent>
        <w:p w:rsidR="00000000" w:rsidDel="00000000" w:rsidP="00000000" w:rsidRDefault="00000000" w:rsidRPr="00000000" w14:paraId="00000773">
          <w:pPr>
            <w:spacing w:after="240" w:before="240" w:lineRule="auto"/>
            <w:rPr>
              <w:del w:author="M Alagu Natchiyar" w:id="104" w:date="2026-09-22T16:08:26Z"/>
              <w:rFonts w:ascii="Cambria" w:cs="Cambria" w:eastAsia="Cambria" w:hAnsi="Cambria"/>
              <w:b w:val="1"/>
              <w:bCs w:val="1"/>
              <w:sz w:val="24"/>
              <w:szCs w:val="24"/>
            </w:rPr>
          </w:pPr>
          <w:sdt>
            <w:sdtPr>
              <w:id w:val="-1464010868"/>
              <w:tag w:val="goog_rdk_5408"/>
            </w:sdtPr>
            <w:sdtContent>
              <w:del w:author="M Alagu Natchiyar" w:id="104" w:date="2026-09-22T16:08:26Z">
                <w:r w:rsidDel="00000000" w:rsidR="00000000" w:rsidRPr="00000000">
                  <w:rPr>
                    <w:rtl w:val="0"/>
                  </w:rPr>
                </w:r>
              </w:del>
            </w:sdtContent>
          </w:sdt>
        </w:p>
      </w:sdtContent>
    </w:sdt>
    <w:p w:rsidR="00000000" w:rsidDel="00000000" w:rsidP="00000000" w:rsidRDefault="00000000" w:rsidRPr="00000000" w14:paraId="0000077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775">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82yks8qqldlh" w:id="1423"/>
      <w:bookmarkEnd w:id="1423"/>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77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b w:val="1"/>
          <w:bCs w:val="1"/>
          <w:color w:val="188038"/>
          <w:rtl w:val="0"/>
        </w:rPr>
        <w:t xml:space="preserve">routes.py</w:t>
      </w:r>
      <w:r w:rsidDel="00000000" w:rsidR="00000000" w:rsidRPr="00000000">
        <w:rPr>
          <w:rFonts w:ascii="Cambria" w:cs="Cambria" w:eastAsia="Cambria" w:hAnsi="Cambria"/>
          <w:rtl w:val="0"/>
        </w:rPr>
        <w:t xml:space="preserve">.</w:t>
        <w:br w:type="textWrapping"/>
        <w:t xml:space="preserve"> Each route is linked to the corresponding backend function that processes the comic generation workflow developed in Activity 2.1.</w:t>
      </w:r>
    </w:p>
    <w:p w:rsidR="00000000" w:rsidDel="00000000" w:rsidP="00000000" w:rsidRDefault="00000000" w:rsidRPr="00000000" w14:paraId="00000777">
      <w:pPr>
        <w:spacing w:after="240" w:before="240"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778">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Form</w:t>
      </w:r>
      <w:r w:rsidDel="00000000" w:rsidR="00000000" w:rsidRPr="00000000">
        <w:rPr>
          <w:rFonts w:ascii="Cambria" w:cs="Cambria" w:eastAsia="Cambria" w:hAnsi="Cambria"/>
          <w:rtl w:val="0"/>
        </w:rPr>
        <w:t xml:space="preserve">: Created in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779">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Users enter</w:t>
      </w:r>
      <w:r w:rsidDel="00000000" w:rsidR="00000000" w:rsidRPr="00000000">
        <w:rPr>
          <w:rFonts w:ascii="Cambria" w:cs="Cambria" w:eastAsia="Cambria" w:hAnsi="Cambria"/>
          <w:rtl w:val="0"/>
        </w:rPr>
        <w:t xml:space="preserve">: story prompt, main character name, setting, tone, and art style</w:t>
      </w:r>
    </w:p>
    <w:p w:rsidR="00000000" w:rsidDel="00000000" w:rsidP="00000000" w:rsidRDefault="00000000" w:rsidRPr="00000000" w14:paraId="0000077A">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captures inputs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from the request</w:t>
      </w:r>
    </w:p>
    <w:p w:rsidR="00000000" w:rsidDel="00000000" w:rsidP="00000000" w:rsidRDefault="00000000" w:rsidRPr="00000000" w14:paraId="0000077B">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Pydantic schema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is used to validate JSON input for API-based comic generation</w:t>
      </w:r>
    </w:p>
    <w:p w:rsidR="00000000" w:rsidDel="00000000" w:rsidP="00000000" w:rsidRDefault="00000000" w:rsidRPr="00000000" w14:paraId="0000077C">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ciyoutknytqg" w:id="1424"/>
      <w:bookmarkEnd w:id="1424"/>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77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AI-powered function modules:</w:t>
      </w:r>
    </w:p>
    <w:p w:rsidR="00000000" w:rsidDel="00000000" w:rsidP="00000000" w:rsidRDefault="00000000" w:rsidRPr="00000000" w14:paraId="0000077E">
      <w:pPr>
        <w:numPr>
          <w:ilvl w:val="0"/>
          <w:numId w:val="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w:t>
      </w:r>
      <w:r w:rsidDel="00000000" w:rsidR="00000000" w:rsidRPr="00000000">
        <w:rPr>
          <w:rFonts w:ascii="Cambria" w:cs="Cambria" w:eastAsia="Cambria" w:hAnsi="Cambria"/>
          <w:rtl w:val="0"/>
        </w:rPr>
        <w:t xml:space="preserve"> →</w:t>
      </w:r>
    </w:p>
    <w:p w:rsidR="00000000" w:rsidDel="00000000" w:rsidP="00000000" w:rsidRDefault="00000000" w:rsidRPr="00000000" w14:paraId="0000077F">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to create panel outlines from user prompt</w:t>
      </w:r>
    </w:p>
    <w:p w:rsidR="00000000" w:rsidDel="00000000" w:rsidP="00000000" w:rsidRDefault="00000000" w:rsidRPr="00000000" w14:paraId="00000780">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to expand into narration and dialogue</w:t>
      </w:r>
    </w:p>
    <w:p w:rsidR="00000000" w:rsidDel="00000000" w:rsidP="00000000" w:rsidRDefault="00000000" w:rsidRPr="00000000" w14:paraId="00000781">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for each panel to create comic-style images</w:t>
      </w:r>
    </w:p>
    <w:p w:rsidR="00000000" w:rsidDel="00000000" w:rsidP="00000000" w:rsidRDefault="00000000" w:rsidRPr="00000000" w14:paraId="00000782">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to organize the final layout</w:t>
      </w:r>
    </w:p>
    <w:p w:rsidR="00000000" w:rsidDel="00000000" w:rsidP="00000000" w:rsidRDefault="00000000" w:rsidRPr="00000000" w14:paraId="00000783">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to compile and export the complete comic into a PDF</w:t>
      </w:r>
    </w:p>
    <w:p w:rsidR="00000000" w:rsidDel="00000000" w:rsidP="00000000" w:rsidRDefault="00000000" w:rsidRPr="00000000" w14:paraId="00000784">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/generate-comic/json</w:t>
      </w:r>
      <w:r w:rsidDel="00000000" w:rsidR="00000000" w:rsidRPr="00000000">
        <w:rPr>
          <w:rFonts w:ascii="Cambria" w:cs="Cambria" w:eastAsia="Cambria" w:hAnsi="Cambria"/>
          <w:rtl w:val="0"/>
        </w:rPr>
        <w:t xml:space="preserve"> →</w:t>
      </w:r>
    </w:p>
    <w:p w:rsidR="00000000" w:rsidDel="00000000" w:rsidP="00000000" w:rsidRDefault="00000000" w:rsidRPr="00000000" w14:paraId="00000785">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Similar flow as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but triggered via a raw JSON API request</w:t>
      </w:r>
    </w:p>
    <w:p w:rsidR="00000000" w:rsidDel="00000000" w:rsidP="00000000" w:rsidRDefault="00000000" w:rsidRPr="00000000" w14:paraId="00000786">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Returns JSON response with layout data and PDF path for API clients</w:t>
      </w:r>
    </w:p>
    <w:p w:rsidR="00000000" w:rsidDel="00000000" w:rsidP="00000000" w:rsidRDefault="00000000" w:rsidRPr="00000000" w14:paraId="00000787">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/test-image</w:t>
      </w:r>
      <w:r w:rsidDel="00000000" w:rsidR="00000000" w:rsidRPr="00000000">
        <w:rPr>
          <w:rFonts w:ascii="Cambria" w:cs="Cambria" w:eastAsia="Cambria" w:hAnsi="Cambria"/>
          <w:rtl w:val="0"/>
        </w:rPr>
        <w:t xml:space="preserve"> →</w:t>
      </w:r>
    </w:p>
    <w:p w:rsidR="00000000" w:rsidDel="00000000" w:rsidP="00000000" w:rsidRDefault="00000000" w:rsidRPr="00000000" w14:paraId="00000788">
      <w:pPr>
        <w:numPr>
          <w:ilvl w:val="1"/>
          <w:numId w:val="7"/>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directly with a custom prompt to test image generation functionality separately</w:t>
      </w:r>
    </w:p>
    <w:p w:rsidR="00000000" w:rsidDel="00000000" w:rsidP="00000000" w:rsidRDefault="00000000" w:rsidRPr="00000000" w14:paraId="0000078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(text and images) are processed, cleaned, and injected into the Jinja2 frontend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export_success.html</w:t>
      </w:r>
      <w:r w:rsidDel="00000000" w:rsidR="00000000" w:rsidRPr="00000000">
        <w:rPr>
          <w:rFonts w:ascii="Cambria" w:cs="Cambria" w:eastAsia="Cambria" w:hAnsi="Cambria"/>
          <w:rtl w:val="0"/>
        </w:rPr>
        <w:t xml:space="preserve">) for a seamless user experience.</w:t>
      </w:r>
    </w:p>
    <w:sdt>
      <w:sdtPr>
        <w:id w:val="-1629355536"/>
        <w:tag w:val="goog_rdk_5412"/>
      </w:sdtPr>
      <w:sdtContent>
        <w:p w:rsidR="00000000" w:rsidDel="00000000" w:rsidP="00000000" w:rsidRDefault="00000000" w:rsidRPr="00000000" w14:paraId="0000078A">
          <w:pPr>
            <w:rPr>
              <w:del w:author="M Alagu Natchiyar" w:id="105" w:date="2026-09-22T16:08:12Z"/>
              <w:rFonts w:ascii="Cambria" w:cs="Cambria" w:eastAsia="Cambria" w:hAnsi="Cambria"/>
              <w:b w:val="1"/>
              <w:bCs w:val="1"/>
              <w:sz w:val="24"/>
              <w:szCs w:val="24"/>
            </w:rPr>
          </w:pPr>
          <w:sdt>
            <w:sdtPr>
              <w:id w:val="574080168"/>
              <w:tag w:val="goog_rdk_5411"/>
            </w:sdtPr>
            <w:sdtContent>
              <w:del w:author="M Alagu Natchiyar" w:id="105" w:date="2026-09-22T16:08:12Z">
                <w:r w:rsidDel="00000000" w:rsidR="00000000" w:rsidRPr="00000000">
                  <w:rPr>
                    <w:rtl w:val="0"/>
                  </w:rPr>
                </w:r>
              </w:del>
            </w:sdtContent>
          </w:sdt>
        </w:p>
      </w:sdtContent>
    </w:sdt>
    <w:sdt>
      <w:sdtPr>
        <w:id w:val="-1406589827"/>
        <w:tag w:val="goog_rdk_5414"/>
      </w:sdtPr>
      <w:sdtContent>
        <w:p w:rsidR="00000000" w:rsidDel="00000000" w:rsidP="00000000" w:rsidRDefault="00000000" w:rsidRPr="00000000" w14:paraId="0000078B">
          <w:pPr>
            <w:rPr>
              <w:del w:author="M Alagu Natchiyar" w:id="105" w:date="2026-09-22T16:08:12Z"/>
              <w:rFonts w:ascii="Cambria" w:cs="Cambria" w:eastAsia="Cambria" w:hAnsi="Cambria"/>
              <w:b w:val="1"/>
              <w:bCs w:val="1"/>
              <w:sz w:val="24"/>
              <w:szCs w:val="24"/>
            </w:rPr>
          </w:pPr>
          <w:sdt>
            <w:sdtPr>
              <w:id w:val="-297604313"/>
              <w:tag w:val="goog_rdk_5413"/>
            </w:sdtPr>
            <w:sdtContent>
              <w:del w:author="M Alagu Natchiyar" w:id="105" w:date="2026-09-22T16:08:12Z">
                <w:r w:rsidDel="00000000" w:rsidR="00000000" w:rsidRPr="00000000">
                  <w:rPr>
                    <w:rtl w:val="0"/>
                  </w:rPr>
                </w:r>
              </w:del>
            </w:sdtContent>
          </w:sdt>
        </w:p>
      </w:sdtContent>
    </w:sdt>
    <w:sdt>
      <w:sdtPr>
        <w:id w:val="869384898"/>
        <w:tag w:val="goog_rdk_5416"/>
      </w:sdtPr>
      <w:sdtContent>
        <w:p w:rsidR="00000000" w:rsidDel="00000000" w:rsidP="00000000" w:rsidRDefault="00000000" w:rsidRPr="00000000" w14:paraId="0000078C">
          <w:pPr>
            <w:rPr>
              <w:del w:author="M Alagu Natchiyar" w:id="105" w:date="2026-09-22T16:08:12Z"/>
              <w:rFonts w:ascii="Cambria" w:cs="Cambria" w:eastAsia="Cambria" w:hAnsi="Cambria"/>
              <w:b w:val="1"/>
              <w:bCs w:val="1"/>
              <w:sz w:val="24"/>
              <w:szCs w:val="24"/>
            </w:rPr>
          </w:pPr>
          <w:sdt>
            <w:sdtPr>
              <w:id w:val="57256921"/>
              <w:tag w:val="goog_rdk_5415"/>
            </w:sdtPr>
            <w:sdtContent>
              <w:del w:author="M Alagu Natchiyar" w:id="105" w:date="2026-09-22T16:08:12Z">
                <w:r w:rsidDel="00000000" w:rsidR="00000000" w:rsidRPr="00000000">
                  <w:rPr>
                    <w:rtl w:val="0"/>
                  </w:rPr>
                </w:r>
              </w:del>
            </w:sdtContent>
          </w:sdt>
        </w:p>
      </w:sdtContent>
    </w:sdt>
    <w:sdt>
      <w:sdtPr>
        <w:id w:val="1506456638"/>
        <w:tag w:val="goog_rdk_5418"/>
      </w:sdtPr>
      <w:sdtContent>
        <w:p w:rsidR="00000000" w:rsidDel="00000000" w:rsidP="00000000" w:rsidRDefault="00000000" w:rsidRPr="00000000" w14:paraId="0000078D">
          <w:pPr>
            <w:rPr>
              <w:del w:author="M Alagu Natchiyar" w:id="105" w:date="2026-09-22T16:08:12Z"/>
              <w:rFonts w:ascii="Cambria" w:cs="Cambria" w:eastAsia="Cambria" w:hAnsi="Cambria"/>
              <w:b w:val="1"/>
              <w:bCs w:val="1"/>
              <w:sz w:val="24"/>
              <w:szCs w:val="24"/>
            </w:rPr>
          </w:pPr>
          <w:sdt>
            <w:sdtPr>
              <w:id w:val="-942172162"/>
              <w:tag w:val="goog_rdk_5417"/>
            </w:sdtPr>
            <w:sdtContent>
              <w:del w:author="M Alagu Natchiyar" w:id="105" w:date="2026-09-22T16:08:12Z">
                <w:r w:rsidDel="00000000" w:rsidR="00000000" w:rsidRPr="00000000">
                  <w:rPr>
                    <w:rtl w:val="0"/>
                  </w:rPr>
                </w:r>
              </w:del>
            </w:sdtContent>
          </w:sdt>
        </w:p>
      </w:sdtContent>
    </w:sdt>
    <w:sdt>
      <w:sdtPr>
        <w:id w:val="1222161603"/>
        <w:tag w:val="goog_rdk_5420"/>
      </w:sdtPr>
      <w:sdtContent>
        <w:p w:rsidR="00000000" w:rsidDel="00000000" w:rsidP="00000000" w:rsidRDefault="00000000" w:rsidRPr="00000000" w14:paraId="0000078E">
          <w:pPr>
            <w:rPr>
              <w:del w:author="M Alagu Natchiyar" w:id="105" w:date="2026-09-22T16:08:12Z"/>
              <w:rFonts w:ascii="Cambria" w:cs="Cambria" w:eastAsia="Cambria" w:hAnsi="Cambria"/>
              <w:b w:val="1"/>
              <w:bCs w:val="1"/>
              <w:sz w:val="24"/>
              <w:szCs w:val="24"/>
            </w:rPr>
          </w:pPr>
          <w:sdt>
            <w:sdtPr>
              <w:id w:val="-1921138406"/>
              <w:tag w:val="goog_rdk_5419"/>
            </w:sdtPr>
            <w:sdtContent>
              <w:del w:author="M Alagu Natchiyar" w:id="105" w:date="2026-09-22T16:08:12Z">
                <w:r w:rsidDel="00000000" w:rsidR="00000000" w:rsidRPr="00000000">
                  <w:rPr>
                    <w:rtl w:val="0"/>
                  </w:rPr>
                </w:r>
              </w:del>
            </w:sdtContent>
          </w:sdt>
        </w:p>
      </w:sdtContent>
    </w:sdt>
    <w:p w:rsidR="00000000" w:rsidDel="00000000" w:rsidP="00000000" w:rsidRDefault="00000000" w:rsidRPr="00000000" w14:paraId="0000078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790">
      <w:pPr>
        <w:rPr>
          <w:rFonts w:ascii="Cambria" w:cs="Cambria" w:eastAsia="Cambria" w:hAnsi="Cambria"/>
        </w:rPr>
      </w:pPr>
      <w:r w:rsidDel="00000000" w:rsidR="00000000" w:rsidRPr="00000000">
        <w:rPr>
          <w:rFonts w:ascii="Cambria" w:cs="Cambria" w:eastAsia="Cambria" w:hAnsi="Cambria"/>
          <w:rtl w:val="0"/>
        </w:rPr>
        <w:t xml:space="preserve">In this milestone, the primary focus was on setting up all major FastAPI routes for the app, handling user inputs efficiently, integrating AI generation workflows, and ensuring smooth interaction between backend processing and frontend templates.</w:t>
      </w:r>
    </w:p>
    <w:p w:rsidR="00000000" w:rsidDel="00000000" w:rsidP="00000000" w:rsidRDefault="00000000" w:rsidRPr="00000000" w14:paraId="00000791">
      <w:pPr>
        <w:rPr>
          <w:rFonts w:ascii="Cambria" w:cs="Cambria" w:eastAsia="Cambria" w:hAnsi="Cambria"/>
        </w:rPr>
      </w:pPr>
      <w:r w:rsidDel="00000000" w:rsidR="00000000" w:rsidRPr="00000000">
        <w:rPr>
          <w:rFonts w:ascii="Cambria" w:cs="Cambria" w:eastAsia="Cambria" w:hAnsi="Cambria"/>
          <w:rtl w:val="0"/>
        </w:rPr>
        <w:t xml:space="preserve">This step-by-step approach created a stable foundation for processing prompts, generating comics, and providing a seamless user experience.</w:t>
      </w:r>
    </w:p>
    <w:p w:rsidR="00000000" w:rsidDel="00000000" w:rsidP="00000000" w:rsidRDefault="00000000" w:rsidRPr="00000000" w14:paraId="00000792">
      <w:pPr>
        <w:rPr>
          <w:rFonts w:ascii="Cambria" w:cs="Cambria" w:eastAsia="Cambria" w:hAnsi="Cambria"/>
        </w:rPr>
      </w:pPr>
      <w:r w:rsidDel="00000000" w:rsidR="00000000" w:rsidRPr="00000000">
        <w:rPr>
          <w:rtl w:val="0"/>
        </w:rPr>
      </w:r>
    </w:p>
    <w:p w:rsidR="00000000" w:rsidDel="00000000" w:rsidP="00000000" w:rsidRDefault="00000000" w:rsidRPr="00000000" w14:paraId="00000793">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r w:rsidDel="00000000" w:rsidR="00000000" w:rsidRPr="00000000">
        <w:rPr>
          <w:rFonts w:ascii="Cambria" w:cs="Cambria" w:eastAsia="Cambria" w:hAnsi="Cambria"/>
          <w:b w:val="1"/>
          <w:bCs w:val="1"/>
          <w:color w:val="188038"/>
          <w:sz w:val="24"/>
          <w:szCs w:val="24"/>
          <w:rtl w:val="0"/>
        </w:rPr>
        <w:t xml:space="preserve">routes.py</w:t>
      </w:r>
    </w:p>
    <w:p w:rsidR="00000000" w:rsidDel="00000000" w:rsidP="00000000" w:rsidRDefault="00000000" w:rsidRPr="00000000" w14:paraId="0000079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9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79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Separate routes were established for each of ComicCraft’s core functionalities:</w:t>
      </w:r>
    </w:p>
    <w:p w:rsidR="00000000" w:rsidDel="00000000" w:rsidP="00000000" w:rsidRDefault="00000000" w:rsidRPr="00000000" w14:paraId="00000797">
      <w:pPr>
        <w:numPr>
          <w:ilvl w:val="0"/>
          <w:numId w:val="18"/>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Loads the </w:t>
      </w:r>
      <w:r w:rsidDel="00000000" w:rsidR="00000000" w:rsidRPr="00000000">
        <w:rPr>
          <w:rFonts w:ascii="Cambria" w:cs="Cambria" w:eastAsia="Cambria" w:hAnsi="Cambria"/>
          <w:b w:val="1"/>
          <w:bCs w:val="1"/>
          <w:rtl w:val="0"/>
        </w:rPr>
        <w:t xml:space="preserve">homepage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where users can submit their story details.</w:t>
      </w:r>
    </w:p>
    <w:p w:rsidR="00000000" w:rsidDel="00000000" w:rsidP="00000000" w:rsidRDefault="00000000" w:rsidRPr="00000000" w14:paraId="00000798">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 Handles </w:t>
      </w:r>
      <w:r w:rsidDel="00000000" w:rsidR="00000000" w:rsidRPr="00000000">
        <w:rPr>
          <w:rFonts w:ascii="Cambria" w:cs="Cambria" w:eastAsia="Cambria" w:hAnsi="Cambria"/>
          <w:b w:val="1"/>
          <w:bCs w:val="1"/>
          <w:rtl w:val="0"/>
        </w:rPr>
        <w:t xml:space="preserve">form submission</w:t>
      </w:r>
      <w:r w:rsidDel="00000000" w:rsidR="00000000" w:rsidRPr="00000000">
        <w:rPr>
          <w:rFonts w:ascii="Cambria" w:cs="Cambria" w:eastAsia="Cambria" w:hAnsi="Cambria"/>
          <w:rtl w:val="0"/>
        </w:rPr>
        <w:t xml:space="preserve">, processes the input using AI, generates the comic panels, and returns the </w:t>
      </w:r>
      <w:r w:rsidDel="00000000" w:rsidR="00000000" w:rsidRPr="00000000">
        <w:rPr>
          <w:rFonts w:ascii="Cambria" w:cs="Cambria" w:eastAsia="Cambria" w:hAnsi="Cambria"/>
          <w:b w:val="1"/>
          <w:bCs w:val="1"/>
          <w:rtl w:val="0"/>
        </w:rPr>
        <w:t xml:space="preserve">comic preview</w:t>
      </w:r>
      <w:r w:rsidDel="00000000" w:rsidR="00000000" w:rsidRPr="00000000">
        <w:rPr>
          <w:rFonts w:ascii="Cambria" w:cs="Cambria" w:eastAsia="Cambria" w:hAnsi="Cambria"/>
          <w:rtl w:val="0"/>
        </w:rPr>
        <w:t xml:space="preserve"> page.</w:t>
      </w:r>
    </w:p>
    <w:p w:rsidR="00000000" w:rsidDel="00000000" w:rsidP="00000000" w:rsidRDefault="00000000" w:rsidRPr="00000000" w14:paraId="00000799">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 An API route that accepts </w:t>
      </w:r>
      <w:r w:rsidDel="00000000" w:rsidR="00000000" w:rsidRPr="00000000">
        <w:rPr>
          <w:rFonts w:ascii="Cambria" w:cs="Cambria" w:eastAsia="Cambria" w:hAnsi="Cambria"/>
          <w:b w:val="1"/>
          <w:bCs w:val="1"/>
          <w:rtl w:val="0"/>
        </w:rPr>
        <w:t xml:space="preserve">JSON payloads</w:t>
      </w:r>
      <w:r w:rsidDel="00000000" w:rsidR="00000000" w:rsidRPr="00000000">
        <w:rPr>
          <w:rFonts w:ascii="Cambria" w:cs="Cambria" w:eastAsia="Cambria" w:hAnsi="Cambria"/>
          <w:rtl w:val="0"/>
        </w:rPr>
        <w:t xml:space="preserve">, triggers comic generation, and returns </w:t>
      </w:r>
      <w:r w:rsidDel="00000000" w:rsidR="00000000" w:rsidRPr="00000000">
        <w:rPr>
          <w:rFonts w:ascii="Cambria" w:cs="Cambria" w:eastAsia="Cambria" w:hAnsi="Cambria"/>
          <w:b w:val="1"/>
          <w:bCs w:val="1"/>
          <w:rtl w:val="0"/>
        </w:rPr>
        <w:t xml:space="preserve">comic layout data</w:t>
      </w:r>
      <w:r w:rsidDel="00000000" w:rsidR="00000000" w:rsidRPr="00000000">
        <w:rPr>
          <w:rFonts w:ascii="Cambria" w:cs="Cambria" w:eastAsia="Cambria" w:hAnsi="Cambria"/>
          <w:rtl w:val="0"/>
        </w:rPr>
        <w:t xml:space="preserve"> and the generated PDF path.</w:t>
      </w:r>
    </w:p>
    <w:p w:rsidR="00000000" w:rsidDel="00000000" w:rsidP="00000000" w:rsidRDefault="00000000" w:rsidRPr="00000000" w14:paraId="0000079A">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 Displays a </w:t>
      </w:r>
      <w:r w:rsidDel="00000000" w:rsidR="00000000" w:rsidRPr="00000000">
        <w:rPr>
          <w:rFonts w:ascii="Cambria" w:cs="Cambria" w:eastAsia="Cambria" w:hAnsi="Cambria"/>
          <w:b w:val="1"/>
          <w:bCs w:val="1"/>
          <w:rtl w:val="0"/>
        </w:rPr>
        <w:t xml:space="preserve">success confirmation page</w:t>
      </w:r>
      <w:r w:rsidDel="00000000" w:rsidR="00000000" w:rsidRPr="00000000">
        <w:rPr>
          <w:rFonts w:ascii="Cambria" w:cs="Cambria" w:eastAsia="Cambria" w:hAnsi="Cambria"/>
          <w:rtl w:val="0"/>
        </w:rPr>
        <w:t xml:space="preserve"> after the comic is downloaded.</w:t>
      </w:r>
    </w:p>
    <w:p w:rsidR="00000000" w:rsidDel="00000000" w:rsidP="00000000" w:rsidRDefault="00000000" w:rsidRPr="00000000" w14:paraId="0000079B">
      <w:pPr>
        <w:numPr>
          <w:ilvl w:val="0"/>
          <w:numId w:val="18"/>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 → A developer utility route to </w:t>
      </w:r>
      <w:r w:rsidDel="00000000" w:rsidR="00000000" w:rsidRPr="00000000">
        <w:rPr>
          <w:rFonts w:ascii="Cambria" w:cs="Cambria" w:eastAsia="Cambria" w:hAnsi="Cambria"/>
          <w:b w:val="1"/>
          <w:bCs w:val="1"/>
          <w:rtl w:val="0"/>
        </w:rPr>
        <w:t xml:space="preserve">test image generation</w:t>
      </w:r>
      <w:r w:rsidDel="00000000" w:rsidR="00000000" w:rsidRPr="00000000">
        <w:rPr>
          <w:rFonts w:ascii="Cambria" w:cs="Cambria" w:eastAsia="Cambria" w:hAnsi="Cambria"/>
          <w:rtl w:val="0"/>
        </w:rPr>
        <w:t xml:space="preserve"> from a direct prompt without full comic creation.</w:t>
      </w:r>
    </w:p>
    <w:p w:rsidR="00000000" w:rsidDel="00000000" w:rsidP="00000000" w:rsidRDefault="00000000" w:rsidRPr="00000000" w14:paraId="0000079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serves as a distinct entry point for different types of user interaction — through browser forms or direct API requests.</w:t>
      </w:r>
    </w:p>
    <w:p w:rsidR="00000000" w:rsidDel="00000000" w:rsidP="00000000" w:rsidRDefault="00000000" w:rsidRPr="00000000" w14:paraId="0000079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79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captures and processes user inputs using FastAPI’s form and request body mechanisms:</w:t>
      </w:r>
    </w:p>
    <w:p w:rsidR="00000000" w:rsidDel="00000000" w:rsidP="00000000" w:rsidRDefault="00000000" w:rsidRPr="00000000" w14:paraId="0000079F">
      <w:pPr>
        <w:numPr>
          <w:ilvl w:val="0"/>
          <w:numId w:val="2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user inputs are captured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for:</w:t>
      </w:r>
    </w:p>
    <w:p w:rsidR="00000000" w:rsidDel="00000000" w:rsidP="00000000" w:rsidRDefault="00000000" w:rsidRPr="00000000" w14:paraId="000007A0">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7A1">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 name</w:t>
      </w:r>
    </w:p>
    <w:p w:rsidR="00000000" w:rsidDel="00000000" w:rsidP="00000000" w:rsidRDefault="00000000" w:rsidRPr="00000000" w14:paraId="000007A2">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7A3">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7A4">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7A5">
      <w:pPr>
        <w:numPr>
          <w:ilvl w:val="0"/>
          <w:numId w:val="2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inputs are captured from a JSON body using a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model with Pydantic.</w:t>
      </w:r>
    </w:p>
    <w:p w:rsidR="00000000" w:rsidDel="00000000" w:rsidP="00000000" w:rsidRDefault="00000000" w:rsidRPr="00000000" w14:paraId="000007A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 data and JSON payloads are correctly extracted and passed into backend functions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ensuring smooth AI processing based on user details.</w:t>
      </w:r>
    </w:p>
    <w:p w:rsidR="00000000" w:rsidDel="00000000" w:rsidP="00000000" w:rsidRDefault="00000000" w:rsidRPr="00000000" w14:paraId="000007A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route handlers manage error handling via FastAPI’s </w:t>
      </w:r>
      <w:r w:rsidDel="00000000" w:rsidR="00000000" w:rsidRPr="00000000">
        <w:rPr>
          <w:rFonts w:ascii="Cambria" w:cs="Cambria" w:eastAsia="Cambria" w:hAnsi="Cambria"/>
          <w:color w:val="188038"/>
          <w:rtl w:val="0"/>
        </w:rPr>
        <w:t xml:space="preserve">HTTPException</w:t>
      </w:r>
      <w:r w:rsidDel="00000000" w:rsidR="00000000" w:rsidRPr="00000000">
        <w:rPr>
          <w:rFonts w:ascii="Cambria" w:cs="Cambria" w:eastAsia="Cambria" w:hAnsi="Cambria"/>
          <w:rtl w:val="0"/>
        </w:rPr>
        <w:t xml:space="preserve"> system and use </w:t>
      </w:r>
      <w:r w:rsidDel="00000000" w:rsidR="00000000" w:rsidRPr="00000000">
        <w:rPr>
          <w:rFonts w:ascii="Cambria" w:cs="Cambria" w:eastAsia="Cambria" w:hAnsi="Cambria"/>
          <w:color w:val="188038"/>
          <w:rtl w:val="0"/>
        </w:rPr>
        <w:t xml:space="preserve">try-except</w:t>
      </w:r>
      <w:r w:rsidDel="00000000" w:rsidR="00000000" w:rsidRPr="00000000">
        <w:rPr>
          <w:rFonts w:ascii="Cambria" w:cs="Cambria" w:eastAsia="Cambria" w:hAnsi="Cambria"/>
          <w:rtl w:val="0"/>
        </w:rPr>
        <w:t xml:space="preserve"> blocks to gracefully handle unexpected failures like API errors or JSON decode errors.</w:t>
      </w:r>
    </w:p>
    <w:p w:rsidR="00000000" w:rsidDel="00000000" w:rsidP="00000000" w:rsidRDefault="00000000" w:rsidRPr="00000000" w14:paraId="000007A8">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AI workflows in each Route</w:t>
      </w:r>
    </w:p>
    <w:p w:rsidR="00000000" w:rsidDel="00000000" w:rsidP="00000000" w:rsidRDefault="00000000" w:rsidRPr="00000000" w14:paraId="000007A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Within each relevant route, the core AI functionalities were integrated:</w:t>
      </w:r>
    </w:p>
    <w:p w:rsidR="00000000" w:rsidDel="00000000" w:rsidP="00000000" w:rsidRDefault="00000000" w:rsidRPr="00000000" w14:paraId="000007AA">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w:t>
      </w:r>
    </w:p>
    <w:p w:rsidR="00000000" w:rsidDel="00000000" w:rsidP="00000000" w:rsidRDefault="00000000" w:rsidRPr="00000000" w14:paraId="000007AB">
      <w:pPr>
        <w:numPr>
          <w:ilvl w:val="1"/>
          <w:numId w:val="16"/>
        </w:numPr>
        <w:spacing w:after="0" w:before="24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is called to create a 5-panel structured story.</w:t>
      </w:r>
      <w:r w:rsidDel="00000000" w:rsidR="00000000" w:rsidRPr="00000000">
        <w:rPr>
          <w:rtl w:val="0"/>
        </w:rPr>
      </w:r>
    </w:p>
    <w:p w:rsidR="00000000" w:rsidDel="00000000" w:rsidP="00000000" w:rsidRDefault="00000000" w:rsidRPr="00000000" w14:paraId="000007AC">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is called to write narration and dialogues.</w:t>
      </w:r>
      <w:r w:rsidDel="00000000" w:rsidR="00000000" w:rsidRPr="00000000">
        <w:rPr>
          <w:rtl w:val="0"/>
        </w:rPr>
      </w:r>
    </w:p>
    <w:p w:rsidR="00000000" w:rsidDel="00000000" w:rsidP="00000000" w:rsidRDefault="00000000" w:rsidRPr="00000000" w14:paraId="000007AD">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is called iteratively to generate images for each panel.</w:t>
      </w:r>
      <w:r w:rsidDel="00000000" w:rsidR="00000000" w:rsidRPr="00000000">
        <w:rPr>
          <w:rtl w:val="0"/>
        </w:rPr>
      </w:r>
    </w:p>
    <w:p w:rsidR="00000000" w:rsidDel="00000000" w:rsidP="00000000" w:rsidRDefault="00000000" w:rsidRPr="00000000" w14:paraId="000007AE">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structures the final panel layout.</w:t>
      </w:r>
      <w:r w:rsidDel="00000000" w:rsidR="00000000" w:rsidRPr="00000000">
        <w:rPr>
          <w:rtl w:val="0"/>
        </w:rPr>
      </w:r>
    </w:p>
    <w:p w:rsidR="00000000" w:rsidDel="00000000" w:rsidP="00000000" w:rsidRDefault="00000000" w:rsidRPr="00000000" w14:paraId="000007AF">
      <w:pPr>
        <w:numPr>
          <w:ilvl w:val="1"/>
          <w:numId w:val="16"/>
        </w:numPr>
        <w:spacing w:after="24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compiles the story and illustrations into an exportable PDF.</w:t>
      </w:r>
      <w:r w:rsidDel="00000000" w:rsidR="00000000" w:rsidRPr="00000000">
        <w:rPr>
          <w:rtl w:val="0"/>
        </w:rPr>
      </w:r>
    </w:p>
    <w:p w:rsidR="00000000" w:rsidDel="00000000" w:rsidP="00000000" w:rsidRDefault="00000000" w:rsidRPr="00000000" w14:paraId="000007B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AI-generated output is processed and dynamically passed to HTML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or returned as a JSON response for API clients.</w:t>
      </w:r>
    </w:p>
    <w:p w:rsidR="00000000" w:rsidDel="00000000" w:rsidP="00000000" w:rsidRDefault="00000000" w:rsidRPr="00000000" w14:paraId="000007B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that users receive a complete, coherent comic experience, while developers and testers can interact with the backend directly through structured API responses.</w:t>
      </w:r>
    </w:p>
    <w:p w:rsidR="00000000" w:rsidDel="00000000" w:rsidP="00000000" w:rsidRDefault="00000000" w:rsidRPr="00000000" w14:paraId="000007B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Comic Generation Route:</w:t>
      </w:r>
    </w:p>
    <w:p w:rsidR="00000000" w:rsidDel="00000000" w:rsidP="00000000" w:rsidRDefault="00000000" w:rsidRPr="00000000" w14:paraId="000007B3">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34038" cy="4248451"/>
            <wp:effectExtent b="0" l="0" r="0" t="0"/>
            <wp:docPr id="3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634038" cy="4248451"/>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Export Success Route:</w:t>
      </w:r>
    </w:p>
    <w:p w:rsidR="00000000" w:rsidDel="00000000" w:rsidP="00000000" w:rsidRDefault="00000000" w:rsidRPr="00000000" w14:paraId="000007B7">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6985480" cy="973937"/>
            <wp:effectExtent b="0" l="0" r="0" t="0"/>
            <wp:docPr id="4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985480" cy="973937"/>
                    </a:xfrm>
                    <a:prstGeom prst="rect"/>
                    <a:ln/>
                  </pic:spPr>
                </pic:pic>
              </a:graphicData>
            </a:graphic>
          </wp:inline>
        </w:drawing>
      </w:r>
      <w:r w:rsidDel="00000000" w:rsidR="00000000" w:rsidRPr="00000000">
        <w:rPr>
          <w:rtl w:val="0"/>
        </w:rPr>
      </w:r>
    </w:p>
    <w:sdt>
      <w:sdtPr>
        <w:id w:val="-240529988"/>
        <w:tag w:val="goog_rdk_5423"/>
      </w:sdtPr>
      <w:sdtContent>
        <w:p w:rsidR="00000000" w:rsidDel="00000000" w:rsidP="00000000" w:rsidRDefault="00000000" w:rsidRPr="00000000" w14:paraId="000007B8">
          <w:pPr>
            <w:rPr>
              <w:del w:author="M Alagu Natchiyar" w:id="106" w:date="2026-09-22T16:07:57Z"/>
              <w:rFonts w:ascii="Cambria" w:cs="Cambria" w:eastAsia="Cambria" w:hAnsi="Cambria"/>
              <w:b w:val="1"/>
              <w:bCs w:val="1"/>
            </w:rPr>
          </w:pPr>
          <w:sdt>
            <w:sdtPr>
              <w:id w:val="1239339081"/>
              <w:tag w:val="goog_rdk_5422"/>
            </w:sdtPr>
            <w:sdtContent>
              <w:del w:author="M Alagu Natchiyar" w:id="106" w:date="2026-09-22T16:07:57Z">
                <w:r w:rsidDel="00000000" w:rsidR="00000000" w:rsidRPr="00000000">
                  <w:rPr>
                    <w:rtl w:val="0"/>
                  </w:rPr>
                </w:r>
              </w:del>
            </w:sdtContent>
          </w:sdt>
        </w:p>
      </w:sdtContent>
    </w:sdt>
    <w:sdt>
      <w:sdtPr>
        <w:id w:val="1783529065"/>
        <w:tag w:val="goog_rdk_5425"/>
      </w:sdtPr>
      <w:sdtContent>
        <w:p w:rsidR="00000000" w:rsidDel="00000000" w:rsidP="00000000" w:rsidRDefault="00000000" w:rsidRPr="00000000" w14:paraId="000007B9">
          <w:pPr>
            <w:rPr>
              <w:del w:author="M Alagu Natchiyar" w:id="106" w:date="2026-09-22T16:07:57Z"/>
              <w:rFonts w:ascii="Cambria" w:cs="Cambria" w:eastAsia="Cambria" w:hAnsi="Cambria"/>
              <w:b w:val="1"/>
              <w:bCs w:val="1"/>
            </w:rPr>
          </w:pPr>
          <w:sdt>
            <w:sdtPr>
              <w:id w:val="960542379"/>
              <w:tag w:val="goog_rdk_5424"/>
            </w:sdtPr>
            <w:sdtContent>
              <w:del w:author="M Alagu Natchiyar" w:id="106" w:date="2026-09-22T16:07:57Z">
                <w:r w:rsidDel="00000000" w:rsidR="00000000" w:rsidRPr="00000000">
                  <w:rPr>
                    <w:rtl w:val="0"/>
                  </w:rPr>
                </w:r>
              </w:del>
            </w:sdtContent>
          </w:sdt>
        </w:p>
      </w:sdtContent>
    </w:sdt>
    <w:sdt>
      <w:sdtPr>
        <w:id w:val="-811091782"/>
        <w:tag w:val="goog_rdk_5427"/>
      </w:sdtPr>
      <w:sdtContent>
        <w:p w:rsidR="00000000" w:rsidDel="00000000" w:rsidP="00000000" w:rsidRDefault="00000000" w:rsidRPr="00000000" w14:paraId="000007BA">
          <w:pPr>
            <w:rPr>
              <w:del w:author="M Alagu Natchiyar" w:id="106" w:date="2026-09-22T16:07:57Z"/>
              <w:rFonts w:ascii="Cambria" w:cs="Cambria" w:eastAsia="Cambria" w:hAnsi="Cambria"/>
              <w:b w:val="1"/>
              <w:bCs w:val="1"/>
            </w:rPr>
          </w:pPr>
          <w:sdt>
            <w:sdtPr>
              <w:id w:val="-300962350"/>
              <w:tag w:val="goog_rdk_5426"/>
            </w:sdtPr>
            <w:sdtContent>
              <w:del w:author="M Alagu Natchiyar" w:id="106" w:date="2026-09-22T16:07:57Z">
                <w:r w:rsidDel="00000000" w:rsidR="00000000" w:rsidRPr="00000000">
                  <w:rPr>
                    <w:rtl w:val="0"/>
                  </w:rPr>
                </w:r>
              </w:del>
            </w:sdtContent>
          </w:sdt>
        </w:p>
      </w:sdtContent>
    </w:sdt>
    <w:p w:rsidR="00000000" w:rsidDel="00000000" w:rsidP="00000000" w:rsidRDefault="00000000" w:rsidRPr="00000000" w14:paraId="000007B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 generation Route:</w:t>
      </w:r>
    </w:p>
    <w:p w:rsidR="00000000" w:rsidDel="00000000" w:rsidP="00000000" w:rsidRDefault="00000000" w:rsidRPr="00000000" w14:paraId="000007B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800100"/>
            <wp:effectExtent b="0" l="0" r="0" t="0"/>
            <wp:docPr id="4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7BF">
      <w:pPr>
        <w:rPr>
          <w:rFonts w:ascii="Cambria" w:cs="Cambria" w:eastAsia="Cambria" w:hAnsi="Cambria"/>
        </w:rPr>
      </w:pPr>
      <w:r w:rsidDel="00000000" w:rsidR="00000000" w:rsidRPr="00000000">
        <w:rPr>
          <w:rFonts w:ascii="Cambria" w:cs="Cambria" w:eastAsia="Cambria" w:hAnsi="Cambria"/>
          <w:rtl w:val="0"/>
        </w:rPr>
        <w:t xml:space="preserve">This part involved building responsive and clean web pages using </w:t>
      </w:r>
      <w:r w:rsidDel="00000000" w:rsidR="00000000" w:rsidRPr="00000000">
        <w:rPr>
          <w:rFonts w:ascii="Cambria" w:cs="Cambria" w:eastAsia="Cambria" w:hAnsi="Cambria"/>
          <w:b w:val="1"/>
          <w:bCs w:val="1"/>
          <w:rtl w:val="0"/>
        </w:rPr>
        <w:t xml:space="preserve">HTML, CSS, and Jinja2 templating</w:t>
      </w:r>
      <w:r w:rsidDel="00000000" w:rsidR="00000000" w:rsidRPr="00000000">
        <w:rPr>
          <w:rFonts w:ascii="Cambria" w:cs="Cambria" w:eastAsia="Cambria" w:hAnsi="Cambria"/>
          <w:rtl w:val="0"/>
        </w:rPr>
        <w:t xml:space="preserve">.</w:t>
      </w:r>
    </w:p>
    <w:p w:rsidR="00000000" w:rsidDel="00000000" w:rsidP="00000000" w:rsidRDefault="00000000" w:rsidRPr="00000000" w14:paraId="000007C0">
      <w:pPr>
        <w:rPr>
          <w:rFonts w:ascii="Cambria" w:cs="Cambria" w:eastAsia="Cambria" w:hAnsi="Cambria"/>
        </w:rPr>
      </w:pPr>
      <w:r w:rsidDel="00000000" w:rsidR="00000000" w:rsidRPr="00000000">
        <w:rPr>
          <w:rFonts w:ascii="Cambria" w:cs="Cambria" w:eastAsia="Cambria" w:hAnsi="Cambria"/>
          <w:rtl w:val="0"/>
        </w:rPr>
        <w:t xml:space="preserve">Each template is dynamically rendered through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ensuring that users can easily submit inputs, view generated comics panel-by-panel, and confirm comic export actions.</w:t>
      </w:r>
    </w:p>
    <w:p w:rsidR="00000000" w:rsidDel="00000000" w:rsidP="00000000" w:rsidRDefault="00000000" w:rsidRPr="00000000" w14:paraId="000007C1">
      <w:pPr>
        <w:rPr>
          <w:rFonts w:ascii="Cambria" w:cs="Cambria" w:eastAsia="Cambria" w:hAnsi="Cambria"/>
        </w:rPr>
      </w:pPr>
      <w:r w:rsidDel="00000000" w:rsidR="00000000" w:rsidRPr="00000000">
        <w:rPr>
          <w:rFonts w:ascii="Cambria" w:cs="Cambria" w:eastAsia="Cambria" w:hAnsi="Cambria"/>
          <w:rtl w:val="0"/>
        </w:rPr>
        <w:t xml:space="preserve">This milestone guarantees an engaging and seamless comic creation experience for all users.</w:t>
      </w:r>
    </w:p>
    <w:p w:rsidR="00000000" w:rsidDel="00000000" w:rsidP="00000000" w:rsidRDefault="00000000" w:rsidRPr="00000000" w14:paraId="000007C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C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7C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C5">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7C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bCs w:val="1"/>
          <w:color w:val="188038"/>
          <w:rtl w:val="0"/>
        </w:rPr>
        <w:t xml:space="preserve">index.html</w:t>
      </w:r>
      <w:r w:rsidDel="00000000" w:rsidR="00000000" w:rsidRPr="00000000">
        <w:rPr>
          <w:rFonts w:ascii="Cambria" w:cs="Cambria" w:eastAsia="Cambria" w:hAnsi="Cambria"/>
          <w:rtl w:val="0"/>
        </w:rPr>
        <w:t xml:space="preserve"> as the main entry point for user input.</w:t>
        <w:br w:type="textWrapping"/>
        <w:t xml:space="preserve"> Structured the form to capture:</w:t>
      </w:r>
    </w:p>
    <w:p w:rsidR="00000000" w:rsidDel="00000000" w:rsidP="00000000" w:rsidRDefault="00000000" w:rsidRPr="00000000" w14:paraId="000007C7">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7C8">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Character Name</w:t>
      </w:r>
    </w:p>
    <w:p w:rsidR="00000000" w:rsidDel="00000000" w:rsidP="00000000" w:rsidRDefault="00000000" w:rsidRPr="00000000" w14:paraId="000007C9">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7CA">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7CB">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7C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 elements.</w:t>
        <w:br w:type="textWrapping"/>
        <w:t xml:space="preserve"> The design uses a </w:t>
      </w:r>
      <w:r w:rsidDel="00000000" w:rsidR="00000000" w:rsidRPr="00000000">
        <w:rPr>
          <w:rFonts w:ascii="Cambria" w:cs="Cambria" w:eastAsia="Cambria" w:hAnsi="Cambria"/>
          <w:b w:val="1"/>
          <w:bCs w:val="1"/>
          <w:rtl w:val="0"/>
        </w:rPr>
        <w:t xml:space="preserve">scenic background image</w:t>
      </w:r>
      <w:r w:rsidDel="00000000" w:rsidR="00000000" w:rsidRPr="00000000">
        <w:rPr>
          <w:rFonts w:ascii="Cambria" w:cs="Cambria" w:eastAsia="Cambria" w:hAnsi="Cambria"/>
          <w:rtl w:val="0"/>
        </w:rPr>
        <w:t xml:space="preserve">, simple typography, and organized form layout to encourage creativity and focus on storytelling.</w:t>
        <w:br w:type="textWrapping"/>
        <w:t xml:space="preserve"> Navigation is minimal to maintain focus, with a direct flow from input to comic generation.</w:t>
      </w:r>
    </w:p>
    <w:p w:rsidR="00000000" w:rsidDel="00000000" w:rsidP="00000000" w:rsidRDefault="00000000" w:rsidRPr="00000000" w14:paraId="000007CD">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rz99o2hjsh12" w:id="1425"/>
      <w:bookmarkEnd w:id="1425"/>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95jrs6zd99w6" w:id="1426"/>
      <w:bookmarkEnd w:id="1426"/>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7CF">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Embedded CSS styles were applied directly within each HTML file.</w:t>
        <w:br w:type="textWrapping"/>
        <w:t xml:space="preserve">Layouts use </w:t>
      </w:r>
      <w:r w:rsidDel="00000000" w:rsidR="00000000" w:rsidRPr="00000000">
        <w:rPr>
          <w:rFonts w:ascii="Cambria" w:cs="Cambria" w:eastAsia="Cambria" w:hAnsi="Cambria"/>
          <w:b w:val="1"/>
          <w:bCs w:val="1"/>
          <w:rtl w:val="0"/>
        </w:rPr>
        <w:t xml:space="preserve">fixed width with centered content</w:t>
      </w:r>
      <w:r w:rsidDel="00000000" w:rsidR="00000000" w:rsidRPr="00000000">
        <w:rPr>
          <w:rFonts w:ascii="Cambria" w:cs="Cambria" w:eastAsia="Cambria" w:hAnsi="Cambria"/>
          <w:rtl w:val="0"/>
        </w:rPr>
        <w:t xml:space="preserve"> to ensure readability across different screen sizes.</w:t>
        <w:br w:type="textWrapping"/>
        <w:t xml:space="preserve">Consistent button styling with </w:t>
      </w:r>
      <w:r w:rsidDel="00000000" w:rsidR="00000000" w:rsidRPr="00000000">
        <w:rPr>
          <w:rFonts w:ascii="Cambria" w:cs="Cambria" w:eastAsia="Cambria" w:hAnsi="Cambria"/>
          <w:b w:val="1"/>
          <w:bCs w:val="1"/>
          <w:rtl w:val="0"/>
        </w:rPr>
        <w:t xml:space="preserve">hover effects</w:t>
      </w:r>
      <w:r w:rsidDel="00000000" w:rsidR="00000000" w:rsidRPr="00000000">
        <w:rPr>
          <w:rFonts w:ascii="Cambria" w:cs="Cambria" w:eastAsia="Cambria" w:hAnsi="Cambria"/>
          <w:rtl w:val="0"/>
        </w:rPr>
        <w:t xml:space="preserve"> was implemented.</w:t>
        <w:br w:type="textWrapping"/>
        <w:t xml:space="preserve">Input fields and result panels are designed with </w:t>
      </w:r>
      <w:r w:rsidDel="00000000" w:rsidR="00000000" w:rsidRPr="00000000">
        <w:rPr>
          <w:rFonts w:ascii="Cambria" w:cs="Cambria" w:eastAsia="Cambria" w:hAnsi="Cambria"/>
          <w:b w:val="1"/>
          <w:bCs w:val="1"/>
          <w:rtl w:val="0"/>
        </w:rPr>
        <w:t xml:space="preserve">padding, box shadows, and rounded corners</w:t>
      </w:r>
      <w:r w:rsidDel="00000000" w:rsidR="00000000" w:rsidRPr="00000000">
        <w:rPr>
          <w:rFonts w:ascii="Cambria" w:cs="Cambria" w:eastAsia="Cambria" w:hAnsi="Cambria"/>
          <w:rtl w:val="0"/>
        </w:rPr>
        <w:t xml:space="preserve"> for a clean, modern comic-generation experience.</w:t>
        <w:br w:type="textWrapping"/>
        <w:t xml:space="preserve">The light color scheme enhances visibility and promotes an inviting visual aesthetic.</w:t>
      </w:r>
    </w:p>
    <w:p w:rsidR="00000000" w:rsidDel="00000000" w:rsidP="00000000" w:rsidRDefault="00000000" w:rsidRPr="00000000" w14:paraId="000007D0">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4736ogorc7oz" w:id="1427"/>
      <w:bookmarkEnd w:id="1427"/>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7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w:t>
      </w:r>
      <w:r w:rsidDel="00000000" w:rsidR="00000000" w:rsidRPr="00000000">
        <w:rPr>
          <w:rFonts w:ascii="Cambria" w:cs="Cambria" w:eastAsia="Cambria" w:hAnsi="Cambria"/>
          <w:b w:val="1"/>
          <w:bCs w:val="1"/>
          <w:rtl w:val="0"/>
        </w:rPr>
        <w:t xml:space="preserve">Jinja2-powered HTML templates</w:t>
      </w:r>
      <w:r w:rsidDel="00000000" w:rsidR="00000000" w:rsidRPr="00000000">
        <w:rPr>
          <w:rFonts w:ascii="Cambria" w:cs="Cambria" w:eastAsia="Cambria" w:hAnsi="Cambria"/>
          <w:rtl w:val="0"/>
        </w:rPr>
        <w:t xml:space="preserve"> were created under the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7D2">
      <w:pPr>
        <w:numPr>
          <w:ilvl w:val="0"/>
          <w:numId w:val="26"/>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index.html</w:t>
      </w:r>
      <w:r w:rsidDel="00000000" w:rsidR="00000000" w:rsidRPr="00000000">
        <w:rPr>
          <w:rFonts w:ascii="Cambria" w:cs="Cambria" w:eastAsia="Cambria" w:hAnsi="Cambria"/>
          <w:rtl w:val="0"/>
        </w:rPr>
        <w:t xml:space="preserve">:</w:t>
        <w:br w:type="textWrapping"/>
        <w:t xml:space="preserve">A user-friendly form where users input the story prompt, character name, setting, tone, and preferred art style.</w:t>
        <w:br w:type="textWrapping"/>
        <w:t xml:space="preserve">Submits data to the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FastAPI route via POST.</w:t>
      </w:r>
    </w:p>
    <w:p w:rsidR="00000000" w:rsidDel="00000000" w:rsidP="00000000" w:rsidRDefault="00000000" w:rsidRPr="00000000" w14:paraId="000007D3">
      <w:pPr>
        <w:numPr>
          <w:ilvl w:val="0"/>
          <w:numId w:val="26"/>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comic_preview.html</w:t>
      </w:r>
      <w:r w:rsidDel="00000000" w:rsidR="00000000" w:rsidRPr="00000000">
        <w:rPr>
          <w:rFonts w:ascii="Cambria" w:cs="Cambria" w:eastAsia="Cambria" w:hAnsi="Cambria"/>
          <w:rtl w:val="0"/>
        </w:rPr>
        <w:t xml:space="preserve">:</w:t>
        <w:br w:type="textWrapping"/>
        <w:t xml:space="preserve">Displays the AI-generated comic panel-by-panel.</w:t>
        <w:br w:type="textWrapping"/>
        <w:t xml:space="preserve">Each panel includes:</w:t>
      </w:r>
    </w:p>
    <w:p w:rsidR="00000000" w:rsidDel="00000000" w:rsidP="00000000" w:rsidRDefault="00000000" w:rsidRPr="00000000" w14:paraId="000007D4">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7D5">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illustration (image)</w:t>
      </w:r>
    </w:p>
    <w:p w:rsidR="00000000" w:rsidDel="00000000" w:rsidP="00000000" w:rsidRDefault="00000000" w:rsidRPr="00000000" w14:paraId="000007D6">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7D7">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 This allows users to review the full comic storyline sequentially.</w:t>
      </w:r>
    </w:p>
    <w:p w:rsidR="00000000" w:rsidDel="00000000" w:rsidP="00000000" w:rsidRDefault="00000000" w:rsidRPr="00000000" w14:paraId="000007D8">
      <w:pPr>
        <w:numPr>
          <w:ilvl w:val="0"/>
          <w:numId w:val="26"/>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export_success.html</w:t>
      </w:r>
      <w:r w:rsidDel="00000000" w:rsidR="00000000" w:rsidRPr="00000000">
        <w:rPr>
          <w:rFonts w:ascii="Cambria" w:cs="Cambria" w:eastAsia="Cambria" w:hAnsi="Cambria"/>
          <w:rtl w:val="0"/>
        </w:rPr>
        <w:t xml:space="preserve">:</w:t>
        <w:br w:type="textWrapping"/>
        <w:t xml:space="preserve">Displays a success message after the user downloads their comic as a PDF.</w:t>
        <w:br w:type="textWrapping"/>
        <w:t xml:space="preserve">Encourages users to return and create a new comic.</w:t>
      </w:r>
    </w:p>
    <w:p w:rsidR="00000000" w:rsidDel="00000000" w:rsidP="00000000" w:rsidRDefault="00000000" w:rsidRPr="00000000" w14:paraId="000007D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cleanly separated by functionality, and UI transitions smoothly between comic creation and comic review.</w:t>
      </w:r>
    </w:p>
    <w:p w:rsidR="00000000" w:rsidDel="00000000" w:rsidP="00000000" w:rsidRDefault="00000000" w:rsidRPr="00000000" w14:paraId="000007D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7D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7DC">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7D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DE">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7DF">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Jinja2Templates(directory="templates")</w:t>
      </w:r>
    </w:p>
    <w:p w:rsidR="00000000" w:rsidDel="00000000" w:rsidP="00000000" w:rsidRDefault="00000000" w:rsidRPr="00000000" w14:paraId="000007E0">
      <w:pPr>
        <w:rPr>
          <w:rFonts w:ascii="Cambria" w:cs="Cambria" w:eastAsia="Cambria" w:hAnsi="Cambria"/>
        </w:rPr>
      </w:pPr>
      <w:r w:rsidDel="00000000" w:rsidR="00000000" w:rsidRPr="00000000">
        <w:rPr>
          <w:rtl w:val="0"/>
        </w:rPr>
      </w:r>
    </w:p>
    <w:p w:rsidR="00000000" w:rsidDel="00000000" w:rsidP="00000000" w:rsidRDefault="00000000" w:rsidRPr="00000000" w14:paraId="000007E1">
      <w:pPr>
        <w:rPr>
          <w:rFonts w:ascii="Cambria" w:cs="Cambria" w:eastAsia="Cambria" w:hAnsi="Cambria"/>
        </w:rPr>
      </w:pPr>
      <w:r w:rsidDel="00000000" w:rsidR="00000000" w:rsidRPr="00000000">
        <w:rPr>
          <w:rFonts w:ascii="Cambria" w:cs="Cambria" w:eastAsia="Cambria" w:hAnsi="Cambria"/>
          <w:rtl w:val="0"/>
        </w:rPr>
        <w:t xml:space="preserve">Each FastAPI route uses </w:t>
      </w:r>
      <w:r w:rsidDel="00000000" w:rsidR="00000000" w:rsidRPr="00000000">
        <w:rPr>
          <w:rFonts w:ascii="Cambria" w:cs="Cambria" w:eastAsia="Cambria" w:hAnsi="Cambria"/>
          <w:b w:val="1"/>
          <w:bCs w:val="1"/>
          <w:color w:val="188038"/>
          <w:rtl w:val="0"/>
        </w:rPr>
        <w:t xml:space="preserve">TemplateResponse</w:t>
      </w:r>
      <w:r w:rsidDel="00000000" w:rsidR="00000000" w:rsidRPr="00000000">
        <w:rPr>
          <w:rFonts w:ascii="Cambria" w:cs="Cambria" w:eastAsia="Cambria" w:hAnsi="Cambria"/>
          <w:rtl w:val="0"/>
        </w:rPr>
        <w:t xml:space="preserve"> to dynamically render HTML templates                         based on the user’s interaction:</w:t>
      </w:r>
    </w:p>
    <w:p w:rsidR="00000000" w:rsidDel="00000000" w:rsidP="00000000" w:rsidRDefault="00000000" w:rsidRPr="00000000" w14:paraId="000007E2">
      <w:pPr>
        <w:numPr>
          <w:ilvl w:val="0"/>
          <w:numId w:val="5"/>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7E3">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comic_preview.html</w:t>
      </w:r>
      <w:r w:rsidDel="00000000" w:rsidR="00000000" w:rsidRPr="00000000">
        <w:rPr>
          <w:rtl w:val="0"/>
        </w:rPr>
      </w:r>
    </w:p>
    <w:p w:rsidR="00000000" w:rsidDel="00000000" w:rsidP="00000000" w:rsidRDefault="00000000" w:rsidRPr="00000000" w14:paraId="000007E4">
      <w:pPr>
        <w:numPr>
          <w:ilvl w:val="0"/>
          <w:numId w:val="5"/>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export_success.html</w:t>
      </w:r>
      <w:r w:rsidDel="00000000" w:rsidR="00000000" w:rsidRPr="00000000">
        <w:rPr>
          <w:rtl w:val="0"/>
        </w:rPr>
      </w:r>
    </w:p>
    <w:p w:rsidR="00000000" w:rsidDel="00000000" w:rsidP="00000000" w:rsidRDefault="00000000" w:rsidRPr="00000000" w14:paraId="000007E5">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dynamic binding ensures that the comic content (layout, images, text) updates automatically after user input.</w:t>
      </w:r>
    </w:p>
    <w:p w:rsidR="00000000" w:rsidDel="00000000" w:rsidP="00000000" w:rsidRDefault="00000000" w:rsidRPr="00000000" w14:paraId="000007E6">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y27vk37nq2ax" w:id="1428"/>
      <w:bookmarkEnd w:id="1428"/>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7E7">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index.html</w:t>
      </w:r>
    </w:p>
    <w:p w:rsidR="00000000" w:rsidDel="00000000" w:rsidP="00000000" w:rsidRDefault="00000000" w:rsidRPr="00000000" w14:paraId="000007E8">
      <w:pPr>
        <w:numPr>
          <w:ilvl w:val="0"/>
          <w:numId w:val="2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attributes that directly map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in FastAPI.</w:t>
      </w:r>
    </w:p>
    <w:p w:rsidR="00000000" w:rsidDel="00000000" w:rsidP="00000000" w:rsidRDefault="00000000" w:rsidRPr="00000000" w14:paraId="000007E9">
      <w:pPr>
        <w:numPr>
          <w:ilvl w:val="0"/>
          <w:numId w:val="2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form data via POST to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w:t>
      </w:r>
    </w:p>
    <w:p w:rsidR="00000000" w:rsidDel="00000000" w:rsidP="00000000" w:rsidRDefault="00000000" w:rsidRPr="00000000" w14:paraId="000007EA">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comic_preview.html</w:t>
      </w:r>
    </w:p>
    <w:p w:rsidR="00000000" w:rsidDel="00000000" w:rsidP="00000000" w:rsidRDefault="00000000" w:rsidRPr="00000000" w14:paraId="000007EB">
      <w:pPr>
        <w:numPr>
          <w:ilvl w:val="0"/>
          <w:numId w:val="28"/>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Dynamically displays:</w:t>
      </w:r>
    </w:p>
    <w:p w:rsidR="00000000" w:rsidDel="00000000" w:rsidP="00000000" w:rsidRDefault="00000000" w:rsidRPr="00000000" w14:paraId="000007EC">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Panel number, title</w:t>
      </w:r>
    </w:p>
    <w:p w:rsidR="00000000" w:rsidDel="00000000" w:rsidP="00000000" w:rsidRDefault="00000000" w:rsidRPr="00000000" w14:paraId="000007ED">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generated for the panel</w:t>
      </w:r>
    </w:p>
    <w:p w:rsidR="00000000" w:rsidDel="00000000" w:rsidP="00000000" w:rsidRDefault="00000000" w:rsidRPr="00000000" w14:paraId="000007EE">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7EF">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w:t>
      </w:r>
    </w:p>
    <w:p w:rsidR="00000000" w:rsidDel="00000000" w:rsidP="00000000" w:rsidRDefault="00000000" w:rsidRPr="00000000" w14:paraId="000007F0">
      <w:pPr>
        <w:numPr>
          <w:ilvl w:val="0"/>
          <w:numId w:val="28"/>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through the </w:t>
      </w:r>
      <w:r w:rsidDel="00000000" w:rsidR="00000000" w:rsidRPr="00000000">
        <w:rPr>
          <w:rFonts w:ascii="Cambria" w:cs="Cambria" w:eastAsia="Cambria" w:hAnsi="Cambria"/>
          <w:color w:val="188038"/>
          <w:rtl w:val="0"/>
        </w:rPr>
        <w:t xml:space="preserve">layout</w:t>
      </w:r>
      <w:r w:rsidDel="00000000" w:rsidR="00000000" w:rsidRPr="00000000">
        <w:rPr>
          <w:rFonts w:ascii="Cambria" w:cs="Cambria" w:eastAsia="Cambria" w:hAnsi="Cambria"/>
          <w:rtl w:val="0"/>
        </w:rPr>
        <w:t xml:space="preserve"> list using Jinja2 </w:t>
      </w:r>
      <w:r w:rsidDel="00000000" w:rsidR="00000000" w:rsidRPr="00000000">
        <w:rPr>
          <w:rFonts w:ascii="Cambria" w:cs="Cambria" w:eastAsia="Cambria" w:hAnsi="Cambria"/>
          <w:color w:val="188038"/>
          <w:rtl w:val="0"/>
        </w:rPr>
        <w:t xml:space="preserve">{% for panel in layout %}</w:t>
      </w:r>
      <w:r w:rsidDel="00000000" w:rsidR="00000000" w:rsidRPr="00000000">
        <w:rPr>
          <w:rFonts w:ascii="Cambria" w:cs="Cambria" w:eastAsia="Cambria" w:hAnsi="Cambria"/>
          <w:rtl w:val="0"/>
        </w:rPr>
        <w:t xml:space="preserve"> syntax.</w:t>
      </w:r>
    </w:p>
    <w:p w:rsidR="00000000" w:rsidDel="00000000" w:rsidP="00000000" w:rsidRDefault="00000000" w:rsidRPr="00000000" w14:paraId="000007F1">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export_success.html</w:t>
      </w:r>
    </w:p>
    <w:p w:rsidR="00000000" w:rsidDel="00000000" w:rsidP="00000000" w:rsidRDefault="00000000" w:rsidRPr="00000000" w14:paraId="000007F2">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a confirmation message using Jinja2 variables.</w:t>
      </w:r>
    </w:p>
    <w:p w:rsidR="00000000" w:rsidDel="00000000" w:rsidP="00000000" w:rsidRDefault="00000000" w:rsidRPr="00000000" w14:paraId="000007F3">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the exported PDF path as context and optionally provides a button for returning to the homepage.</w:t>
      </w:r>
    </w:p>
    <w:p w:rsidR="00000000" w:rsidDel="00000000" w:rsidP="00000000" w:rsidRDefault="00000000" w:rsidRPr="00000000" w14:paraId="000007F4">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frontend of ComicCraft is fully integrated with FastAPI, dynamically renders AI-generated comics, and provides a smooth user flow from prompt input to comic export.</w:t>
      </w:r>
    </w:p>
    <w:sdt>
      <w:sdtPr>
        <w:id w:val="-1297873852"/>
        <w:tag w:val="goog_rdk_5430"/>
      </w:sdtPr>
      <w:sdtContent>
        <w:p w:rsidR="00000000" w:rsidDel="00000000" w:rsidP="00000000" w:rsidRDefault="00000000" w:rsidRPr="00000000" w14:paraId="000007F5">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646739811"/>
              <w:tag w:val="goog_rdk_5429"/>
            </w:sdtPr>
            <w:sdtContent>
              <w:del w:author="M Alagu Natchiyar" w:id="107" w:date="2026-09-22T16:07:42Z">
                <w:bookmarkStart w:colFirst="0" w:colLast="0" w:name="_heading=h.tcv62oejamrk" w:id="1429"/>
                <w:bookmarkEnd w:id="1429"/>
                <w:r w:rsidDel="00000000" w:rsidR="00000000" w:rsidRPr="00000000">
                  <w:rPr>
                    <w:rtl w:val="0"/>
                  </w:rPr>
                </w:r>
              </w:del>
            </w:sdtContent>
          </w:sdt>
        </w:p>
      </w:sdtContent>
    </w:sdt>
    <w:sdt>
      <w:sdtPr>
        <w:id w:val="811682111"/>
        <w:tag w:val="goog_rdk_5432"/>
      </w:sdtPr>
      <w:sdtContent>
        <w:p w:rsidR="00000000" w:rsidDel="00000000" w:rsidP="00000000" w:rsidRDefault="00000000" w:rsidRPr="00000000" w14:paraId="000007F6">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839368066"/>
              <w:tag w:val="goog_rdk_5431"/>
            </w:sdtPr>
            <w:sdtContent>
              <w:del w:author="M Alagu Natchiyar" w:id="107" w:date="2026-09-22T16:07:42Z">
                <w:bookmarkStart w:colFirst="0" w:colLast="0" w:name="_heading=h.ymbtf1d8hyja" w:id="1430"/>
                <w:bookmarkEnd w:id="1430"/>
                <w:r w:rsidDel="00000000" w:rsidR="00000000" w:rsidRPr="00000000">
                  <w:rPr>
                    <w:rtl w:val="0"/>
                  </w:rPr>
                </w:r>
              </w:del>
            </w:sdtContent>
          </w:sdt>
        </w:p>
      </w:sdtContent>
    </w:sdt>
    <w:sdt>
      <w:sdtPr>
        <w:id w:val="-1282137774"/>
        <w:tag w:val="goog_rdk_5434"/>
      </w:sdtPr>
      <w:sdtContent>
        <w:p w:rsidR="00000000" w:rsidDel="00000000" w:rsidP="00000000" w:rsidRDefault="00000000" w:rsidRPr="00000000" w14:paraId="000007F7">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157399830"/>
              <w:tag w:val="goog_rdk_5433"/>
            </w:sdtPr>
            <w:sdtContent>
              <w:del w:author="M Alagu Natchiyar" w:id="107" w:date="2026-09-22T16:07:42Z">
                <w:bookmarkStart w:colFirst="0" w:colLast="0" w:name="_heading=h.73wf0ky38b6y" w:id="1431"/>
                <w:bookmarkEnd w:id="1431"/>
                <w:r w:rsidDel="00000000" w:rsidR="00000000" w:rsidRPr="00000000">
                  <w:rPr>
                    <w:rtl w:val="0"/>
                  </w:rPr>
                </w:r>
              </w:del>
            </w:sdtContent>
          </w:sdt>
        </w:p>
      </w:sdtContent>
    </w:sdt>
    <w:sdt>
      <w:sdtPr>
        <w:id w:val="-1504552423"/>
        <w:tag w:val="goog_rdk_5436"/>
      </w:sdtPr>
      <w:sdtContent>
        <w:p w:rsidR="00000000" w:rsidDel="00000000" w:rsidP="00000000" w:rsidRDefault="00000000" w:rsidRPr="00000000" w14:paraId="000007F8">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480270872"/>
              <w:tag w:val="goog_rdk_5435"/>
            </w:sdtPr>
            <w:sdtContent>
              <w:del w:author="M Alagu Natchiyar" w:id="107" w:date="2026-09-22T16:07:42Z">
                <w:bookmarkStart w:colFirst="0" w:colLast="0" w:name="_heading=h.ff6j9qvl3ail" w:id="1432"/>
                <w:bookmarkEnd w:id="1432"/>
                <w:r w:rsidDel="00000000" w:rsidR="00000000" w:rsidRPr="00000000">
                  <w:rPr>
                    <w:rtl w:val="0"/>
                  </w:rPr>
                </w:r>
              </w:del>
            </w:sdtContent>
          </w:sdt>
        </w:p>
      </w:sdtContent>
    </w:sdt>
    <w:sdt>
      <w:sdtPr>
        <w:id w:val="-2058708757"/>
        <w:tag w:val="goog_rdk_5438"/>
      </w:sdtPr>
      <w:sdtContent>
        <w:p w:rsidR="00000000" w:rsidDel="00000000" w:rsidP="00000000" w:rsidRDefault="00000000" w:rsidRPr="00000000" w14:paraId="000007F9">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425367398"/>
              <w:tag w:val="goog_rdk_5437"/>
            </w:sdtPr>
            <w:sdtContent>
              <w:del w:author="M Alagu Natchiyar" w:id="107" w:date="2026-09-22T16:07:42Z">
                <w:bookmarkStart w:colFirst="0" w:colLast="0" w:name="_heading=h.pihps2vbgd07" w:id="1433"/>
                <w:bookmarkEnd w:id="1433"/>
                <w:r w:rsidDel="00000000" w:rsidR="00000000" w:rsidRPr="00000000">
                  <w:rPr>
                    <w:rtl w:val="0"/>
                  </w:rPr>
                </w:r>
              </w:del>
            </w:sdtContent>
          </w:sdt>
        </w:p>
      </w:sdtContent>
    </w:sdt>
    <w:sdt>
      <w:sdtPr>
        <w:id w:val="1259276141"/>
        <w:tag w:val="goog_rdk_5440"/>
      </w:sdtPr>
      <w:sdtContent>
        <w:p w:rsidR="00000000" w:rsidDel="00000000" w:rsidP="00000000" w:rsidRDefault="00000000" w:rsidRPr="00000000" w14:paraId="000007FA">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572358171"/>
              <w:tag w:val="goog_rdk_5439"/>
            </w:sdtPr>
            <w:sdtContent>
              <w:del w:author="M Alagu Natchiyar" w:id="107" w:date="2026-09-22T16:07:42Z">
                <w:bookmarkStart w:colFirst="0" w:colLast="0" w:name="_heading=h.mqt4pjge4cbt" w:id="1434"/>
                <w:bookmarkEnd w:id="1434"/>
                <w:r w:rsidDel="00000000" w:rsidR="00000000" w:rsidRPr="00000000">
                  <w:rPr>
                    <w:rtl w:val="0"/>
                  </w:rPr>
                </w:r>
              </w:del>
            </w:sdtContent>
          </w:sdt>
        </w:p>
      </w:sdtContent>
    </w:sdt>
    <w:sdt>
      <w:sdtPr>
        <w:id w:val="-2061239023"/>
        <w:tag w:val="goog_rdk_5442"/>
      </w:sdtPr>
      <w:sdtContent>
        <w:p w:rsidR="00000000" w:rsidDel="00000000" w:rsidP="00000000" w:rsidRDefault="00000000" w:rsidRPr="00000000" w14:paraId="000007FB">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357455726"/>
              <w:tag w:val="goog_rdk_5441"/>
            </w:sdtPr>
            <w:sdtContent>
              <w:del w:author="M Alagu Natchiyar" w:id="107" w:date="2026-09-22T16:07:42Z">
                <w:bookmarkStart w:colFirst="0" w:colLast="0" w:name="_heading=h.zgmwr1unrt7" w:id="1435"/>
                <w:bookmarkEnd w:id="1435"/>
                <w:r w:rsidDel="00000000" w:rsidR="00000000" w:rsidRPr="00000000">
                  <w:rPr>
                    <w:rtl w:val="0"/>
                  </w:rPr>
                </w:r>
              </w:del>
            </w:sdtContent>
          </w:sdt>
        </w:p>
      </w:sdtContent>
    </w:sdt>
    <w:sdt>
      <w:sdtPr>
        <w:id w:val="-960485662"/>
        <w:tag w:val="goog_rdk_5444"/>
      </w:sdtPr>
      <w:sdtContent>
        <w:p w:rsidR="00000000" w:rsidDel="00000000" w:rsidP="00000000" w:rsidRDefault="00000000" w:rsidRPr="00000000" w14:paraId="000007FC">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992136997"/>
              <w:tag w:val="goog_rdk_5443"/>
            </w:sdtPr>
            <w:sdtContent>
              <w:del w:author="M Alagu Natchiyar" w:id="107" w:date="2026-09-22T16:07:42Z">
                <w:bookmarkStart w:colFirst="0" w:colLast="0" w:name="_heading=h.8vip1i5918d5" w:id="1436"/>
                <w:bookmarkEnd w:id="1436"/>
                <w:r w:rsidDel="00000000" w:rsidR="00000000" w:rsidRPr="00000000">
                  <w:rPr>
                    <w:rtl w:val="0"/>
                  </w:rPr>
                </w:r>
              </w:del>
            </w:sdtContent>
          </w:sdt>
        </w:p>
      </w:sdtContent>
    </w:sdt>
    <w:sdt>
      <w:sdtPr>
        <w:id w:val="647208614"/>
        <w:tag w:val="goog_rdk_5446"/>
      </w:sdtPr>
      <w:sdtContent>
        <w:p w:rsidR="00000000" w:rsidDel="00000000" w:rsidP="00000000" w:rsidRDefault="00000000" w:rsidRPr="00000000" w14:paraId="000007FD">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202292133"/>
              <w:tag w:val="goog_rdk_5445"/>
            </w:sdtPr>
            <w:sdtContent>
              <w:del w:author="M Alagu Natchiyar" w:id="107" w:date="2026-09-22T16:07:42Z">
                <w:bookmarkStart w:colFirst="0" w:colLast="0" w:name="_heading=h.1mm90su916ot" w:id="1437"/>
                <w:bookmarkEnd w:id="1437"/>
                <w:r w:rsidDel="00000000" w:rsidR="00000000" w:rsidRPr="00000000">
                  <w:rPr>
                    <w:rtl w:val="0"/>
                  </w:rPr>
                </w:r>
              </w:del>
            </w:sdtContent>
          </w:sdt>
        </w:p>
      </w:sdtContent>
    </w:sdt>
    <w:sdt>
      <w:sdtPr>
        <w:id w:val="-1837801829"/>
        <w:tag w:val="goog_rdk_5448"/>
      </w:sdtPr>
      <w:sdtContent>
        <w:p w:rsidR="00000000" w:rsidDel="00000000" w:rsidP="00000000" w:rsidRDefault="00000000" w:rsidRPr="00000000" w14:paraId="000007FE">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952450991"/>
              <w:tag w:val="goog_rdk_5447"/>
            </w:sdtPr>
            <w:sdtContent>
              <w:del w:author="M Alagu Natchiyar" w:id="107" w:date="2026-09-22T16:07:42Z">
                <w:bookmarkStart w:colFirst="0" w:colLast="0" w:name="_heading=h.u2np53xyv7se" w:id="1438"/>
                <w:bookmarkEnd w:id="1438"/>
                <w:r w:rsidDel="00000000" w:rsidR="00000000" w:rsidRPr="00000000">
                  <w:rPr>
                    <w:rtl w:val="0"/>
                  </w:rPr>
                </w:r>
              </w:del>
            </w:sdtContent>
          </w:sdt>
        </w:p>
      </w:sdtContent>
    </w:sdt>
    <w:sdt>
      <w:sdtPr>
        <w:id w:val="-1184690106"/>
        <w:tag w:val="goog_rdk_5450"/>
      </w:sdtPr>
      <w:sdtContent>
        <w:p w:rsidR="00000000" w:rsidDel="00000000" w:rsidP="00000000" w:rsidRDefault="00000000" w:rsidRPr="00000000" w14:paraId="000007FF">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2140905045"/>
              <w:tag w:val="goog_rdk_5449"/>
            </w:sdtPr>
            <w:sdtContent>
              <w:del w:author="M Alagu Natchiyar" w:id="107" w:date="2026-09-22T16:07:42Z">
                <w:bookmarkStart w:colFirst="0" w:colLast="0" w:name="_heading=h.6hpe5rmevyxs" w:id="1439"/>
                <w:bookmarkEnd w:id="1439"/>
                <w:r w:rsidDel="00000000" w:rsidR="00000000" w:rsidRPr="00000000">
                  <w:rPr>
                    <w:rtl w:val="0"/>
                  </w:rPr>
                </w:r>
              </w:del>
            </w:sdtContent>
          </w:sdt>
        </w:p>
      </w:sdtContent>
    </w:sdt>
    <w:sdt>
      <w:sdtPr>
        <w:id w:val="120118932"/>
        <w:tag w:val="goog_rdk_5452"/>
      </w:sdtPr>
      <w:sdtContent>
        <w:p w:rsidR="00000000" w:rsidDel="00000000" w:rsidP="00000000" w:rsidRDefault="00000000" w:rsidRPr="00000000" w14:paraId="00000800">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260433162"/>
              <w:tag w:val="goog_rdk_5451"/>
            </w:sdtPr>
            <w:sdtContent>
              <w:del w:author="M Alagu Natchiyar" w:id="107" w:date="2026-09-22T16:07:42Z">
                <w:bookmarkStart w:colFirst="0" w:colLast="0" w:name="_heading=h.tm53x86bwrmm" w:id="1440"/>
                <w:bookmarkEnd w:id="1440"/>
                <w:r w:rsidDel="00000000" w:rsidR="00000000" w:rsidRPr="00000000">
                  <w:rPr>
                    <w:rtl w:val="0"/>
                  </w:rPr>
                </w:r>
              </w:del>
            </w:sdtContent>
          </w:sdt>
        </w:p>
      </w:sdtContent>
    </w:sdt>
    <w:sdt>
      <w:sdtPr>
        <w:id w:val="1146450108"/>
        <w:tag w:val="goog_rdk_5454"/>
      </w:sdtPr>
      <w:sdtContent>
        <w:p w:rsidR="00000000" w:rsidDel="00000000" w:rsidP="00000000" w:rsidRDefault="00000000" w:rsidRPr="00000000" w14:paraId="00000801">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630460657"/>
              <w:tag w:val="goog_rdk_5453"/>
            </w:sdtPr>
            <w:sdtContent>
              <w:del w:author="M Alagu Natchiyar" w:id="107" w:date="2026-09-22T16:07:42Z">
                <w:bookmarkStart w:colFirst="0" w:colLast="0" w:name="_heading=h.vl9igsbmgb6r" w:id="1441"/>
                <w:bookmarkEnd w:id="1441"/>
                <w:r w:rsidDel="00000000" w:rsidR="00000000" w:rsidRPr="00000000">
                  <w:rPr>
                    <w:rtl w:val="0"/>
                  </w:rPr>
                </w:r>
              </w:del>
            </w:sdtContent>
          </w:sdt>
        </w:p>
      </w:sdtContent>
    </w:sdt>
    <w:p w:rsidR="00000000" w:rsidDel="00000000" w:rsidP="00000000" w:rsidRDefault="00000000" w:rsidRPr="00000000" w14:paraId="00000802">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heading=h.43ozzcirsk6v" w:id="1442"/>
      <w:bookmarkEnd w:id="1442"/>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803">
      <w:pPr>
        <w:rPr>
          <w:rFonts w:ascii="Cambria" w:cs="Cambria" w:eastAsia="Cambria" w:hAnsi="Cambria"/>
        </w:rPr>
      </w:pPr>
      <w:r w:rsidDel="00000000" w:rsidR="00000000" w:rsidRPr="00000000">
        <w:rPr>
          <w:rFonts w:ascii="Cambria" w:cs="Cambria" w:eastAsia="Cambria" w:hAnsi="Cambria"/>
          <w:rtl w:val="0"/>
        </w:rP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000000" w:rsidDel="00000000" w:rsidP="00000000" w:rsidRDefault="00000000" w:rsidRPr="00000000" w14:paraId="00000804">
      <w:pPr>
        <w:rPr>
          <w:rFonts w:ascii="Cambria" w:cs="Cambria" w:eastAsia="Cambria" w:hAnsi="Cambria"/>
        </w:rPr>
      </w:pPr>
      <w:r w:rsidDel="00000000" w:rsidR="00000000" w:rsidRPr="00000000">
        <w:rPr>
          <w:rFonts w:ascii="Cambria" w:cs="Cambria" w:eastAsia="Cambria" w:hAnsi="Cambria"/>
          <w:rtl w:val="0"/>
        </w:rPr>
        <w:t xml:space="preserve">This milestone verifies that the complete comic generation workflow — including AI text generation, image creation, layout building, and PDF export — runs smoothly before planning deployment to a cloud platform in the future.</w:t>
      </w:r>
    </w:p>
    <w:p w:rsidR="00000000" w:rsidDel="00000000" w:rsidP="00000000" w:rsidRDefault="00000000" w:rsidRPr="00000000" w14:paraId="0000080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0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80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0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a virtual environment </w:t>
      </w:r>
    </w:p>
    <w:p w:rsidR="00000000" w:rsidDel="00000000" w:rsidP="00000000" w:rsidRDefault="00000000" w:rsidRPr="00000000" w14:paraId="00000809">
      <w:pPr>
        <w:ind w:left="0" w:firstLine="0"/>
        <w:rPr>
          <w:rFonts w:ascii="Cambria" w:cs="Cambria" w:eastAsia="Cambria" w:hAnsi="Cambria"/>
        </w:rPr>
      </w:pPr>
      <w:r w:rsidDel="00000000" w:rsidR="00000000" w:rsidRPr="00000000">
        <w:rPr>
          <w:rFonts w:ascii="Cambria" w:cs="Cambria" w:eastAsia="Cambria" w:hAnsi="Cambria"/>
          <w:rtl w:val="0"/>
        </w:rPr>
        <w:t xml:space="preserve">Begin by creating a virtual environment to manage dependencies and ensure the deployment is isolated from other Python projects. Activate the environment and install all required libraries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Google Generative AI, Hugging Face Diffusers, FPDF, and others.</w:t>
      </w:r>
    </w:p>
    <w:p w:rsidR="00000000" w:rsidDel="00000000" w:rsidP="00000000" w:rsidRDefault="00000000" w:rsidRPr="00000000" w14:paraId="0000080A">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80B">
      <w:pPr>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80C">
      <w:pPr>
        <w:rPr>
          <w:rFonts w:ascii="Cambria" w:cs="Cambria" w:eastAsia="Cambria" w:hAnsi="Cambria"/>
        </w:rPr>
      </w:pPr>
      <w:r w:rsidDel="00000000" w:rsidR="00000000" w:rsidRPr="00000000">
        <w:rPr>
          <w:rFonts w:ascii="Cambria" w:cs="Cambria" w:eastAsia="Cambria" w:hAnsi="Cambria"/>
          <w:rtl w:val="0"/>
        </w:rPr>
        <w:t xml:space="preserve"># For Windows</w:t>
      </w:r>
    </w:p>
    <w:p w:rsidR="00000000" w:rsidDel="00000000" w:rsidP="00000000" w:rsidRDefault="00000000" w:rsidRPr="00000000" w14:paraId="0000080D">
      <w:pPr>
        <w:rPr>
          <w:rFonts w:ascii="Cambria" w:cs="Cambria" w:eastAsia="Cambria" w:hAnsi="Cambria"/>
        </w:rPr>
      </w:pPr>
      <w:r w:rsidDel="00000000" w:rsidR="00000000" w:rsidRPr="00000000">
        <w:rPr>
          <w:rFonts w:ascii="Cambria" w:cs="Cambria" w:eastAsia="Cambria" w:hAnsi="Cambria"/>
          <w:rtl w:val="0"/>
        </w:rPr>
        <w:t xml:space="preserve">env\Scripts\activate</w:t>
      </w:r>
      <w:sdt>
        <w:sdtPr>
          <w:id w:val="403791097"/>
          <w:tag w:val="goog_rdk_5455"/>
        </w:sdtPr>
        <w:sdtContent>
          <w:ins w:author="Anonymous" w:id="108" w:date="2026-09-22T05:31:40Z">
            <w:r w:rsidDel="00000000" w:rsidR="00000000" w:rsidRPr="00000000">
              <w:rPr>
                <w:rFonts w:ascii="Cambria" w:cs="Cambria" w:eastAsia="Cambria" w:hAnsi="Cambria"/>
                <w:rtl w:val="0"/>
              </w:rPr>
              <w:t xml:space="preserve"> </w:t>
            </w:r>
          </w:ins>
        </w:sdtContent>
      </w:sdt>
      <w:r w:rsidDel="00000000" w:rsidR="00000000" w:rsidRPr="00000000">
        <w:rPr>
          <w:rtl w:val="0"/>
        </w:rPr>
      </w:r>
    </w:p>
    <w:p w:rsidR="00000000" w:rsidDel="00000000" w:rsidP="00000000" w:rsidRDefault="00000000" w:rsidRPr="00000000" w14:paraId="0000080E">
      <w:pPr>
        <w:rPr>
          <w:rFonts w:ascii="Cambria" w:cs="Cambria" w:eastAsia="Cambria" w:hAnsi="Cambria"/>
        </w:rPr>
      </w:pPr>
      <w:r w:rsidDel="00000000" w:rsidR="00000000" w:rsidRPr="00000000">
        <w:rPr>
          <w:rFonts w:ascii="Cambria" w:cs="Cambria" w:eastAsia="Cambria" w:hAnsi="Cambria"/>
          <w:rtl w:val="0"/>
        </w:rPr>
        <w:t xml:space="preserve"># For macOS/Linux</w:t>
      </w:r>
    </w:p>
    <w:p w:rsidR="00000000" w:rsidDel="00000000" w:rsidP="00000000" w:rsidRDefault="00000000" w:rsidRPr="00000000" w14:paraId="0000080F">
      <w:pPr>
        <w:rPr>
          <w:rFonts w:ascii="Cambria" w:cs="Cambria" w:eastAsia="Cambria" w:hAnsi="Cambria"/>
        </w:rPr>
      </w:pPr>
      <w:r w:rsidDel="00000000" w:rsidR="00000000" w:rsidRPr="00000000">
        <w:rPr>
          <w:rFonts w:ascii="Cambria" w:cs="Cambria" w:eastAsia="Cambria" w:hAnsi="Cambria"/>
          <w:rtl w:val="0"/>
        </w:rPr>
        <w:t xml:space="preserve">source env/bin/activate</w:t>
      </w:r>
    </w:p>
    <w:p w:rsidR="00000000" w:rsidDel="00000000" w:rsidP="00000000" w:rsidRDefault="00000000" w:rsidRPr="00000000" w14:paraId="00000810">
      <w:pPr>
        <w:rPr>
          <w:rFonts w:ascii="Cambria" w:cs="Cambria" w:eastAsia="Cambria" w:hAnsi="Cambria"/>
        </w:rPr>
      </w:pPr>
      <w:r w:rsidDel="00000000" w:rsidR="00000000" w:rsidRPr="00000000">
        <w:rPr>
          <w:rtl w:val="0"/>
        </w:rPr>
      </w:r>
    </w:p>
    <w:p w:rsidR="00000000" w:rsidDel="00000000" w:rsidP="00000000" w:rsidRDefault="00000000" w:rsidRPr="00000000" w14:paraId="00000811">
      <w:pPr>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81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1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814">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 and Hugging Face API token</w:t>
      </w:r>
    </w:p>
    <w:p w:rsidR="00000000" w:rsidDel="00000000" w:rsidP="00000000" w:rsidRDefault="00000000" w:rsidRPr="00000000" w14:paraId="00000815">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816">
      <w:pPr>
        <w:rPr>
          <w:rFonts w:ascii="Cambria" w:cs="Cambria" w:eastAsia="Cambria" w:hAnsi="Cambria"/>
        </w:rPr>
      </w:pPr>
      <w:r w:rsidDel="00000000" w:rsidR="00000000" w:rsidRPr="00000000">
        <w:rPr>
          <w:rFonts w:ascii="Cambria" w:cs="Cambria" w:eastAsia="Cambria" w:hAnsi="Cambria"/>
          <w:rtl w:val="0"/>
        </w:rPr>
        <w:t xml:space="preserve">                GEMINI_API_KEY=your_gemini_api_key_here</w:t>
      </w:r>
    </w:p>
    <w:p w:rsidR="00000000" w:rsidDel="00000000" w:rsidP="00000000" w:rsidRDefault="00000000" w:rsidRPr="00000000" w14:paraId="00000817">
      <w:pPr>
        <w:rPr>
          <w:rFonts w:ascii="Cambria" w:cs="Cambria" w:eastAsia="Cambria" w:hAnsi="Cambria"/>
        </w:rPr>
      </w:pPr>
      <w:r w:rsidDel="00000000" w:rsidR="00000000" w:rsidRPr="00000000">
        <w:rPr>
          <w:rFonts w:ascii="Cambria" w:cs="Cambria" w:eastAsia="Cambria" w:hAnsi="Cambria"/>
          <w:rtl w:val="0"/>
        </w:rPr>
        <w:t xml:space="preserve">                HF_API_KEY=your-huggingface-api-key-here</w:t>
      </w:r>
    </w:p>
    <w:sdt>
      <w:sdtPr>
        <w:id w:val="2111033100"/>
        <w:tag w:val="goog_rdk_5456"/>
      </w:sdtPr>
      <w:sdtContent>
        <w:p w:rsidR="00000000" w:rsidDel="00000000" w:rsidP="00000000" w:rsidRDefault="00000000" w:rsidRPr="00000000" w14:paraId="00000818">
          <w:pPr>
            <w:pStyle w:val="Heading3"/>
            <w:keepNext w:val="0"/>
            <w:keepLines w:val="0"/>
            <w:spacing w:before="280" w:lineRule="auto"/>
            <w:ind w:right="0"/>
            <w:rPr>
              <w:rFonts w:ascii="Cambria" w:cs="Cambria" w:eastAsia="Cambria" w:hAnsi="Cambria"/>
              <w:b w:val="1"/>
              <w:bCs w:val="1"/>
              <w:color w:val="000000"/>
              <w:sz w:val="22"/>
              <w:szCs w:val="22"/>
            </w:rPr>
            <w:pPrChange w:author="Deepa lakshmi" w:id="0" w:date="2026-09-23T03:56:17Z">
              <w:pPr>
                <w:pStyle w:val="Heading3"/>
                <w:keepNext w:val="0"/>
                <w:keepLines w:val="0"/>
                <w:spacing w:before="280" w:lineRule="auto"/>
              </w:pPr>
            </w:pPrChange>
          </w:pPr>
          <w:bookmarkStart w:colFirst="0" w:colLast="0" w:name="_heading=h.v0y974cf1bll" w:id="1443"/>
          <w:bookmarkEnd w:id="1443"/>
          <w:r w:rsidDel="00000000" w:rsidR="00000000" w:rsidRPr="00000000">
            <w:rPr>
              <w:rFonts w:ascii="Cambria" w:cs="Cambria" w:eastAsia="Cambria" w:hAnsi="Cambria"/>
              <w:b w:val="1"/>
              <w:bCs w:val="1"/>
              <w:color w:val="000000"/>
              <w:sz w:val="22"/>
              <w:szCs w:val="22"/>
              <w:rtl w:val="0"/>
            </w:rPr>
            <w:t xml:space="preserve">Frontend-Backend Rendering via Jinja2</w:t>
          </w:r>
        </w:p>
      </w:sdtContent>
    </w:sdt>
    <w:p w:rsidR="00000000" w:rsidDel="00000000" w:rsidP="00000000" w:rsidRDefault="00000000" w:rsidRPr="00000000" w14:paraId="0000081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81A">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Collects user inputs</w:t>
      </w:r>
    </w:p>
    <w:p w:rsidR="00000000" w:rsidDel="00000000" w:rsidP="00000000" w:rsidRDefault="00000000" w:rsidRPr="00000000" w14:paraId="0000081B">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generated AI plan</w:t>
      </w:r>
    </w:p>
    <w:p w:rsidR="00000000" w:rsidDel="00000000" w:rsidP="00000000" w:rsidRDefault="00000000" w:rsidRPr="00000000" w14:paraId="0000081C">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Lists all user records for admin view</w:t>
      </w:r>
    </w:p>
    <w:p w:rsidR="00000000" w:rsidDel="00000000" w:rsidP="00000000" w:rsidRDefault="00000000" w:rsidRPr="00000000" w14:paraId="0000081D">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heading=h.5whxqn74whi" w:id="1444"/>
      <w:bookmarkEnd w:id="1444"/>
      <w:r w:rsidDel="00000000" w:rsidR="00000000" w:rsidRPr="00000000">
        <w:rPr>
          <w:rtl w:val="0"/>
        </w:rPr>
      </w:r>
    </w:p>
    <w:p w:rsidR="00000000" w:rsidDel="00000000" w:rsidP="00000000" w:rsidRDefault="00000000" w:rsidRPr="00000000" w14:paraId="0000081E">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heading=h.cr7ty91p7aoy" w:id="1445"/>
      <w:bookmarkEnd w:id="1445"/>
      <w:r w:rsidDel="00000000" w:rsidR="00000000" w:rsidRPr="00000000">
        <w:rPr>
          <w:rFonts w:ascii="Cambria" w:cs="Cambria" w:eastAsia="Cambria" w:hAnsi="Cambria"/>
          <w:b w:val="1"/>
          <w:bCs w:val="1"/>
          <w:color w:val="000000"/>
          <w:rtl w:val="0"/>
        </w:rPr>
        <w:t xml:space="preserve">Activity 5.2: Testing and Verifying Local Deployment</w:t>
      </w:r>
    </w:p>
    <w:p w:rsidR="00000000" w:rsidDel="00000000" w:rsidP="00000000" w:rsidRDefault="00000000" w:rsidRPr="00000000" w14:paraId="0000081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2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Start the FASTAPI Server </w:t>
      </w:r>
    </w:p>
    <w:p w:rsidR="00000000" w:rsidDel="00000000" w:rsidP="00000000" w:rsidRDefault="00000000" w:rsidRPr="00000000" w14:paraId="0000082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Navigate to the project root where your </w:t>
      </w:r>
      <w:r w:rsidDel="00000000" w:rsidR="00000000" w:rsidRPr="00000000">
        <w:rPr>
          <w:rFonts w:ascii="Cambria" w:cs="Cambria" w:eastAsia="Cambria" w:hAnsi="Cambria"/>
          <w:color w:val="188038"/>
          <w:rtl w:val="0"/>
        </w:rPr>
        <w:t xml:space="preserve">app/main.py</w:t>
      </w:r>
      <w:r w:rsidDel="00000000" w:rsidR="00000000" w:rsidRPr="00000000">
        <w:rPr>
          <w:rFonts w:ascii="Cambria" w:cs="Cambria" w:eastAsia="Cambria" w:hAnsi="Cambria"/>
          <w:rtl w:val="0"/>
        </w:rPr>
        <w:t xml:space="preserve"> file is located.</w:t>
        <w:br w:type="textWrapping"/>
        <w:t xml:space="preserve">Use Uvicorn to launch the FastAPI development server with hot reload enabled:</w:t>
      </w:r>
    </w:p>
    <w:p w:rsidR="00000000" w:rsidDel="00000000" w:rsidP="00000000" w:rsidRDefault="00000000" w:rsidRPr="00000000" w14:paraId="00000822">
      <w:pPr>
        <w:rPr>
          <w:rFonts w:ascii="Cambria" w:cs="Cambria" w:eastAsia="Cambria" w:hAnsi="Cambria"/>
          <w:color w:val="188038"/>
        </w:rPr>
      </w:pPr>
      <w:r w:rsidDel="00000000" w:rsidR="00000000" w:rsidRPr="00000000">
        <w:rPr>
          <w:rFonts w:ascii="Cambria" w:cs="Cambria" w:eastAsia="Cambria" w:hAnsi="Cambria"/>
          <w:color w:val="188038"/>
          <w:rtl w:val="0"/>
        </w:rPr>
        <w:t xml:space="preserve">uvicorn app.main:app --reload</w:t>
      </w:r>
    </w:p>
    <w:p w:rsidR="00000000" w:rsidDel="00000000" w:rsidP="00000000" w:rsidRDefault="00000000" w:rsidRPr="00000000" w14:paraId="00000823">
      <w:pPr>
        <w:rPr>
          <w:rFonts w:ascii="Cambria" w:cs="Cambria" w:eastAsia="Cambria" w:hAnsi="Cambria"/>
          <w:b w:val="1"/>
          <w:bCs w:val="1"/>
        </w:rPr>
      </w:pPr>
      <w:r w:rsidDel="00000000" w:rsidR="00000000" w:rsidRPr="00000000">
        <w:rPr>
          <w:rtl w:val="0"/>
        </w:rPr>
      </w:r>
    </w:p>
    <w:sdt>
      <w:sdtPr>
        <w:id w:val="-1167897769"/>
        <w:tag w:val="goog_rdk_5458"/>
      </w:sdtPr>
      <w:sdtContent>
        <w:p w:rsidR="00000000" w:rsidDel="00000000" w:rsidP="00000000" w:rsidRDefault="00000000" w:rsidRPr="00000000" w14:paraId="00000824">
          <w:pPr>
            <w:widowControl w:val="0"/>
            <w:spacing w:after="240" w:before="240" w:line="240" w:lineRule="auto"/>
            <w:rPr>
              <w:rFonts w:ascii="Cambria" w:cs="Cambria" w:eastAsia="Cambria" w:hAnsi="Cambria"/>
              <w:b w:val="1"/>
              <w:bCs w:val="1"/>
              <w:rPrChange w:author="Tharunika Durairaj" w:id="110" w:date="2026-09-22T04:26:11Z">
                <w:rPr>
                  <w:rFonts w:ascii="Cambria" w:cs="Cambria" w:eastAsia="Cambria" w:hAnsi="Cambria"/>
                  <w:b w:val="1"/>
                  <w:bCs w:val="1"/>
                </w:rPr>
              </w:rPrChange>
            </w:rPr>
          </w:pPr>
          <w:r w:rsidDel="00000000" w:rsidR="00000000" w:rsidRPr="00000000">
            <w:rPr>
              <w:rFonts w:ascii="Cambria" w:cs="Cambria" w:eastAsia="Cambria" w:hAnsi="Cambria"/>
              <w:b w:val="1"/>
              <w:bCs w:val="1"/>
              <w:rtl w:val="0"/>
            </w:rPr>
            <w:t xml:space="preserve">Access the Application Locally</w:t>
          </w:r>
          <w:sdt>
            <w:sdtPr>
              <w:id w:val="807064326"/>
              <w:tag w:val="goog_rdk_5457"/>
            </w:sdtPr>
            <w:sdtContent>
              <w:r w:rsidDel="00000000" w:rsidR="00000000" w:rsidRPr="00000000">
                <w:rPr>
                  <w:rtl w:val="0"/>
                </w:rPr>
              </w:r>
            </w:sdtContent>
          </w:sdt>
        </w:p>
      </w:sdtContent>
    </w:sdt>
    <w:p w:rsidR="00000000" w:rsidDel="00000000" w:rsidP="00000000" w:rsidRDefault="00000000" w:rsidRPr="00000000" w14:paraId="0000082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server is running, open any web browser and navigate to:</w:t>
      </w:r>
    </w:p>
    <w:p w:rsidR="00000000" w:rsidDel="00000000" w:rsidP="00000000" w:rsidRDefault="00000000" w:rsidRPr="00000000" w14:paraId="00000826">
      <w:pPr>
        <w:rPr>
          <w:rFonts w:ascii="Cambria" w:cs="Cambria" w:eastAsia="Cambria" w:hAnsi="Cambria"/>
          <w:color w:val="188038"/>
        </w:rPr>
      </w:pPr>
      <w:hyperlink r:id="rId30">
        <w:r w:rsidDel="00000000" w:rsidR="00000000" w:rsidRPr="00000000">
          <w:rPr>
            <w:rFonts w:ascii="Cambria" w:cs="Cambria" w:eastAsia="Cambria" w:hAnsi="Cambria"/>
            <w:color w:val="1155cc"/>
            <w:u w:val="single"/>
            <w:rtl w:val="0"/>
          </w:rPr>
          <w:t xml:space="preserve">http://127.0.0.1:8000</w:t>
        </w:r>
      </w:hyperlink>
      <w:r w:rsidDel="00000000" w:rsidR="00000000" w:rsidRPr="00000000">
        <w:rPr>
          <w:rtl w:val="0"/>
        </w:rPr>
      </w:r>
    </w:p>
    <w:p w:rsidR="00000000" w:rsidDel="00000000" w:rsidP="00000000" w:rsidRDefault="00000000" w:rsidRPr="00000000" w14:paraId="00000827">
      <w:pPr>
        <w:rPr>
          <w:rFonts w:ascii="Cambria" w:cs="Cambria" w:eastAsia="Cambria" w:hAnsi="Cambria"/>
          <w:color w:val="188038"/>
        </w:rPr>
      </w:pPr>
      <w:r w:rsidDel="00000000" w:rsidR="00000000" w:rsidRPr="00000000">
        <w:rPr>
          <w:rtl w:val="0"/>
        </w:rPr>
      </w:r>
    </w:p>
    <w:p w:rsidR="00000000" w:rsidDel="00000000" w:rsidP="00000000" w:rsidRDefault="00000000" w:rsidRPr="00000000" w14:paraId="00000828">
      <w:pPr>
        <w:rPr>
          <w:rFonts w:ascii="Cambria" w:cs="Cambria" w:eastAsia="Cambria" w:hAnsi="Cambria"/>
        </w:rPr>
      </w:pPr>
      <w:r w:rsidDel="00000000" w:rsidR="00000000" w:rsidRPr="00000000">
        <w:rPr>
          <w:rFonts w:ascii="Cambria" w:cs="Cambria" w:eastAsia="Cambria" w:hAnsi="Cambria"/>
          <w:rtl w:val="0"/>
        </w:rPr>
        <w:t xml:space="preserve">This URL loads the ComicCraft homepage, where users can input their story prompt, character name, setting, tone, and art style to generate a personalized AI-powered comic.</w:t>
      </w:r>
    </w:p>
    <w:p w:rsidR="00000000" w:rsidDel="00000000" w:rsidP="00000000" w:rsidRDefault="00000000" w:rsidRPr="00000000" w14:paraId="0000082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Additionally, the interactive API documentation provided by FastAPI can be accessed at:</w:t>
      </w:r>
    </w:p>
    <w:p w:rsidR="00000000" w:rsidDel="00000000" w:rsidP="00000000" w:rsidRDefault="00000000" w:rsidRPr="00000000" w14:paraId="0000082A">
      <w:pPr>
        <w:rPr>
          <w:rFonts w:ascii="Cambria" w:cs="Cambria" w:eastAsia="Cambria" w:hAnsi="Cambria"/>
          <w:color w:val="188038"/>
        </w:rPr>
      </w:pPr>
      <w:hyperlink r:id="rId31">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82B">
      <w:pPr>
        <w:rPr>
          <w:rFonts w:ascii="Cambria" w:cs="Cambria" w:eastAsia="Cambria" w:hAnsi="Cambria"/>
        </w:rPr>
      </w:pPr>
      <w:r w:rsidDel="00000000" w:rsidR="00000000" w:rsidRPr="00000000">
        <w:rPr>
          <w:rFonts w:ascii="Cambria" w:cs="Cambria" w:eastAsia="Cambria" w:hAnsi="Cambria"/>
          <w:rtl w:val="0"/>
        </w:rPr>
        <w:t xml:space="preserve">This documentation allows developers to test available API endpoints, such as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w:t>
      </w:r>
    </w:p>
    <w:p w:rsidR="00000000" w:rsidDel="00000000" w:rsidP="00000000" w:rsidRDefault="00000000" w:rsidRPr="00000000" w14:paraId="0000082C">
      <w:pPr>
        <w:rPr>
          <w:rFonts w:ascii="Cambria" w:cs="Cambria" w:eastAsia="Cambria" w:hAnsi="Cambria"/>
        </w:rPr>
      </w:pPr>
      <w:r w:rsidDel="00000000" w:rsidR="00000000" w:rsidRPr="00000000">
        <w:rPr>
          <w:rtl w:val="0"/>
        </w:rPr>
      </w:r>
    </w:p>
    <w:p w:rsidR="00000000" w:rsidDel="00000000" w:rsidP="00000000" w:rsidRDefault="00000000" w:rsidRPr="00000000" w14:paraId="0000082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82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2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830">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79700"/>
            <wp:effectExtent b="0" l="0" r="0" t="0"/>
            <wp:docPr id="4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 </w:t>
      </w:r>
    </w:p>
    <w:p w:rsidR="00000000" w:rsidDel="00000000" w:rsidP="00000000" w:rsidRDefault="00000000" w:rsidRPr="00000000" w14:paraId="0000083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of ComicCraft is designed as an intuitive starting point for users to create AI-generated comic stories. It features a clean layout with a scenic background that fosters a creative atmosphere.</w:t>
      </w:r>
    </w:p>
    <w:p w:rsidR="00000000" w:rsidDel="00000000" w:rsidP="00000000" w:rsidRDefault="00000000" w:rsidRPr="00000000" w14:paraId="0000083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center, a structured form collects user inputs necessary for comic generation. Users can:</w:t>
      </w:r>
    </w:p>
    <w:p w:rsidR="00000000" w:rsidDel="00000000" w:rsidP="00000000" w:rsidRDefault="00000000" w:rsidRPr="00000000" w14:paraId="00000834">
      <w:pPr>
        <w:numPr>
          <w:ilvl w:val="0"/>
          <w:numId w:val="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 a Story Prompt describing their comic idea,</w:t>
      </w:r>
    </w:p>
    <w:p w:rsidR="00000000" w:rsidDel="00000000" w:rsidP="00000000" w:rsidRDefault="00000000" w:rsidRPr="00000000" w14:paraId="00000835">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Specify a Main Character Name,</w:t>
      </w:r>
    </w:p>
    <w:p w:rsidR="00000000" w:rsidDel="00000000" w:rsidP="00000000" w:rsidRDefault="00000000" w:rsidRPr="00000000" w14:paraId="00000836">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a Setting (school, forest, space, city)</w:t>
      </w:r>
      <w:sdt>
        <w:sdtPr>
          <w:id w:val="-183070975"/>
          <w:tag w:val="goog_rdk_5459"/>
        </w:sdtPr>
        <w:sdtContent>
          <w:ins w:author="Renuga Renu" w:id="111" w:date="2026-09-22T09:08:01Z">
            <w:r w:rsidDel="00000000" w:rsidR="00000000" w:rsidRPr="00000000">
              <w:rPr>
                <w:rFonts w:ascii="Cambria" w:cs="Cambria" w:eastAsia="Cambria" w:hAnsi="Cambria"/>
                <w:rtl w:val="0"/>
              </w:rPr>
              <w:t xml:space="preserve">,</w:t>
            </w:r>
          </w:ins>
        </w:sdtContent>
      </w:sdt>
      <w:sdt>
        <w:sdtPr>
          <w:id w:val="-1712936359"/>
          <w:tag w:val="goog_rdk_5460"/>
        </w:sdtPr>
        <w:sdtContent>
          <w:del w:author="Renuga Renu" w:id="111" w:date="2026-09-22T09:08:01Z">
            <w:r w:rsidDel="00000000" w:rsidR="00000000" w:rsidRPr="00000000">
              <w:rPr>
                <w:rFonts w:ascii="Cambria" w:cs="Cambria" w:eastAsia="Cambria" w:hAnsi="Cambria"/>
                <w:rtl w:val="0"/>
              </w:rPr>
              <w:delText xml:space="preserve">,</w:delText>
            </w:r>
          </w:del>
        </w:sdtContent>
      </w:sdt>
      <w:r w:rsidDel="00000000" w:rsidR="00000000" w:rsidRPr="00000000">
        <w:rPr>
          <w:rtl w:val="0"/>
        </w:rPr>
      </w:r>
    </w:p>
    <w:p w:rsidR="00000000" w:rsidDel="00000000" w:rsidP="00000000" w:rsidRDefault="00000000" w:rsidRPr="00000000" w14:paraId="00000837">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a Story Tone (light-hearted, dramatic, poetic, funny),</w:t>
      </w:r>
    </w:p>
    <w:p w:rsidR="00000000" w:rsidDel="00000000" w:rsidP="00000000" w:rsidRDefault="00000000" w:rsidRPr="00000000" w14:paraId="00000838">
      <w:pPr>
        <w:numPr>
          <w:ilvl w:val="0"/>
          <w:numId w:val="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Pick an Art Style (anime, pixel art, comic book, realistic).</w:t>
      </w:r>
    </w:p>
    <w:p w:rsidR="00000000" w:rsidDel="00000000" w:rsidP="00000000" w:rsidRDefault="00000000" w:rsidRPr="00000000" w14:paraId="0000083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form is submitted, the system uses AI models to automatically generate a complete comic, including storyline outlines, detailed dialogues, illustrations, and an exportable PDF.</w:t>
      </w:r>
    </w:p>
    <w:p w:rsidR="00000000" w:rsidDel="00000000" w:rsidP="00000000" w:rsidRDefault="00000000" w:rsidRPr="00000000" w14:paraId="000008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is designed to be simple, user-friendly, and visually appealing, encouraging creativity and making the comic creation process accessible to all users without requiring technical expertise.</w:t>
      </w:r>
    </w:p>
    <w:p w:rsidR="00000000" w:rsidDel="00000000" w:rsidP="00000000" w:rsidRDefault="00000000" w:rsidRPr="00000000" w14:paraId="0000083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Preview- Result page:</w:t>
      </w:r>
    </w:p>
    <w:p w:rsidR="00000000" w:rsidDel="00000000" w:rsidP="00000000" w:rsidRDefault="00000000" w:rsidRPr="00000000" w14:paraId="0000083C">
      <w:pPr>
        <w:rPr>
          <w:rFonts w:ascii="Cambria" w:cs="Cambria" w:eastAsia="Cambria" w:hAnsi="Cambria"/>
          <w:b w:val="1"/>
          <w:bCs w:val="1"/>
        </w:rPr>
      </w:pPr>
      <w:r w:rsidDel="00000000" w:rsidR="00000000" w:rsidRPr="00000000">
        <w:rPr>
          <w:rtl w:val="0"/>
        </w:rPr>
      </w:r>
    </w:p>
    <w:sdt>
      <w:sdtPr>
        <w:id w:val="-2052768868"/>
        <w:tag w:val="goog_rdk_5461"/>
      </w:sdtPr>
      <w:sdtContent>
        <w:p w:rsidR="00000000" w:rsidDel="00000000" w:rsidP="00000000" w:rsidRDefault="00000000" w:rsidRPr="00000000" w14:paraId="0000083D">
          <w:pPr>
            <w:ind w:left="0" w:firstLine="0"/>
            <w:rPr>
              <w:rFonts w:ascii="Cambria" w:cs="Cambria" w:eastAsia="Cambria" w:hAnsi="Cambria"/>
              <w:b w:val="1"/>
              <w:bCs w:val="1"/>
            </w:rPr>
            <w:pPrChange w:author="Monika Moni" w:id="0" w:date="2026-09-22T08:38:05Z">
              <w:pPr/>
            </w:pPrChange>
          </w:pPr>
          <w:r w:rsidDel="00000000" w:rsidR="00000000" w:rsidRPr="00000000">
            <w:rPr>
              <w:rtl w:val="0"/>
            </w:rPr>
          </w:r>
        </w:p>
      </w:sdtContent>
    </w:sdt>
    <w:p w:rsidR="00000000" w:rsidDel="00000000" w:rsidP="00000000" w:rsidRDefault="00000000" w:rsidRPr="00000000" w14:paraId="0000083E">
      <w:pPr>
        <w:rPr>
          <w:rFonts w:ascii="Cambria" w:cs="Cambria" w:eastAsia="Cambria" w:hAnsi="Cambria"/>
          <w:b w:val="1"/>
          <w:bCs w:val="1"/>
        </w:rPr>
      </w:pPr>
      <w:sdt>
        <w:sdtPr>
          <w:id w:val="1541073149"/>
          <w:tag w:val="goog_rdk_5463"/>
        </w:sdtPr>
        <w:sdtContent>
          <w:ins w:author="vasu devan" w:id="113" w:date="2026-09-22T08:54:33Z">
            <w:r w:rsidDel="00000000" w:rsidR="00000000" w:rsidRPr="00000000">
              <w:rPr>
                <w:rFonts w:ascii="Cambria" w:cs="Cambria" w:eastAsia="Cambria" w:hAnsi="Cambria"/>
                <w:b w:val="1"/>
                <w:bCs w:val="1"/>
              </w:rPr>
              <w:drawing>
                <wp:inline distB="114300" distT="114300" distL="114300" distR="114300">
                  <wp:extent cx="4132048" cy="2838683"/>
                  <wp:effectExtent b="0" l="0" r="0" t="0"/>
                  <wp:docPr id="2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132048" cy="2838683"/>
                          </a:xfrm>
                          <a:prstGeom prst="rect"/>
                          <a:ln/>
                        </pic:spPr>
                      </pic:pic>
                    </a:graphicData>
                  </a:graphic>
                </wp:inline>
              </w:drawing>
            </w:r>
            <w:r w:rsidDel="00000000" w:rsidR="00000000" w:rsidRPr="00000000">
              <w:rPr>
                <w:rFonts w:ascii="Cambria" w:cs="Cambria" w:eastAsia="Cambria" w:hAnsi="Cambria"/>
                <w:b w:val="1"/>
                <w:bCs w:val="1"/>
              </w:rPr>
              <w:drawing>
                <wp:inline distB="114300" distT="114300" distL="114300" distR="114300">
                  <wp:extent cx="4132048" cy="2838683"/>
                  <wp:effectExtent b="0" l="0" r="0" t="0"/>
                  <wp:docPr id="2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132048" cy="2838683"/>
                          </a:xfrm>
                          <a:prstGeom prst="rect"/>
                          <a:ln/>
                        </pic:spPr>
                      </pic:pic>
                    </a:graphicData>
                  </a:graphic>
                </wp:inline>
              </w:drawing>
            </w:r>
            <w:r w:rsidDel="00000000" w:rsidR="00000000" w:rsidRPr="00000000">
              <w:rPr>
                <w:rFonts w:ascii="Cambria" w:cs="Cambria" w:eastAsia="Cambria" w:hAnsi="Cambria"/>
                <w:b w:val="1"/>
                <w:bCs w:val="1"/>
              </w:rPr>
              <w:drawing>
                <wp:inline distB="114300" distT="114300" distL="114300" distR="114300">
                  <wp:extent cx="4132048" cy="2838683"/>
                  <wp:effectExtent b="0" l="0" r="0" t="0"/>
                  <wp:docPr id="3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132048" cy="2838683"/>
                          </a:xfrm>
                          <a:prstGeom prst="rect"/>
                          <a:ln/>
                        </pic:spPr>
                      </pic:pic>
                    </a:graphicData>
                  </a:graphic>
                </wp:inline>
              </w:drawing>
            </w:r>
          </w:ins>
        </w:sdtContent>
      </w:sdt>
      <w:sdt>
        <w:sdtPr>
          <w:id w:val="-1197059166"/>
          <w:tag w:val="goog_rdk_5464"/>
        </w:sdtPr>
        <w:sdtContent>
          <w:del w:author="vasu devan" w:id="113" w:date="2026-09-22T08:54:33Z">
            <w:r w:rsidDel="00000000" w:rsidR="00000000" w:rsidRPr="00000000">
              <w:rPr>
                <w:rFonts w:ascii="Cambria" w:cs="Cambria" w:eastAsia="Cambria" w:hAnsi="Cambria"/>
                <w:b w:val="1"/>
                <w:bCs w:val="1"/>
              </w:rPr>
              <w:drawing>
                <wp:inline distB="114300" distT="114300" distL="114300" distR="114300">
                  <wp:extent cx="4132048" cy="2838683"/>
                  <wp:effectExtent b="0" l="0" r="0" t="0"/>
                  <wp:docPr id="44"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132048" cy="2838683"/>
                          </a:xfrm>
                          <a:prstGeom prst="rect"/>
                          <a:ln/>
                        </pic:spPr>
                      </pic:pic>
                    </a:graphicData>
                  </a:graphic>
                </wp:inline>
              </w:drawing>
            </w:r>
          </w:del>
        </w:sdtContent>
      </w:sdt>
      <w:r w:rsidDel="00000000" w:rsidR="00000000" w:rsidRPr="00000000">
        <w:rPr>
          <w:rtl w:val="0"/>
        </w:rPr>
      </w:r>
      <w:sdt>
        <w:sdtPr>
          <w:id w:val="-971586430"/>
          <w:tag w:val="goog_rdk_5465"/>
        </w:sdtPr>
        <w:sdtContent>
          <w:ins w:author="vasu devan" w:id="113" w:date="2026-09-22T08:54:33Z">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1962150</wp:posOffset>
                  </wp:positionV>
                  <wp:extent cx="4132048" cy="2838683"/>
                  <wp:effectExtent b="0" l="0" r="0" t="0"/>
                  <wp:wrapSquare wrapText="bothSides" distB="114300" distT="114300" distL="114300" distR="114300"/>
                  <wp:docPr id="2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132048" cy="2838683"/>
                          </a:xfrm>
                          <a:prstGeom prst="rect"/>
                          <a:ln/>
                        </pic:spPr>
                      </pic:pic>
                    </a:graphicData>
                  </a:graphic>
                </wp:anchor>
              </w:drawing>
            </w:r>
          </w:ins>
        </w:sdtContent>
      </w:sdt>
    </w:p>
    <w:p w:rsidR="00000000" w:rsidDel="00000000" w:rsidP="00000000" w:rsidRDefault="00000000" w:rsidRPr="00000000" w14:paraId="0000083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40">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024313" cy="3141933"/>
            <wp:effectExtent b="0" l="0" r="0" t="0"/>
            <wp:docPr id="4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4024313" cy="3141933"/>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42">
      <w:pPr>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p w:rsidR="00000000" w:rsidDel="00000000" w:rsidP="00000000" w:rsidRDefault="00000000" w:rsidRPr="00000000" w14:paraId="000008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000000" w:rsidDel="00000000" w:rsidP="00000000" w:rsidRDefault="00000000" w:rsidRPr="00000000" w14:paraId="000008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panel displayed on the page includes</w:t>
      </w:r>
      <w:sdt>
        <w:sdtPr>
          <w:id w:val="-1339411350"/>
          <w:tag w:val="goog_rdk_5466"/>
        </w:sdtPr>
        <w:sdtContent>
          <w:ins w:author="Renuga Renu" w:id="114" w:date="2026-09-22T09:08:30Z">
            <w:r w:rsidDel="00000000" w:rsidR="00000000" w:rsidRPr="00000000">
              <w:rPr>
                <w:rFonts w:ascii="Cambria" w:cs="Cambria" w:eastAsia="Cambria" w:hAnsi="Cambria"/>
                <w:rtl w:val="0"/>
              </w:rPr>
              <w:t xml:space="preserve">:</w:t>
            </w:r>
          </w:ins>
        </w:sdtContent>
      </w:sdt>
      <w:sdt>
        <w:sdtPr>
          <w:id w:val="-81259803"/>
          <w:tag w:val="goog_rdk_5467"/>
        </w:sdtPr>
        <w:sdtContent>
          <w:del w:author="Renuga Renu" w:id="114" w:date="2026-09-22T09:08:30Z">
            <w:r w:rsidDel="00000000" w:rsidR="00000000" w:rsidRPr="00000000">
              <w:rPr>
                <w:rFonts w:ascii="Cambria" w:cs="Cambria" w:eastAsia="Cambria" w:hAnsi="Cambria"/>
                <w:rtl w:val="0"/>
              </w:rPr>
              <w:delText xml:space="preserve">:</w:delText>
            </w:r>
          </w:del>
        </w:sdtContent>
      </w:sdt>
      <w:r w:rsidDel="00000000" w:rsidR="00000000" w:rsidRPr="00000000">
        <w:rPr>
          <w:rtl w:val="0"/>
        </w:rPr>
      </w:r>
    </w:p>
    <w:p w:rsidR="00000000" w:rsidDel="00000000" w:rsidP="00000000" w:rsidRDefault="00000000" w:rsidRPr="00000000" w14:paraId="00000845">
      <w:pPr>
        <w:numPr>
          <w:ilvl w:val="0"/>
          <w:numId w:val="3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Panel Title: Clearly labeled with the panel number and a descriptive title (e.g., "Panel 2: Into the Deep Woods").</w:t>
      </w:r>
    </w:p>
    <w:p w:rsidR="00000000" w:rsidDel="00000000" w:rsidP="00000000" w:rsidRDefault="00000000" w:rsidRPr="00000000" w14:paraId="00000846">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 Image: An AI-generated illustration created based on the scene's image prompt.</w:t>
      </w:r>
    </w:p>
    <w:p w:rsidR="00000000" w:rsidDel="00000000" w:rsidP="00000000" w:rsidRDefault="00000000" w:rsidRPr="00000000" w14:paraId="00000847">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Scene Description: A short descriptive paragraph, displayed in italics, that sets the atmosphere and context for the panel.</w:t>
      </w:r>
    </w:p>
    <w:p w:rsidR="00000000" w:rsidDel="00000000" w:rsidP="00000000" w:rsidRDefault="00000000" w:rsidRPr="00000000" w14:paraId="00000848">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Caption and Narration:</w:t>
        <w:br w:type="textWrapping"/>
      </w:r>
    </w:p>
    <w:p w:rsidR="00000000" w:rsidDel="00000000" w:rsidP="00000000" w:rsidRDefault="00000000" w:rsidRPr="00000000" w14:paraId="00000849">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 providing a brief, ambient description of the environment or background sounds.</w:t>
      </w:r>
    </w:p>
    <w:p w:rsidR="00000000" w:rsidDel="00000000" w:rsidP="00000000" w:rsidRDefault="00000000" w:rsidRPr="00000000" w14:paraId="0000084A">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Narration detailing the main character's actions, emotions, or dialogue within the scene.</w:t>
      </w:r>
    </w:p>
    <w:p w:rsidR="00000000" w:rsidDel="00000000" w:rsidP="00000000" w:rsidRDefault="00000000" w:rsidRPr="00000000" w14:paraId="0000084B">
      <w:pPr>
        <w:numPr>
          <w:ilvl w:val="0"/>
          <w:numId w:val="3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Prompt Reference: The original artistic description used to generate the illustration, displayed for reference.</w:t>
      </w:r>
    </w:p>
    <w:p w:rsidR="00000000" w:rsidDel="00000000" w:rsidP="00000000" w:rsidRDefault="00000000" w:rsidRPr="00000000" w14:paraId="0000084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design of the Comic Preview Page ensures that each panel is clearly separated and visually appealing, making it easy for users to follow the story’s flow panel-by-panel.</w:t>
        <w:br w:type="textWrapping"/>
        <w:t xml:space="preserve"> The combination of imagery, scene-setting description, and narrative text helps create an immersive storytelling experience directly from the AI-generated content.</w:t>
      </w:r>
    </w:p>
    <w:p w:rsidR="00000000" w:rsidDel="00000000" w:rsidP="00000000" w:rsidRDefault="00000000" w:rsidRPr="00000000" w14:paraId="0000084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this stage, the page focuses purely on comic viewing and story review, allowing users to experience the full creative output before proceeding to any final actions like exporting.</w:t>
      </w:r>
    </w:p>
    <w:p w:rsidR="00000000" w:rsidDel="00000000" w:rsidP="00000000" w:rsidRDefault="00000000" w:rsidRPr="00000000" w14:paraId="0000084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Download Button:</w:t>
      </w:r>
    </w:p>
    <w:p w:rsidR="00000000" w:rsidDel="00000000" w:rsidP="00000000" w:rsidRDefault="00000000" w:rsidRPr="00000000" w14:paraId="0000084F">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381375" cy="685800"/>
            <wp:effectExtent b="0" l="0" r="0" t="0"/>
            <wp:docPr id="4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33813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5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852">
      <w:pPr>
        <w:rPr>
          <w:rFonts w:ascii="Cambria" w:cs="Cambria" w:eastAsia="Cambria" w:hAnsi="Cambria"/>
        </w:rPr>
      </w:pPr>
      <w:r w:rsidDel="00000000" w:rsidR="00000000" w:rsidRPr="00000000">
        <w:rPr>
          <w:rFonts w:ascii="Cambria" w:cs="Cambria" w:eastAsia="Cambria" w:hAnsi="Cambria"/>
          <w:rtl w:val="0"/>
        </w:rPr>
        <w:t xml:space="preserve">On the Comic Preview Page, a "Download Your Comic as PDF" button is displayed.</w:t>
      </w:r>
    </w:p>
    <w:p w:rsidR="00000000" w:rsidDel="00000000" w:rsidP="00000000" w:rsidRDefault="00000000" w:rsidRPr="00000000" w14:paraId="00000853">
      <w:pPr>
        <w:rPr>
          <w:rFonts w:ascii="Cambria" w:cs="Cambria" w:eastAsia="Cambria" w:hAnsi="Cambria"/>
        </w:rPr>
      </w:pPr>
      <w:r w:rsidDel="00000000" w:rsidR="00000000" w:rsidRPr="00000000">
        <w:rPr>
          <w:rFonts w:ascii="Cambria" w:cs="Cambria" w:eastAsia="Cambria" w:hAnsi="Cambria"/>
          <w:rtl w:val="0"/>
        </w:rPr>
        <w:t xml:space="preserve">When users click this button, the entire comic — including images, panel titles, scene descriptions, captions, and narration — is compiled into a professionally formatted PDF file and downloaded directly to the user's device.</w:t>
      </w:r>
    </w:p>
    <w:p w:rsidR="00000000" w:rsidDel="00000000" w:rsidP="00000000" w:rsidRDefault="00000000" w:rsidRPr="00000000" w14:paraId="00000854">
      <w:pPr>
        <w:rPr>
          <w:rFonts w:ascii="Cambria" w:cs="Cambria" w:eastAsia="Cambria" w:hAnsi="Cambria"/>
        </w:rPr>
      </w:pPr>
      <w:r w:rsidDel="00000000" w:rsidR="00000000" w:rsidRPr="00000000">
        <w:rPr>
          <w:rFonts w:ascii="Cambria" w:cs="Cambria" w:eastAsia="Cambria" w:hAnsi="Cambria"/>
          <w:rtl w:val="0"/>
        </w:rPr>
        <w:t xml:space="preserve">This ensures users can save, share, and view their comic offline.</w:t>
      </w:r>
    </w:p>
    <w:p w:rsidR="00000000" w:rsidDel="00000000" w:rsidP="00000000" w:rsidRDefault="00000000" w:rsidRPr="00000000" w14:paraId="0000085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5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Export Success Page:</w:t>
      </w:r>
    </w:p>
    <w:p w:rsidR="00000000" w:rsidDel="00000000" w:rsidP="00000000" w:rsidRDefault="00000000" w:rsidRPr="00000000" w14:paraId="00000857">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1663700"/>
            <wp:effectExtent b="0" l="0" r="0" t="0"/>
            <wp:docPr id="47"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sdt>
      <w:sdtPr>
        <w:id w:val="-907698173"/>
        <w:tag w:val="goog_rdk_5469"/>
      </w:sdtPr>
      <w:sdtContent>
        <w:p w:rsidR="00000000" w:rsidDel="00000000" w:rsidP="00000000" w:rsidRDefault="00000000" w:rsidRPr="00000000" w14:paraId="00000858">
          <w:pPr>
            <w:rPr>
              <w:del w:author="R Shanthini" w:id="115" w:date="2026-09-22T09:19:25Z"/>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sdt>
            <w:sdtPr>
              <w:id w:val="-1262907359"/>
              <w:tag w:val="goog_rdk_5468"/>
            </w:sdtPr>
            <w:sdtContent>
              <w:del w:author="R Shanthini" w:id="115" w:date="2026-09-22T09:19:25Z">
                <w:r w:rsidDel="00000000" w:rsidR="00000000" w:rsidRPr="00000000">
                  <w:rPr>
                    <w:rtl w:val="0"/>
                  </w:rPr>
                </w:r>
              </w:del>
            </w:sdtContent>
          </w:sdt>
        </w:p>
      </w:sdtContent>
    </w:sdt>
    <w:sdt>
      <w:sdtPr>
        <w:id w:val="1078538337"/>
        <w:tag w:val="goog_rdk_5470"/>
      </w:sdtPr>
      <w:sdtContent>
        <w:p w:rsidR="00000000" w:rsidDel="00000000" w:rsidP="00000000" w:rsidRDefault="00000000" w:rsidRPr="00000000" w14:paraId="00000859">
          <w:pPr>
            <w:rPr>
              <w:rFonts w:ascii="Cambria" w:cs="Cambria" w:eastAsia="Cambria" w:hAnsi="Cambria"/>
            </w:rPr>
            <w:pPrChange w:author="R Shanthini" w:id="0" w:date="2026-09-22T09:19:25Z">
              <w:pPr>
                <w:spacing w:after="240" w:before="240" w:lineRule="auto"/>
              </w:pPr>
            </w:pPrChange>
          </w:pPr>
          <w:r w:rsidDel="00000000" w:rsidR="00000000" w:rsidRPr="00000000">
            <w:rPr>
              <w:rFonts w:ascii="Cambria" w:cs="Cambria" w:eastAsia="Cambria" w:hAnsi="Cambria"/>
              <w:rtl w:val="0"/>
            </w:rP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sdtContent>
    </w:sdt>
    <w:sdt>
      <w:sdtPr>
        <w:id w:val="-661402009"/>
        <w:tag w:val="goog_rdk_5472"/>
      </w:sdtPr>
      <w:sdtContent>
        <w:p w:rsidR="00000000" w:rsidDel="00000000" w:rsidP="00000000" w:rsidRDefault="00000000" w:rsidRPr="00000000" w14:paraId="0000085A">
          <w:pPr>
            <w:spacing w:after="240" w:before="240" w:lineRule="auto"/>
            <w:rPr>
              <w:del w:author="M Alagu Natchiyar" w:id="117" w:date="2026-09-22T16:06:16Z"/>
              <w:rFonts w:ascii="Cambria" w:cs="Cambria" w:eastAsia="Cambria" w:hAnsi="Cambria"/>
            </w:rPr>
          </w:pPr>
          <w:r w:rsidDel="00000000" w:rsidR="00000000" w:rsidRPr="00000000">
            <w:rPr>
              <w:rFonts w:ascii="Cambria" w:cs="Cambria" w:eastAsia="Cambria" w:hAnsi="Cambria"/>
              <w:rtl w:val="0"/>
            </w:rPr>
            <w:t xml:space="preserve">The export and success flow are designed to provide closure and satisfaction after the creative process, ensuring users have a tangible output from their story idea while promoting continued engagement with the platform.</w:t>
          </w:r>
          <w:sdt>
            <w:sdtPr>
              <w:id w:val="-365690249"/>
              <w:tag w:val="goog_rdk_5471"/>
            </w:sdtPr>
            <w:sdtContent>
              <w:del w:author="M Alagu Natchiyar" w:id="117" w:date="2026-09-22T16:06:16Z">
                <w:r w:rsidDel="00000000" w:rsidR="00000000" w:rsidRPr="00000000">
                  <w:rPr>
                    <w:rtl w:val="0"/>
                  </w:rPr>
                </w:r>
              </w:del>
            </w:sdtContent>
          </w:sdt>
        </w:p>
      </w:sdtContent>
    </w:sdt>
    <w:sdt>
      <w:sdtPr>
        <w:id w:val="-1646707566"/>
        <w:tag w:val="goog_rdk_5474"/>
      </w:sdtPr>
      <w:sdtContent>
        <w:p w:rsidR="00000000" w:rsidDel="00000000" w:rsidP="00000000" w:rsidRDefault="00000000" w:rsidRPr="00000000" w14:paraId="0000085B">
          <w:pPr>
            <w:spacing w:after="240" w:before="240" w:lineRule="auto"/>
            <w:rPr>
              <w:del w:author="M Alagu Natchiyar" w:id="117" w:date="2026-09-22T16:06:16Z"/>
              <w:rFonts w:ascii="Cambria" w:cs="Cambria" w:eastAsia="Cambria" w:hAnsi="Cambria"/>
              <w:b w:val="1"/>
              <w:bCs w:val="1"/>
              <w:sz w:val="26"/>
              <w:szCs w:val="26"/>
            </w:rPr>
            <w:pPrChange w:author="M Alagu Natchiyar" w:id="0" w:date="2026-09-22T16:06:16Z">
              <w:pPr>
                <w:spacing w:after="240" w:before="240" w:line="276" w:lineRule="auto"/>
              </w:pPr>
            </w:pPrChange>
          </w:pPr>
          <w:sdt>
            <w:sdtPr>
              <w:id w:val="-1846052991"/>
              <w:tag w:val="goog_rdk_5473"/>
            </w:sdtPr>
            <w:sdtContent>
              <w:del w:author="M Alagu Natchiyar" w:id="117" w:date="2026-09-22T16:06:16Z">
                <w:r w:rsidDel="00000000" w:rsidR="00000000" w:rsidRPr="00000000">
                  <w:rPr>
                    <w:rtl w:val="0"/>
                  </w:rPr>
                </w:r>
              </w:del>
            </w:sdtContent>
          </w:sdt>
        </w:p>
      </w:sdtContent>
    </w:sdt>
    <w:p w:rsidR="00000000" w:rsidDel="00000000" w:rsidP="00000000" w:rsidRDefault="00000000" w:rsidRPr="00000000" w14:paraId="0000085C">
      <w:pPr>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85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000000" w:rsidDel="00000000" w:rsidP="00000000" w:rsidRDefault="00000000" w:rsidRPr="00000000" w14:paraId="0000085E">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000000" w:rsidDel="00000000" w:rsidP="00000000" w:rsidRDefault="00000000" w:rsidRPr="00000000" w14:paraId="0000085F">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While the current version focuses on single comic generation without user account management, the strong modular architecture allows easy future enhancements like user profiles, comic libraries, or multi-page story arcs</w:t>
      </w:r>
      <w:sdt>
        <w:sdtPr>
          <w:id w:val="-1908823928"/>
          <w:tag w:val="goog_rdk_5475"/>
        </w:sdtPr>
        <w:sdtContent>
          <w:ins w:author="Renuga Renu" w:id="119" w:date="2026-09-22T09:08:45Z">
            <w:r w:rsidDel="00000000" w:rsidR="00000000" w:rsidRPr="00000000">
              <w:rPr>
                <w:rFonts w:ascii="Cambria" w:cs="Cambria" w:eastAsia="Cambria" w:hAnsi="Cambria"/>
                <w:rtl w:val="0"/>
              </w:rPr>
              <w:t xml:space="preserve">.</w:t>
            </w:r>
          </w:ins>
        </w:sdtContent>
      </w:sdt>
      <w:sdt>
        <w:sdtPr>
          <w:id w:val="450041393"/>
          <w:tag w:val="goog_rdk_5476"/>
        </w:sdtPr>
        <w:sdtContent>
          <w:del w:author="Renuga Renu" w:id="119" w:date="2026-09-22T09:08:45Z">
            <w:r w:rsidDel="00000000" w:rsidR="00000000" w:rsidRPr="00000000">
              <w:rPr>
                <w:rFonts w:ascii="Cambria" w:cs="Cambria" w:eastAsia="Cambria" w:hAnsi="Cambria"/>
                <w:rtl w:val="0"/>
              </w:rPr>
              <w:delText xml:space="preserve">.</w:delText>
            </w:r>
          </w:del>
        </w:sdtContent>
      </w:sdt>
      <w:r w:rsidDel="00000000" w:rsidR="00000000" w:rsidRPr="00000000">
        <w:rPr>
          <w:rtl w:val="0"/>
        </w:rPr>
      </w:r>
    </w:p>
    <w:p w:rsidR="00000000" w:rsidDel="00000000" w:rsidP="00000000" w:rsidRDefault="00000000" w:rsidRPr="00000000" w14:paraId="0000086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ComicCraft showcases how AI can democratize storytelling and empower users to bring their creative visions to life with minimal effort.</w:t>
      </w:r>
      <w:r w:rsidDel="00000000" w:rsidR="00000000" w:rsidRPr="00000000">
        <w:rPr>
          <w:rtl w:val="0"/>
        </w:rPr>
      </w:r>
    </w:p>
    <w:sectPr>
      <w:headerReference r:id="rId37" w:type="default"/>
      <w:pgSz w:h="15840" w:w="12240" w:orient="portrait"/>
      <w:pgMar w:bottom="1440" w:top="1440" w:left="0" w:right="0" w:header="720" w:footer="720"/>
      <w:pgNumType w:start="1"/>
      <w:sectPrChange w:author="Monika Moni" w:id="0" w:date="2026-09-22T08:38:26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955837959"/>
      <w:tag w:val="goog_rdk_5481"/>
    </w:sdtPr>
    <w:sdtContent>
      <w:p w:rsidR="00000000" w:rsidDel="00000000" w:rsidP="00000000" w:rsidRDefault="00000000" w:rsidRPr="00000000" w14:paraId="00000861">
        <w:pPr>
          <w:spacing w:line="276" w:lineRule="auto"/>
          <w:rPr>
            <w:rPrChange w:author="Rubini Keerthi" w:id="120" w:date="2026-09-23T04:13:12Z">
              <w:rPr/>
            </w:rPrChange>
          </w:rPr>
        </w:pPr>
        <w:sdt>
          <w:sdtPr>
            <w:id w:val="-2144568883"/>
            <w:tag w:val="goog_rdk_5478"/>
          </w:sdtPr>
          <w:sdtContent>
            <w:ins w:author="Rubini Keerthi" w:id="31" w:date="2026-09-23T04:13:12Z"/>
            <w:sdt>
              <w:sdtPr>
                <w:id w:val="-1334415782"/>
                <w:tag w:val="goog_rdk_5479"/>
              </w:sdtPr>
              <w:sdtContent>
                <w:ins w:author="Rubini Keerthi" w:id="31" w:date="2026-09-23T04:13:12Z">
                  <w:r w:rsidDel="00000000" w:rsidR="00000000" w:rsidRPr="00000000">
                    <w:rPr>
                      <w:rtl w:val="0"/>
                      <w:rPrChange w:author="Rubini Keerthi" w:id="120" w:date="2026-09-23T04:13:12Z">
                        <w:rPr>
                          <w:rFonts w:ascii="Cambria" w:cs="Cambria" w:eastAsia="Cambria" w:hAnsi="Cambria"/>
                        </w:rPr>
                      </w:rPrChange>
                    </w:rPr>
                    <w:t xml:space="preserve">File</w:t>
                  </w:r>
                </w:ins>
              </w:sdtContent>
            </w:sdt>
            <w:ins w:author="Rubini Keerthi" w:id="31" w:date="2026-09-23T04:13:12Z"/>
          </w:sdtContent>
        </w:sdt>
        <w:r w:rsidDel="00000000" w:rsidR="00000000" w:rsidRPr="00000000">
          <w:rPr>
            <w:rPrChange w:author="Rubini Keerthi" w:id="120" w:date="2026-09-23T04:13:12Z">
              <w:rPr/>
            </w:rPrChange>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3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rPrChange w:author="Rubini Keerthi" w:id="120" w:date="2026-09-23T04:13:12Z">
              <w:rPr/>
            </w:rPrChange>
          </w:rPr>
          <w:drawing>
            <wp:inline distB="114300" distT="114300" distL="114300" distR="114300">
              <wp:extent cx="1587500" cy="685800"/>
              <wp:effectExtent b="0" l="0" r="0" t="0"/>
              <wp:docPr id="48"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1587500" cy="685800"/>
                      </a:xfrm>
                      <a:prstGeom prst="rect"/>
                      <a:ln/>
                    </pic:spPr>
                  </pic:pic>
                </a:graphicData>
              </a:graphic>
            </wp:inline>
          </w:drawing>
        </w:r>
        <w:sdt>
          <w:sdtPr>
            <w:id w:val="-895325955"/>
            <w:tag w:val="goog_rdk_5480"/>
          </w:sdtPr>
          <w:sdtContent>
            <w:r w:rsidDel="00000000" w:rsidR="00000000" w:rsidRPr="00000000">
              <w:rPr>
                <w:rtl w:val="0"/>
              </w:rPr>
            </w:r>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9.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docs.io/fastapi/" TargetMode="External"/><Relationship Id="rId26" Type="http://schemas.openxmlformats.org/officeDocument/2006/relationships/image" Target="media/image4.png"/><Relationship Id="rId25" Type="http://schemas.openxmlformats.org/officeDocument/2006/relationships/image" Target="media/image5.png"/><Relationship Id="rId28" Type="http://schemas.openxmlformats.org/officeDocument/2006/relationships/image" Target="media/image1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7.png"/><Relationship Id="rId31" Type="http://schemas.openxmlformats.org/officeDocument/2006/relationships/hyperlink" Target="http://127.0.0.1:8000/docs" TargetMode="External"/><Relationship Id="rId30" Type="http://schemas.openxmlformats.org/officeDocument/2006/relationships/hyperlink" Target="http://127.0.0.1:8000" TargetMode="External"/><Relationship Id="rId11" Type="http://schemas.openxmlformats.org/officeDocument/2006/relationships/hyperlink" Target="https://docs.python.org/3/" TargetMode="External"/><Relationship Id="rId33" Type="http://schemas.openxmlformats.org/officeDocument/2006/relationships/image" Target="media/image12.png"/><Relationship Id="rId10" Type="http://schemas.openxmlformats.org/officeDocument/2006/relationships/hyperlink" Target="https://www.uvicorn.org/" TargetMode="External"/><Relationship Id="rId32" Type="http://schemas.openxmlformats.org/officeDocument/2006/relationships/image" Target="media/image21.png"/><Relationship Id="rId13" Type="http://schemas.openxmlformats.org/officeDocument/2006/relationships/hyperlink" Target="https://www.w3schools.com/" TargetMode="External"/><Relationship Id="rId35" Type="http://schemas.openxmlformats.org/officeDocument/2006/relationships/image" Target="media/image17.png"/><Relationship Id="rId12" Type="http://schemas.openxmlformats.org/officeDocument/2006/relationships/hyperlink" Target="https://www.w3schools.com/" TargetMode="External"/><Relationship Id="rId34" Type="http://schemas.openxmlformats.org/officeDocument/2006/relationships/image" Target="media/image19.png"/><Relationship Id="rId15" Type="http://schemas.openxmlformats.org/officeDocument/2006/relationships/hyperlink" Target="https://huggingface.co/docs/diffusers/en/index" TargetMode="External"/><Relationship Id="rId37" Type="http://schemas.openxmlformats.org/officeDocument/2006/relationships/header" Target="header1.xml"/><Relationship Id="rId14" Type="http://schemas.openxmlformats.org/officeDocument/2006/relationships/hyperlink" Target="https://ai.google.dev/" TargetMode="External"/><Relationship Id="rId36" Type="http://schemas.openxmlformats.org/officeDocument/2006/relationships/image" Target="media/image20.png"/><Relationship Id="rId17" Type="http://schemas.openxmlformats.org/officeDocument/2006/relationships/hyperlink" Target="http://www.fpdf.org/en/doc/index.php" TargetMode="External"/><Relationship Id="rId16" Type="http://schemas.openxmlformats.org/officeDocument/2006/relationships/hyperlink" Target="https://pytorch.org/docs/stable/index.html" TargetMode="External"/><Relationship Id="rId19" Type="http://schemas.openxmlformats.org/officeDocument/2006/relationships/hyperlink" Target="https://virtualenv.pypa.io/en/latest/" TargetMode="External"/><Relationship Id="rId18" Type="http://schemas.openxmlformats.org/officeDocument/2006/relationships/hyperlink" Target="https://git-scm.com/docs/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f5XpL1x44Y1HSKWy5yXhZI9WA==">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